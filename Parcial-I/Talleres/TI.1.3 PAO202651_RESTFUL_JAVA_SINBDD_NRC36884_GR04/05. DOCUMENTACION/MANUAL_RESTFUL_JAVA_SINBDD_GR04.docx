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193097" w14:textId="45252AFE" w:rsidR="004B4D2E" w:rsidRDefault="003A0697" w:rsidP="00C47985">
      <w:pPr>
        <w:rPr>
          <w:bCs w:val="0"/>
        </w:rPr>
        <w:sectPr w:rsidR="004B4D2E" w:rsidSect="00C62FAD">
          <w:footerReference w:type="default" r:id="rId9"/>
          <w:pgSz w:w="11906" w:h="16838"/>
          <w:pgMar w:top="1440" w:right="1440" w:bottom="1440" w:left="1440"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s">
            <w:drawing>
              <wp:anchor distT="0" distB="0" distL="114300" distR="114300" simplePos="0" relativeHeight="251662336" behindDoc="0" locked="0" layoutInCell="1" hidden="0" allowOverlap="1" wp14:anchorId="04D3E0C4" wp14:editId="73565B7D">
                <wp:simplePos x="0" y="0"/>
                <wp:positionH relativeFrom="margin">
                  <wp:posOffset>191159</wp:posOffset>
                </wp:positionH>
                <wp:positionV relativeFrom="paragraph">
                  <wp:posOffset>2350301</wp:posOffset>
                </wp:positionV>
                <wp:extent cx="5314950" cy="6503437"/>
                <wp:effectExtent l="0" t="0" r="0" b="0"/>
                <wp:wrapNone/>
                <wp:docPr id="10158212" name="Rectangle 10158212"/>
                <wp:cNvGraphicFramePr/>
                <a:graphic xmlns:a="http://schemas.openxmlformats.org/drawingml/2006/main">
                  <a:graphicData uri="http://schemas.microsoft.com/office/word/2010/wordprocessingShape">
                    <wps:wsp>
                      <wps:cNvSpPr/>
                      <wps:spPr>
                        <a:xfrm>
                          <a:off x="0" y="0"/>
                          <a:ext cx="5314950" cy="6503437"/>
                        </a:xfrm>
                        <a:prstGeom prst="rect">
                          <a:avLst/>
                        </a:prstGeom>
                        <a:noFill/>
                        <a:ln>
                          <a:noFill/>
                        </a:ln>
                      </wps:spPr>
                      <wps:txbx>
                        <w:txbxContent>
                          <w:p w14:paraId="55F82D74" w14:textId="77777777" w:rsidR="00A075C7" w:rsidRDefault="00A075C7" w:rsidP="00A075C7">
                            <w:pPr>
                              <w:spacing w:before="80" w:after="100"/>
                              <w:jc w:val="center"/>
                              <w:textDirection w:val="btLr"/>
                            </w:pPr>
                            <w:r>
                              <w:rPr>
                                <w:color w:val="000000"/>
                                <w:sz w:val="32"/>
                              </w:rPr>
                              <w:t>Tema</w:t>
                            </w:r>
                          </w:p>
                          <w:p w14:paraId="2CF4A098" w14:textId="258862C7" w:rsidR="00A075C7" w:rsidRDefault="00A075C7" w:rsidP="00A075C7">
                            <w:pPr>
                              <w:spacing w:before="80" w:after="100"/>
                              <w:jc w:val="center"/>
                              <w:textDirection w:val="btLr"/>
                            </w:pPr>
                            <w:r>
                              <w:rPr>
                                <w:color w:val="000000"/>
                                <w:sz w:val="36"/>
                              </w:rPr>
                              <w:t>MANUAL DE CONFIGURACIÓN SISTEMA CONVERSIÓN UNIDADES MONSTER CON RESTFUL SIN BDD EN JAVA</w:t>
                            </w:r>
                          </w:p>
                          <w:p w14:paraId="3FC1BECF" w14:textId="77777777" w:rsidR="00A075C7" w:rsidRDefault="00A075C7" w:rsidP="00A075C7">
                            <w:pPr>
                              <w:spacing w:before="80" w:after="100"/>
                              <w:jc w:val="center"/>
                              <w:textDirection w:val="btLr"/>
                            </w:pPr>
                          </w:p>
                          <w:p w14:paraId="06C1F201" w14:textId="77777777" w:rsidR="00A075C7" w:rsidRDefault="00A075C7" w:rsidP="00A075C7">
                            <w:pPr>
                              <w:spacing w:before="80" w:after="100"/>
                              <w:jc w:val="center"/>
                              <w:textDirection w:val="btLr"/>
                            </w:pPr>
                            <w:r>
                              <w:rPr>
                                <w:color w:val="000000"/>
                                <w:sz w:val="32"/>
                              </w:rPr>
                              <w:t>Autores</w:t>
                            </w:r>
                          </w:p>
                          <w:p w14:paraId="596DCBEE" w14:textId="77777777" w:rsidR="00A075C7" w:rsidRDefault="00A075C7" w:rsidP="00A075C7">
                            <w:pPr>
                              <w:spacing w:after="100"/>
                              <w:jc w:val="center"/>
                              <w:textDirection w:val="btLr"/>
                            </w:pPr>
                            <w:r>
                              <w:rPr>
                                <w:color w:val="000000"/>
                              </w:rPr>
                              <w:t>ALEJANDRO CAETANO FLORES MAYA</w:t>
                            </w:r>
                          </w:p>
                          <w:p w14:paraId="643552CF" w14:textId="77777777" w:rsidR="00A075C7" w:rsidRDefault="00A075C7" w:rsidP="00A075C7">
                            <w:pPr>
                              <w:spacing w:after="100"/>
                              <w:jc w:val="center"/>
                              <w:textDirection w:val="btLr"/>
                            </w:pPr>
                            <w:r>
                              <w:rPr>
                                <w:color w:val="000000"/>
                              </w:rPr>
                              <w:t>ANTHONY ALAIN MORALES CARVAJAL</w:t>
                            </w:r>
                          </w:p>
                          <w:p w14:paraId="6CB6B7DF" w14:textId="77777777" w:rsidR="00A075C7" w:rsidRDefault="00A075C7" w:rsidP="00A075C7">
                            <w:pPr>
                              <w:spacing w:after="100"/>
                              <w:jc w:val="center"/>
                              <w:textDirection w:val="btLr"/>
                            </w:pPr>
                            <w:r>
                              <w:rPr>
                                <w:color w:val="000000"/>
                              </w:rPr>
                              <w:t>LEONARDO VINICIO NARVÁEZ CRIOLLO</w:t>
                            </w:r>
                          </w:p>
                          <w:p w14:paraId="38B8DCB3" w14:textId="77777777" w:rsidR="00A075C7" w:rsidRDefault="00A075C7" w:rsidP="00A075C7">
                            <w:pPr>
                              <w:spacing w:before="80" w:after="100"/>
                              <w:jc w:val="center"/>
                              <w:textDirection w:val="btLr"/>
                            </w:pPr>
                            <w:r>
                              <w:rPr>
                                <w:color w:val="000000"/>
                                <w:sz w:val="32"/>
                              </w:rPr>
                              <w:t>Tutor</w:t>
                            </w:r>
                          </w:p>
                          <w:p w14:paraId="26F78E14" w14:textId="77777777" w:rsidR="00A075C7" w:rsidRDefault="00A075C7" w:rsidP="00A075C7">
                            <w:pPr>
                              <w:spacing w:before="80" w:after="100"/>
                              <w:jc w:val="center"/>
                              <w:textDirection w:val="btLr"/>
                            </w:pPr>
                            <w:r>
                              <w:rPr>
                                <w:color w:val="000000"/>
                              </w:rPr>
                              <w:t>Ing. Eduardo Mauricio Campaña Ortega</w:t>
                            </w:r>
                          </w:p>
                          <w:p w14:paraId="021260F3" w14:textId="77777777" w:rsidR="00A075C7" w:rsidRDefault="00A075C7" w:rsidP="00A075C7">
                            <w:pPr>
                              <w:spacing w:before="80" w:after="100"/>
                              <w:jc w:val="center"/>
                              <w:textDirection w:val="btLr"/>
                            </w:pPr>
                            <w:r>
                              <w:rPr>
                                <w:color w:val="000000"/>
                              </w:rPr>
                              <w:t>MIS.MDU.CCNA. CCIA.</w:t>
                            </w:r>
                          </w:p>
                          <w:p w14:paraId="161DE8ED" w14:textId="77777777" w:rsidR="00A075C7" w:rsidRDefault="00A075C7" w:rsidP="00A075C7">
                            <w:pPr>
                              <w:spacing w:before="80" w:after="100"/>
                              <w:jc w:val="center"/>
                              <w:textDirection w:val="btLr"/>
                            </w:pPr>
                            <w:r>
                              <w:rPr>
                                <w:color w:val="000000"/>
                              </w:rPr>
                              <w:t>PhD. (c) Ingeniería de Software</w:t>
                            </w:r>
                          </w:p>
                          <w:p w14:paraId="147D8ABE" w14:textId="77777777" w:rsidR="00A075C7" w:rsidRDefault="00A075C7" w:rsidP="00A075C7">
                            <w:pPr>
                              <w:spacing w:before="80" w:after="100"/>
                              <w:jc w:val="center"/>
                              <w:textDirection w:val="btLr"/>
                            </w:pPr>
                            <w:r>
                              <w:rPr>
                                <w:color w:val="000000"/>
                              </w:rPr>
                              <w:t>PhD. (c) Seguridad Información</w:t>
                            </w:r>
                          </w:p>
                          <w:p w14:paraId="2F405FCF" w14:textId="77777777" w:rsidR="00A075C7" w:rsidRDefault="00A075C7" w:rsidP="00A075C7">
                            <w:pPr>
                              <w:spacing w:before="80" w:after="100"/>
                              <w:jc w:val="center"/>
                              <w:textDirection w:val="btLr"/>
                            </w:pPr>
                          </w:p>
                          <w:p w14:paraId="53A8584C" w14:textId="77777777" w:rsidR="00A075C7" w:rsidRDefault="00A075C7" w:rsidP="00A075C7">
                            <w:pPr>
                              <w:spacing w:before="80" w:after="100"/>
                              <w:jc w:val="center"/>
                              <w:textDirection w:val="btLr"/>
                            </w:pPr>
                            <w:r>
                              <w:rPr>
                                <w:color w:val="000000"/>
                                <w:sz w:val="32"/>
                              </w:rPr>
                              <w:t>Fecha</w:t>
                            </w:r>
                          </w:p>
                          <w:p w14:paraId="7C503C1D" w14:textId="77777777" w:rsidR="00A075C7" w:rsidRDefault="00A075C7" w:rsidP="00A075C7">
                            <w:pPr>
                              <w:spacing w:before="80" w:after="100"/>
                              <w:jc w:val="center"/>
                              <w:textDirection w:val="btLr"/>
                            </w:pPr>
                            <w:r>
                              <w:rPr>
                                <w:color w:val="000000"/>
                                <w:sz w:val="24"/>
                              </w:rPr>
                              <w:t>28/10/2026</w:t>
                            </w:r>
                          </w:p>
                        </w:txbxContent>
                      </wps:txbx>
                      <wps:bodyPr spcFirstLastPara="1" wrap="square" lIns="91425" tIns="45700" rIns="91425" bIns="45700" anchor="ctr" anchorCtr="0">
                        <a:noAutofit/>
                      </wps:bodyPr>
                    </wps:wsp>
                  </a:graphicData>
                </a:graphic>
              </wp:anchor>
            </w:drawing>
          </mc:Choice>
          <mc:Fallback>
            <w:pict>
              <v:rect w14:anchorId="04D3E0C4" id="Rectangle 10158212" o:spid="_x0000_s1026" style="position:absolute;left:0;text-align:left;margin-left:15.05pt;margin-top:185.05pt;width:418.5pt;height:512.1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" filled="f" stroked="f">
                <v:textbox inset="2.53958mm,1.2694mm,2.53958mm,1.2694mm">
                  <w:txbxContent>
                    <w:p w14:paraId="55F82D74" w14:textId="77777777" w:rsidR="00A075C7" w:rsidRDefault="00A075C7" w:rsidP="00A075C7">
                      <w:pPr>
                        <w:spacing w:before="80" w:after="100"/>
                        <w:jc w:val="center"/>
                        <w:textDirection w:val="btLr"/>
                      </w:pPr>
                      <w:r>
                        <w:rPr>
                          <w:color w:val="000000"/>
                          <w:sz w:val="32"/>
                        </w:rPr>
                        <w:t>Tema</w:t>
                      </w:r>
                    </w:p>
                    <w:p w14:paraId="2CF4A098" w14:textId="258862C7" w:rsidR="00A075C7" w:rsidRDefault="00A075C7" w:rsidP="00A075C7">
                      <w:pPr>
                        <w:spacing w:before="80" w:after="100"/>
                        <w:jc w:val="center"/>
                        <w:textDirection w:val="btLr"/>
                      </w:pPr>
                      <w:r>
                        <w:rPr>
                          <w:color w:val="000000"/>
                          <w:sz w:val="36"/>
                        </w:rPr>
                        <w:t>MANUAL DE CONFIGURACIÓN SISTEMA CONVERSIÓN UNIDADES MONSTER CON RESTFUL SIN BDD EN JAVA</w:t>
                      </w:r>
                    </w:p>
                    <w:p w14:paraId="3FC1BECF" w14:textId="77777777" w:rsidR="00A075C7" w:rsidRDefault="00A075C7" w:rsidP="00A075C7">
                      <w:pPr>
                        <w:spacing w:before="80" w:after="100"/>
                        <w:jc w:val="center"/>
                        <w:textDirection w:val="btLr"/>
                      </w:pPr>
                    </w:p>
                    <w:p w14:paraId="06C1F201" w14:textId="77777777" w:rsidR="00A075C7" w:rsidRDefault="00A075C7" w:rsidP="00A075C7">
                      <w:pPr>
                        <w:spacing w:before="80" w:after="100"/>
                        <w:jc w:val="center"/>
                        <w:textDirection w:val="btLr"/>
                      </w:pPr>
                      <w:r>
                        <w:rPr>
                          <w:color w:val="000000"/>
                          <w:sz w:val="32"/>
                        </w:rPr>
                        <w:t>Autores</w:t>
                      </w:r>
                    </w:p>
                    <w:p w14:paraId="596DCBEE" w14:textId="77777777" w:rsidR="00A075C7" w:rsidRDefault="00A075C7" w:rsidP="00A075C7">
                      <w:pPr>
                        <w:spacing w:after="100"/>
                        <w:jc w:val="center"/>
                        <w:textDirection w:val="btLr"/>
                      </w:pPr>
                      <w:r>
                        <w:rPr>
                          <w:color w:val="000000"/>
                        </w:rPr>
                        <w:t>ALEJANDRO CAETANO FLORES MAYA</w:t>
                      </w:r>
                    </w:p>
                    <w:p w14:paraId="643552CF" w14:textId="77777777" w:rsidR="00A075C7" w:rsidRDefault="00A075C7" w:rsidP="00A075C7">
                      <w:pPr>
                        <w:spacing w:after="100"/>
                        <w:jc w:val="center"/>
                        <w:textDirection w:val="btLr"/>
                      </w:pPr>
                      <w:r>
                        <w:rPr>
                          <w:color w:val="000000"/>
                        </w:rPr>
                        <w:t>ANTHONY ALAIN MORALES CARVAJAL</w:t>
                      </w:r>
                    </w:p>
                    <w:p w14:paraId="6CB6B7DF" w14:textId="77777777" w:rsidR="00A075C7" w:rsidRDefault="00A075C7" w:rsidP="00A075C7">
                      <w:pPr>
                        <w:spacing w:after="100"/>
                        <w:jc w:val="center"/>
                        <w:textDirection w:val="btLr"/>
                      </w:pPr>
                      <w:r>
                        <w:rPr>
                          <w:color w:val="000000"/>
                        </w:rPr>
                        <w:t>LEONARDO VINICIO NARVÁEZ CRIOLLO</w:t>
                      </w:r>
                    </w:p>
                    <w:p w14:paraId="38B8DCB3" w14:textId="77777777" w:rsidR="00A075C7" w:rsidRDefault="00A075C7" w:rsidP="00A075C7">
                      <w:pPr>
                        <w:spacing w:before="80" w:after="100"/>
                        <w:jc w:val="center"/>
                        <w:textDirection w:val="btLr"/>
                      </w:pPr>
                      <w:r>
                        <w:rPr>
                          <w:color w:val="000000"/>
                          <w:sz w:val="32"/>
                        </w:rPr>
                        <w:t>Tutor</w:t>
                      </w:r>
                    </w:p>
                    <w:p w14:paraId="26F78E14" w14:textId="77777777" w:rsidR="00A075C7" w:rsidRDefault="00A075C7" w:rsidP="00A075C7">
                      <w:pPr>
                        <w:spacing w:before="80" w:after="100"/>
                        <w:jc w:val="center"/>
                        <w:textDirection w:val="btLr"/>
                      </w:pPr>
                      <w:r>
                        <w:rPr>
                          <w:color w:val="000000"/>
                        </w:rPr>
                        <w:t>Ing. Eduardo Mauricio Campaña Ortega</w:t>
                      </w:r>
                    </w:p>
                    <w:p w14:paraId="021260F3" w14:textId="77777777" w:rsidR="00A075C7" w:rsidRDefault="00A075C7" w:rsidP="00A075C7">
                      <w:pPr>
                        <w:spacing w:before="80" w:after="100"/>
                        <w:jc w:val="center"/>
                        <w:textDirection w:val="btLr"/>
                      </w:pPr>
                      <w:r>
                        <w:rPr>
                          <w:color w:val="000000"/>
                        </w:rPr>
                        <w:t>MIS.MDU.CCNA. CCIA.</w:t>
                      </w:r>
                    </w:p>
                    <w:p w14:paraId="161DE8ED" w14:textId="77777777" w:rsidR="00A075C7" w:rsidRDefault="00A075C7" w:rsidP="00A075C7">
                      <w:pPr>
                        <w:spacing w:before="80" w:after="100"/>
                        <w:jc w:val="center"/>
                        <w:textDirection w:val="btLr"/>
                      </w:pPr>
                      <w:r>
                        <w:rPr>
                          <w:color w:val="000000"/>
                        </w:rPr>
                        <w:t>PhD. (c) Ingeniería de Software</w:t>
                      </w:r>
                    </w:p>
                    <w:p w14:paraId="147D8ABE" w14:textId="77777777" w:rsidR="00A075C7" w:rsidRDefault="00A075C7" w:rsidP="00A075C7">
                      <w:pPr>
                        <w:spacing w:before="80" w:after="100"/>
                        <w:jc w:val="center"/>
                        <w:textDirection w:val="btLr"/>
                      </w:pPr>
                      <w:r>
                        <w:rPr>
                          <w:color w:val="000000"/>
                        </w:rPr>
                        <w:t>PhD. (c) Seguridad Información</w:t>
                      </w:r>
                    </w:p>
                    <w:p w14:paraId="2F405FCF" w14:textId="77777777" w:rsidR="00A075C7" w:rsidRDefault="00A075C7" w:rsidP="00A075C7">
                      <w:pPr>
                        <w:spacing w:before="80" w:after="100"/>
                        <w:jc w:val="center"/>
                        <w:textDirection w:val="btLr"/>
                      </w:pPr>
                    </w:p>
                    <w:p w14:paraId="53A8584C" w14:textId="77777777" w:rsidR="00A075C7" w:rsidRDefault="00A075C7" w:rsidP="00A075C7">
                      <w:pPr>
                        <w:spacing w:before="80" w:after="100"/>
                        <w:jc w:val="center"/>
                        <w:textDirection w:val="btLr"/>
                      </w:pPr>
                      <w:r>
                        <w:rPr>
                          <w:color w:val="000000"/>
                          <w:sz w:val="32"/>
                        </w:rPr>
                        <w:t>Fecha</w:t>
                      </w:r>
                    </w:p>
                    <w:p w14:paraId="7C503C1D" w14:textId="77777777" w:rsidR="00A075C7" w:rsidRDefault="00A075C7" w:rsidP="00A075C7">
                      <w:pPr>
                        <w:spacing w:before="80" w:after="100"/>
                        <w:jc w:val="center"/>
                        <w:textDirection w:val="btLr"/>
                      </w:pPr>
                      <w:r>
                        <w:rPr>
                          <w:color w:val="000000"/>
                          <w:sz w:val="24"/>
                        </w:rPr>
                        <w:t>28/10/2026</w:t>
                      </w:r>
                    </w:p>
                  </w:txbxContent>
                </v:textbox>
                <w10:wrap anchorx="margin"/>
              </v:rect>
            </w:pict>
          </mc:Fallback>
        </mc:AlternateContent>
      </w:r>
      <w:r w:rsidR="00A075C7">
        <w:rPr>
          <w:bCs w:val="0"/>
          <w:noProof/>
        </w:rPr>
        <mc:AlternateContent>
          <mc:Choice Requires="wpg">
            <w:drawing>
              <wp:anchor distT="0" distB="0" distL="0" distR="0" simplePos="0" relativeHeight="251658240" behindDoc="1" locked="0" layoutInCell="1" hidden="0" allowOverlap="1" wp14:anchorId="63AE9343" wp14:editId="4D6F67E0">
                <wp:simplePos x="0" y="0"/>
                <wp:positionH relativeFrom="page">
                  <wp:posOffset>998219</wp:posOffset>
                </wp:positionH>
                <wp:positionV relativeFrom="page">
                  <wp:posOffset>906780</wp:posOffset>
                </wp:positionV>
                <wp:extent cx="2133199" cy="8869680"/>
                <wp:effectExtent l="0" t="0" r="0" b="0"/>
                <wp:wrapNone/>
                <wp:docPr id="83" name="Group 83"/>
                <wp:cNvGraphicFramePr/>
                <a:graphic xmlns:a="http://schemas.openxmlformats.org/drawingml/2006/main">
                  <a:graphicData uri="http://schemas.microsoft.com/office/word/2010/wordprocessingGroup">
                    <wpg:wgp>
                      <wpg:cNvGrpSpPr/>
                      <wpg:grpSpPr>
                        <a:xfrm>
                          <a:off x="0" y="0"/>
                          <a:ext cx="2133199" cy="8869680"/>
                          <a:chOff x="4279400" y="0"/>
                          <a:chExt cx="2133225" cy="7560000"/>
                        </a:xfrm>
                      </wpg:grpSpPr>
                      <wpg:grpSp>
                        <wpg:cNvPr id="1838129281" name="Group 1838129281"/>
                        <wpg:cNvGrpSpPr/>
                        <wpg:grpSpPr>
                          <a:xfrm>
                            <a:off x="4279401" y="0"/>
                            <a:ext cx="2133199" cy="7560000"/>
                            <a:chOff x="4279400" y="0"/>
                            <a:chExt cx="2133200" cy="7560000"/>
                          </a:xfrm>
                        </wpg:grpSpPr>
                        <wps:wsp>
                          <wps:cNvPr id="1144737206" name="Rectangle 1144737206"/>
                          <wps:cNvSpPr/>
                          <wps:spPr>
                            <a:xfrm>
                              <a:off x="4279400" y="0"/>
                              <a:ext cx="2133200" cy="7560000"/>
                            </a:xfrm>
                            <a:prstGeom prst="rect">
                              <a:avLst/>
                            </a:prstGeom>
                            <a:noFill/>
                            <a:ln>
                              <a:noFill/>
                            </a:ln>
                          </wps:spPr>
                          <wps:txbx>
                            <w:txbxContent>
                              <w:p w14:paraId="33C99297" w14:textId="77777777" w:rsidR="004B4D2E" w:rsidRDefault="004B4D2E" w:rsidP="00C47985"/>
                            </w:txbxContent>
                          </wps:txbx>
                          <wps:bodyPr spcFirstLastPara="1" wrap="square" lIns="91425" tIns="91425" rIns="91425" bIns="91425" anchor="ctr" anchorCtr="0">
                            <a:noAutofit/>
                          </wps:bodyPr>
                        </wps:wsp>
                        <wpg:grpSp>
                          <wpg:cNvPr id="413042786" name="Group 413042786"/>
                          <wpg:cNvGrpSpPr/>
                          <wpg:grpSpPr>
                            <a:xfrm>
                              <a:off x="4279401" y="0"/>
                              <a:ext cx="2133199" cy="7560000"/>
                              <a:chOff x="4279400" y="0"/>
                              <a:chExt cx="2137975" cy="7560000"/>
                            </a:xfrm>
                          </wpg:grpSpPr>
                          <wps:wsp>
                            <wps:cNvPr id="189447957" name="Rectangle 189447957"/>
                            <wps:cNvSpPr/>
                            <wps:spPr>
                              <a:xfrm>
                                <a:off x="4279400" y="0"/>
                                <a:ext cx="2137975" cy="7560000"/>
                              </a:xfrm>
                              <a:prstGeom prst="rect">
                                <a:avLst/>
                              </a:prstGeom>
                              <a:noFill/>
                              <a:ln>
                                <a:noFill/>
                              </a:ln>
                            </wps:spPr>
                            <wps:txbx>
                              <w:txbxContent>
                                <w:p w14:paraId="21BBE348" w14:textId="77777777" w:rsidR="004B4D2E" w:rsidRDefault="004B4D2E" w:rsidP="00C47985"/>
                              </w:txbxContent>
                            </wps:txbx>
                            <wps:bodyPr spcFirstLastPara="1" wrap="square" lIns="91425" tIns="91425" rIns="91425" bIns="91425" anchor="ctr" anchorCtr="0">
                              <a:noAutofit/>
                            </wps:bodyPr>
                          </wps:wsp>
                          <wpg:grpSp>
                            <wpg:cNvPr id="1340800045" name="Group 1340800045"/>
                            <wpg:cNvGrpSpPr/>
                            <wpg:grpSpPr>
                              <a:xfrm>
                                <a:off x="4279401" y="0"/>
                                <a:ext cx="2133199" cy="7560000"/>
                                <a:chOff x="0" y="0"/>
                                <a:chExt cx="2133600" cy="9125712"/>
                              </a:xfrm>
                            </wpg:grpSpPr>
                            <wps:wsp>
                              <wps:cNvPr id="1812870455" name="Rectangle 1812870455"/>
                              <wps:cNvSpPr/>
                              <wps:spPr>
                                <a:xfrm>
                                  <a:off x="0" y="0"/>
                                  <a:ext cx="2133600" cy="9125700"/>
                                </a:xfrm>
                                <a:prstGeom prst="rect">
                                  <a:avLst/>
                                </a:prstGeom>
                                <a:noFill/>
                                <a:ln>
                                  <a:noFill/>
                                </a:ln>
                              </wps:spPr>
                              <wps:txbx>
                                <w:txbxContent>
                                  <w:p w14:paraId="7FB0D883" w14:textId="77777777" w:rsidR="004B4D2E" w:rsidRDefault="004B4D2E" w:rsidP="00C47985"/>
                                </w:txbxContent>
                              </wps:txbx>
                              <wps:bodyPr spcFirstLastPara="1" wrap="square" lIns="91425" tIns="91425" rIns="91425" bIns="91425" anchor="ctr" anchorCtr="0">
                                <a:noAutofit/>
                              </wps:bodyPr>
                            </wps:wsp>
                            <wps:wsp>
                              <wps:cNvPr id="1276264716" name="Rectangle 1276264716"/>
                              <wps:cNvSpPr/>
                              <wps:spPr>
                                <a:xfrm>
                                  <a:off x="0" y="0"/>
                                  <a:ext cx="194535" cy="9125712"/>
                                </a:xfrm>
                                <a:prstGeom prst="rect">
                                  <a:avLst/>
                                </a:prstGeom>
                                <a:solidFill>
                                  <a:schemeClr val="dk2"/>
                                </a:solidFill>
                                <a:ln>
                                  <a:noFill/>
                                </a:ln>
                              </wps:spPr>
                              <wps:txbx>
                                <w:txbxContent>
                                  <w:p w14:paraId="4546490D" w14:textId="77777777" w:rsidR="004B4D2E" w:rsidRDefault="004B4D2E" w:rsidP="00C47985"/>
                                </w:txbxContent>
                              </wps:txbx>
                              <wps:bodyPr spcFirstLastPara="1" wrap="square" lIns="91425" tIns="91425" rIns="91425" bIns="91425" anchor="ctr" anchorCtr="0">
                                <a:noAutofit/>
                              </wps:bodyPr>
                            </wps:wsp>
                            <wps:wsp>
                              <wps:cNvPr id="619117391" name="Arrow: Pentagon 619117391"/>
                              <wps:cNvSpPr/>
                              <wps:spPr>
                                <a:xfrm>
                                  <a:off x="246378" y="1206935"/>
                                  <a:ext cx="1483687" cy="552055"/>
                                </a:xfrm>
                                <a:prstGeom prst="homePlate">
                                  <a:avLst>
                                    <a:gd name="adj" fmla="val 50000"/>
                                  </a:avLst>
                                </a:prstGeom>
                                <a:solidFill>
                                  <a:schemeClr val="accent1"/>
                                </a:solidFill>
                                <a:ln>
                                  <a:noFill/>
                                </a:ln>
                              </wps:spPr>
                              <wps:txbx>
                                <w:txbxContent>
                                  <w:p w14:paraId="5FA58114" w14:textId="77777777" w:rsidR="004B4D2E" w:rsidRDefault="00000000" w:rsidP="00C47985">
                                    <w:r>
                                      <w:t xml:space="preserve">     </w:t>
                                    </w:r>
                                  </w:p>
                                </w:txbxContent>
                              </wps:txbx>
                              <wps:bodyPr spcFirstLastPara="1" wrap="square" lIns="91425" tIns="0" rIns="182875" bIns="0" anchor="ctr" anchorCtr="0">
                                <a:noAutofit/>
                              </wps:bodyPr>
                            </wps:wsp>
                            <wpg:grpSp>
                              <wpg:cNvPr id="645763490" name="Group 645763490"/>
                              <wpg:cNvGrpSpPr/>
                              <wpg:grpSpPr>
                                <a:xfrm>
                                  <a:off x="76200" y="4210050"/>
                                  <a:ext cx="2057400" cy="4910328"/>
                                  <a:chOff x="80645" y="4211812"/>
                                  <a:chExt cx="1306273" cy="3121026"/>
                                </a:xfrm>
                              </wpg:grpSpPr>
                              <wpg:grpSp>
                                <wpg:cNvPr id="918492466" name="Group 918492466"/>
                                <wpg:cNvGrpSpPr/>
                                <wpg:grpSpPr>
                                  <a:xfrm>
                                    <a:off x="141062" y="4211812"/>
                                    <a:ext cx="1047750" cy="3121026"/>
                                    <a:chOff x="141062" y="4211812"/>
                                    <a:chExt cx="1047750" cy="3121026"/>
                                  </a:xfrm>
                                </wpg:grpSpPr>
                                <wps:wsp>
                                  <wps:cNvPr id="1625390725" name="Freeform: Shape 162539072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72068132" name="Freeform: Shape 197206813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1588751" name="Freeform: Shape 39158875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86227216" name="Freeform: Shape 148622721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3315040" name="Freeform: Shape 6233150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55619182" name="Freeform: Shape 155561918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232172" name="Freeform: Shape 40723217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04224285" name="Freeform: Shape 190422428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27773469" name="Freeform: Shape 4277734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90077485" name="Freeform: Shape 89007748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49234299" name="Freeform: Shape 204923429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30944765" name="Freeform: Shape 103094476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483682431" name="Group 1483682431"/>
                                <wpg:cNvGrpSpPr/>
                                <wpg:grpSpPr>
                                  <a:xfrm>
                                    <a:off x="80645" y="4826972"/>
                                    <a:ext cx="1306273" cy="2505863"/>
                                    <a:chOff x="80645" y="4649964"/>
                                    <a:chExt cx="874712" cy="1677988"/>
                                  </a:xfrm>
                                </wpg:grpSpPr>
                                <wps:wsp>
                                  <wps:cNvPr id="1263722313" name="Freeform: Shape 126372231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31738398" name="Freeform: Shape 213173839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96051655" name="Freeform: Shape 79605165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8172160" name="Freeform: Shape 308172160"/>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4297095" name="Freeform: Shape 17429709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4632032" name="Freeform: Shape 95463203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15396882" name="Freeform: Shape 815396882"/>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38820438" name="Freeform: Shape 19388204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4685434" name="Freeform: Shape 104685434"/>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6700416" name="Freeform: Shape 173670041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90337646" name="Freeform: Shape 109033764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3AE9343" id="Group 83" o:spid="_x0000_s1027" style="position:absolute;left:0;text-align:left;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">
                <v:group id="Group 1838129281" o:spid="_x0000_s1028" style="position:absolute;left:42794;width:21332;height:75600" coordorigin="42794" coordsize="213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">
                  <v:rect id="Rectangle 1144737206" o:spid="_x0000_s1029" style="position:absolute;left:42794;width:2133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" filled="f" stroked="f">
                    <v:textbox inset="2.53958mm,2.53958mm,2.53958mm,2.53958mm">
                      <w:txbxContent>
                        <w:p w14:paraId="33C99297" w14:textId="77777777" w:rsidR="004B4D2E" w:rsidRDefault="004B4D2E" w:rsidP="00C47985"/>
                      </w:txbxContent>
                    </v:textbox>
                  </v:rect>
                  <v:group id="Group 413042786" o:spid="_x0000_s1030"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">
                    <v:rect id="Rectangle 189447957" o:spid="_x0000_s1031"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" filled="f" stroked="f">
                      <v:textbox inset="2.53958mm,2.53958mm,2.53958mm,2.53958mm">
                        <w:txbxContent>
                          <w:p w14:paraId="21BBE348" w14:textId="77777777" w:rsidR="004B4D2E" w:rsidRDefault="004B4D2E" w:rsidP="00C47985"/>
                        </w:txbxContent>
                      </v:textbox>
                    </v:rect>
                    <v:group id="Group 1340800045" o:spid="_x0000_s1032"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">
                      <v:rect id="Rectangle 1812870455" o:spid="_x0000_s1033"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" filled="f" stroked="f">
                        <v:textbox inset="2.53958mm,2.53958mm,2.53958mm,2.53958mm">
                          <w:txbxContent>
                            <w:p w14:paraId="7FB0D883" w14:textId="77777777" w:rsidR="004B4D2E" w:rsidRDefault="004B4D2E" w:rsidP="00C47985"/>
                          </w:txbxContent>
                        </v:textbox>
                      </v:rect>
                      <v:rect id="Rectangle 1276264716" o:spid="_x0000_s1034"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" fillcolor="#1f497d [3202]" stroked="f">
                        <v:textbox inset="2.53958mm,2.53958mm,2.53958mm,2.53958mm">
                          <w:txbxContent>
                            <w:p w14:paraId="4546490D" w14:textId="77777777" w:rsidR="004B4D2E" w:rsidRDefault="004B4D2E" w:rsidP="00C47985"/>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619117391" o:spid="_x0000_s1035"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" adj="17582" fillcolor="#4f81bd [3204]" stroked="f">
                        <v:textbox inset="2.53958mm,0,5.07986mm,0">
                          <w:txbxContent>
                            <w:p w14:paraId="5FA58114" w14:textId="77777777" w:rsidR="004B4D2E" w:rsidRDefault="00000000" w:rsidP="00C47985">
                              <w:r>
                                <w:t xml:space="preserve">     </w:t>
                              </w:r>
                            </w:p>
                          </w:txbxContent>
                        </v:textbox>
                      </v:shape>
                      <v:group id="Group 645763490" o:spid="_x0000_s1036"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">
                        <v:group id="Group 918492466" o:spid="_x0000_s1037"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">
                          <v:shape id="Freeform: Shape 1625390725" o:spid="_x0000_s1038"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972068132" o:spid="_x0000_s1039"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391588751" o:spid="_x0000_s1040"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486227216" o:spid="_x0000_s1041"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623315040" o:spid="_x0000_s1042"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1555619182" o:spid="_x0000_s1043"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Freeform: Shape 407232172" o:spid="_x0000_s1044"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1904224285" o:spid="_x0000_s1045"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427773469" o:spid="_x0000_s1046"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890077485" o:spid="_x0000_s1047"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&#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2049234299" o:spid="_x0000_s1048"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1030944765" o:spid="_x0000_s1049"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" path="m,l6,16,21,49,33,84r12,34l44,118,13,53,11,42,,xe" fillcolor="#1f497d [3202]" strokecolor="#1f497d [3202]">
                            <v:stroke startarrowwidth="narrow" startarrowlength="short" endarrowwidth="narrow" endarrowlength="short"/>
                            <v:path arrowok="t" o:extrusionok="f"/>
                          </v:shape>
                        </v:group>
                        <v:group id="Group 1483682431" o:spid="_x0000_s1050"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">
                          <v:shape id="Freeform: Shape 1263722313" o:spid="_x0000_s1051"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131738398" o:spid="_x0000_s1052"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reeform: Shape 796051655" o:spid="_x0000_s1053"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308172160" o:spid="_x0000_s1054"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74297095" o:spid="_x0000_s1055"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" path="m,l33,71r-9,l11,36,,xe" fillcolor="#1f497d [3202]" strokecolor="#1f497d [3202]">
                            <v:fill opacity="13107f"/>
                            <v:stroke startarrowwidth="narrow" startarrowlength="short" endarrowwidth="narrow" endarrowlength="short" opacity="13107f"/>
                            <v:path arrowok="t" o:extrusionok="f"/>
                          </v:shape>
                          <v:shape id="Freeform: Shape 954632032" o:spid="_x0000_s1056"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815396882" o:spid="_x0000_s1057"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938820438" o:spid="_x0000_s1058"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04685434" o:spid="_x0000_s1059"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reeform: Shape 1736700416" o:spid="_x0000_s1060"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Freeform: Shape 1090337646" o:spid="_x0000_s1061"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v:group>
                <w10:wrap anchorx="page" anchory="page"/>
              </v:group>
            </w:pict>
          </mc:Fallback>
        </mc:AlternateContent>
      </w:r>
      <w:bookmarkStart w:id="0" w:name="_heading=h.5ku6m7eaz3rm" w:colFirst="0" w:colLast="0"/>
      <w:bookmarkEnd w:id="0"/>
      <w:r w:rsidR="00A075C7">
        <w:rPr>
          <w:noProof/>
        </w:rPr>
        <w:drawing>
          <wp:anchor distT="0" distB="0" distL="114300" distR="114300" simplePos="0" relativeHeight="251660288" behindDoc="0" locked="0" layoutInCell="1" hidden="0" allowOverlap="1" wp14:anchorId="3863072B" wp14:editId="4A16CC1F">
            <wp:simplePos x="0" y="0"/>
            <wp:positionH relativeFrom="column">
              <wp:posOffset>1847850</wp:posOffset>
            </wp:positionH>
            <wp:positionV relativeFrom="paragraph">
              <wp:posOffset>199390</wp:posOffset>
            </wp:positionV>
            <wp:extent cx="3482340" cy="2179320"/>
            <wp:effectExtent l="0" t="0" r="0" b="0"/>
            <wp:wrapNone/>
            <wp:docPr id="119" name="image28.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8.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bookmarkStart w:id="1" w:name="_heading=h.e2d1lzz51uet" w:colFirst="0" w:colLast="0" w:displacedByCustomXml="next"/>
    <w:bookmarkEnd w:id="1" w:displacedByCustomXml="next"/>
    <w:bookmarkStart w:id="2" w:name="_heading=h.yf3anh8unkdh" w:colFirst="0" w:colLast="0" w:displacedByCustomXml="next"/>
    <w:bookmarkEnd w:id="2" w:displacedByCustomXml="next"/>
    <w:bookmarkStart w:id="3" w:name="_heading=h.tg3cpl2sec34" w:colFirst="0" w:colLast="0" w:displacedByCustomXml="next"/>
    <w:bookmarkEnd w:id="3" w:displacedByCustomXml="next"/>
    <w:sdt>
      <w:sdtPr>
        <w:rPr>
          <w:rFonts w:ascii="Arial" w:eastAsia="Arial" w:hAnsi="Arial" w:cs="Arial"/>
          <w:color w:val="auto"/>
          <w:sz w:val="22"/>
          <w:szCs w:val="22"/>
          <w:lang w:val="es" w:eastAsia="es-EC"/>
        </w:rPr>
        <w:id w:val="-2036721088"/>
        <w:docPartObj>
          <w:docPartGallery w:val="Table of Contents"/>
          <w:docPartUnique/>
        </w:docPartObj>
      </w:sdtPr>
      <w:sdtEndPr>
        <w:rPr>
          <w:rFonts w:eastAsia="Calibri"/>
          <w:b w:val="0"/>
          <w:bCs/>
          <w:noProof/>
        </w:rPr>
      </w:sdtEndPr>
      <w:sdtContent>
        <w:p w14:paraId="577905F8" w14:textId="46754101" w:rsidR="00711B29" w:rsidRPr="00DA3262" w:rsidRDefault="00711B29" w:rsidP="00C47985">
          <w:pPr>
            <w:pStyle w:val="TOCHeading"/>
            <w:rPr>
              <w:color w:val="auto"/>
              <w:sz w:val="22"/>
              <w:szCs w:val="22"/>
            </w:rPr>
          </w:pPr>
          <w:r w:rsidRPr="00DA3262">
            <w:rPr>
              <w:color w:val="auto"/>
              <w:sz w:val="22"/>
              <w:szCs w:val="22"/>
            </w:rPr>
            <w:t>ÍNDICE DE CONTENIDOS</w:t>
          </w:r>
        </w:p>
        <w:p w14:paraId="7F22168C" w14:textId="5E212070" w:rsidR="006E4F9C" w:rsidRDefault="00711B29">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r>
            <w:fldChar w:fldCharType="begin"/>
          </w:r>
          <w:r>
            <w:instrText xml:space="preserve"> TOC \o "1-3" \h \z \u </w:instrText>
          </w:r>
          <w:r>
            <w:fldChar w:fldCharType="separate"/>
          </w:r>
          <w:hyperlink w:anchor="_Toc243933330" w:history="1">
            <w:r w:rsidR="006E4F9C" w:rsidRPr="00BC033C">
              <w:rPr>
                <w:rStyle w:val="Hyperlink"/>
                <w:noProof/>
              </w:rPr>
              <w:t>1</w:t>
            </w:r>
            <w:r w:rsidR="006E4F9C">
              <w:rPr>
                <w:rFonts w:asciiTheme="minorHAnsi" w:eastAsiaTheme="minorEastAsia" w:hAnsiTheme="minorHAnsi" w:cstheme="minorBidi"/>
                <w:bCs w:val="0"/>
                <w:noProof/>
                <w:kern w:val="2"/>
                <w:sz w:val="24"/>
                <w:szCs w:val="24"/>
                <w:lang w:val="es-EC"/>
                <w14:ligatures w14:val="standardContextual"/>
              </w:rPr>
              <w:tab/>
            </w:r>
            <w:r w:rsidR="006E4F9C" w:rsidRPr="00BC033C">
              <w:rPr>
                <w:rStyle w:val="Hyperlink"/>
                <w:noProof/>
              </w:rPr>
              <w:t>INTRODUCCIÓN</w:t>
            </w:r>
            <w:r w:rsidR="006E4F9C">
              <w:rPr>
                <w:noProof/>
                <w:webHidden/>
              </w:rPr>
              <w:tab/>
            </w:r>
            <w:r w:rsidR="006E4F9C">
              <w:rPr>
                <w:noProof/>
                <w:webHidden/>
              </w:rPr>
              <w:fldChar w:fldCharType="begin"/>
            </w:r>
            <w:r w:rsidR="006E4F9C">
              <w:rPr>
                <w:noProof/>
                <w:webHidden/>
              </w:rPr>
              <w:instrText xml:space="preserve"> PAGEREF _Toc243933330 \h </w:instrText>
            </w:r>
            <w:r w:rsidR="006E4F9C">
              <w:rPr>
                <w:noProof/>
                <w:webHidden/>
              </w:rPr>
            </w:r>
            <w:r w:rsidR="006E4F9C">
              <w:rPr>
                <w:noProof/>
                <w:webHidden/>
              </w:rPr>
              <w:fldChar w:fldCharType="separate"/>
            </w:r>
            <w:r w:rsidR="006E4F9C">
              <w:rPr>
                <w:noProof/>
                <w:webHidden/>
              </w:rPr>
              <w:t>5</w:t>
            </w:r>
            <w:r w:rsidR="006E4F9C">
              <w:rPr>
                <w:noProof/>
                <w:webHidden/>
              </w:rPr>
              <w:fldChar w:fldCharType="end"/>
            </w:r>
          </w:hyperlink>
        </w:p>
        <w:p w14:paraId="59C7FCF5" w14:textId="1A4207CF" w:rsidR="006E4F9C" w:rsidRDefault="006E4F9C">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1" w:history="1">
            <w:r w:rsidRPr="00BC033C">
              <w:rPr>
                <w:rStyle w:val="Hyperlink"/>
                <w:noProof/>
              </w:rPr>
              <w:t>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OBJETIVOS</w:t>
            </w:r>
            <w:r>
              <w:rPr>
                <w:noProof/>
                <w:webHidden/>
              </w:rPr>
              <w:tab/>
            </w:r>
            <w:r>
              <w:rPr>
                <w:noProof/>
                <w:webHidden/>
              </w:rPr>
              <w:fldChar w:fldCharType="begin"/>
            </w:r>
            <w:r>
              <w:rPr>
                <w:noProof/>
                <w:webHidden/>
              </w:rPr>
              <w:instrText xml:space="preserve"> PAGEREF _Toc243933331 \h </w:instrText>
            </w:r>
            <w:r>
              <w:rPr>
                <w:noProof/>
                <w:webHidden/>
              </w:rPr>
            </w:r>
            <w:r>
              <w:rPr>
                <w:noProof/>
                <w:webHidden/>
              </w:rPr>
              <w:fldChar w:fldCharType="separate"/>
            </w:r>
            <w:r>
              <w:rPr>
                <w:noProof/>
                <w:webHidden/>
              </w:rPr>
              <w:t>5</w:t>
            </w:r>
            <w:r>
              <w:rPr>
                <w:noProof/>
                <w:webHidden/>
              </w:rPr>
              <w:fldChar w:fldCharType="end"/>
            </w:r>
          </w:hyperlink>
        </w:p>
        <w:p w14:paraId="684025D5" w14:textId="0F29E0B4"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2" w:history="1">
            <w:r w:rsidRPr="00BC033C">
              <w:rPr>
                <w:rStyle w:val="Hyperlink"/>
                <w:noProof/>
              </w:rPr>
              <w:t>2.1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Objetivo General</w:t>
            </w:r>
            <w:r>
              <w:rPr>
                <w:noProof/>
                <w:webHidden/>
              </w:rPr>
              <w:tab/>
            </w:r>
            <w:r>
              <w:rPr>
                <w:noProof/>
                <w:webHidden/>
              </w:rPr>
              <w:fldChar w:fldCharType="begin"/>
            </w:r>
            <w:r>
              <w:rPr>
                <w:noProof/>
                <w:webHidden/>
              </w:rPr>
              <w:instrText xml:space="preserve"> PAGEREF _Toc243933332 \h </w:instrText>
            </w:r>
            <w:r>
              <w:rPr>
                <w:noProof/>
                <w:webHidden/>
              </w:rPr>
            </w:r>
            <w:r>
              <w:rPr>
                <w:noProof/>
                <w:webHidden/>
              </w:rPr>
              <w:fldChar w:fldCharType="separate"/>
            </w:r>
            <w:r>
              <w:rPr>
                <w:noProof/>
                <w:webHidden/>
              </w:rPr>
              <w:t>5</w:t>
            </w:r>
            <w:r>
              <w:rPr>
                <w:noProof/>
                <w:webHidden/>
              </w:rPr>
              <w:fldChar w:fldCharType="end"/>
            </w:r>
          </w:hyperlink>
        </w:p>
        <w:p w14:paraId="7FF84C9E" w14:textId="4CA0067F"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3" w:history="1">
            <w:r w:rsidRPr="00BC033C">
              <w:rPr>
                <w:rStyle w:val="Hyperlink"/>
                <w:noProof/>
              </w:rPr>
              <w:t>2.2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Objetivos Específicos</w:t>
            </w:r>
            <w:r>
              <w:rPr>
                <w:noProof/>
                <w:webHidden/>
              </w:rPr>
              <w:tab/>
            </w:r>
            <w:r>
              <w:rPr>
                <w:noProof/>
                <w:webHidden/>
              </w:rPr>
              <w:fldChar w:fldCharType="begin"/>
            </w:r>
            <w:r>
              <w:rPr>
                <w:noProof/>
                <w:webHidden/>
              </w:rPr>
              <w:instrText xml:space="preserve"> PAGEREF _Toc243933333 \h </w:instrText>
            </w:r>
            <w:r>
              <w:rPr>
                <w:noProof/>
                <w:webHidden/>
              </w:rPr>
            </w:r>
            <w:r>
              <w:rPr>
                <w:noProof/>
                <w:webHidden/>
              </w:rPr>
              <w:fldChar w:fldCharType="separate"/>
            </w:r>
            <w:r>
              <w:rPr>
                <w:noProof/>
                <w:webHidden/>
              </w:rPr>
              <w:t>5</w:t>
            </w:r>
            <w:r>
              <w:rPr>
                <w:noProof/>
                <w:webHidden/>
              </w:rPr>
              <w:fldChar w:fldCharType="end"/>
            </w:r>
          </w:hyperlink>
        </w:p>
        <w:p w14:paraId="73A04D58" w14:textId="77CA0C4D" w:rsidR="006E4F9C" w:rsidRDefault="006E4F9C">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4" w:history="1">
            <w:r w:rsidRPr="00BC033C">
              <w:rPr>
                <w:rStyle w:val="Hyperlink"/>
                <w:noProof/>
              </w:rPr>
              <w:t>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MARCO TEÓRICO</w:t>
            </w:r>
            <w:r>
              <w:rPr>
                <w:noProof/>
                <w:webHidden/>
              </w:rPr>
              <w:tab/>
            </w:r>
            <w:r>
              <w:rPr>
                <w:noProof/>
                <w:webHidden/>
              </w:rPr>
              <w:fldChar w:fldCharType="begin"/>
            </w:r>
            <w:r>
              <w:rPr>
                <w:noProof/>
                <w:webHidden/>
              </w:rPr>
              <w:instrText xml:space="preserve"> PAGEREF _Toc243933334 \h </w:instrText>
            </w:r>
            <w:r>
              <w:rPr>
                <w:noProof/>
                <w:webHidden/>
              </w:rPr>
            </w:r>
            <w:r>
              <w:rPr>
                <w:noProof/>
                <w:webHidden/>
              </w:rPr>
              <w:fldChar w:fldCharType="separate"/>
            </w:r>
            <w:r>
              <w:rPr>
                <w:noProof/>
                <w:webHidden/>
              </w:rPr>
              <w:t>6</w:t>
            </w:r>
            <w:r>
              <w:rPr>
                <w:noProof/>
                <w:webHidden/>
              </w:rPr>
              <w:fldChar w:fldCharType="end"/>
            </w:r>
          </w:hyperlink>
        </w:p>
        <w:p w14:paraId="67C42439" w14:textId="43B42133"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5" w:history="1">
            <w:r w:rsidRPr="00BC033C">
              <w:rPr>
                <w:rStyle w:val="Hyperlink"/>
                <w:noProof/>
                <w:lang w:val="en-US"/>
              </w:rPr>
              <w:t>3.1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lang w:val="en-US"/>
              </w:rPr>
              <w:t>Web Services RESTful, HTTP y JSON</w:t>
            </w:r>
            <w:r>
              <w:rPr>
                <w:noProof/>
                <w:webHidden/>
              </w:rPr>
              <w:tab/>
            </w:r>
            <w:r>
              <w:rPr>
                <w:noProof/>
                <w:webHidden/>
              </w:rPr>
              <w:fldChar w:fldCharType="begin"/>
            </w:r>
            <w:r>
              <w:rPr>
                <w:noProof/>
                <w:webHidden/>
              </w:rPr>
              <w:instrText xml:space="preserve"> PAGEREF _Toc243933335 \h </w:instrText>
            </w:r>
            <w:r>
              <w:rPr>
                <w:noProof/>
                <w:webHidden/>
              </w:rPr>
            </w:r>
            <w:r>
              <w:rPr>
                <w:noProof/>
                <w:webHidden/>
              </w:rPr>
              <w:fldChar w:fldCharType="separate"/>
            </w:r>
            <w:r>
              <w:rPr>
                <w:noProof/>
                <w:webHidden/>
              </w:rPr>
              <w:t>6</w:t>
            </w:r>
            <w:r>
              <w:rPr>
                <w:noProof/>
                <w:webHidden/>
              </w:rPr>
              <w:fldChar w:fldCharType="end"/>
            </w:r>
          </w:hyperlink>
        </w:p>
        <w:p w14:paraId="6AAE9744" w14:textId="3E98C781"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6" w:history="1">
            <w:r w:rsidRPr="00BC033C">
              <w:rPr>
                <w:rStyle w:val="Hyperlink"/>
                <w:noProof/>
              </w:rPr>
              <w:t>3.2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Arquitectura Orientada a Recursos (ROA) y REST vs SOA/SOAP</w:t>
            </w:r>
            <w:r>
              <w:rPr>
                <w:noProof/>
                <w:webHidden/>
              </w:rPr>
              <w:tab/>
            </w:r>
            <w:r>
              <w:rPr>
                <w:noProof/>
                <w:webHidden/>
              </w:rPr>
              <w:fldChar w:fldCharType="begin"/>
            </w:r>
            <w:r>
              <w:rPr>
                <w:noProof/>
                <w:webHidden/>
              </w:rPr>
              <w:instrText xml:space="preserve"> PAGEREF _Toc243933336 \h </w:instrText>
            </w:r>
            <w:r>
              <w:rPr>
                <w:noProof/>
                <w:webHidden/>
              </w:rPr>
            </w:r>
            <w:r>
              <w:rPr>
                <w:noProof/>
                <w:webHidden/>
              </w:rPr>
              <w:fldChar w:fldCharType="separate"/>
            </w:r>
            <w:r>
              <w:rPr>
                <w:noProof/>
                <w:webHidden/>
              </w:rPr>
              <w:t>6</w:t>
            </w:r>
            <w:r>
              <w:rPr>
                <w:noProof/>
                <w:webHidden/>
              </w:rPr>
              <w:fldChar w:fldCharType="end"/>
            </w:r>
          </w:hyperlink>
        </w:p>
        <w:p w14:paraId="46EDEF82" w14:textId="25AB8A27"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7" w:history="1">
            <w:r w:rsidRPr="00BC033C">
              <w:rPr>
                <w:rStyle w:val="Hyperlink"/>
                <w:noProof/>
              </w:rPr>
              <w:t>3.3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Patrón de Arquitectura Modelo-Vista-Controlador (MVC)</w:t>
            </w:r>
            <w:r>
              <w:rPr>
                <w:noProof/>
                <w:webHidden/>
              </w:rPr>
              <w:tab/>
            </w:r>
            <w:r>
              <w:rPr>
                <w:noProof/>
                <w:webHidden/>
              </w:rPr>
              <w:fldChar w:fldCharType="begin"/>
            </w:r>
            <w:r>
              <w:rPr>
                <w:noProof/>
                <w:webHidden/>
              </w:rPr>
              <w:instrText xml:space="preserve"> PAGEREF _Toc243933337 \h </w:instrText>
            </w:r>
            <w:r>
              <w:rPr>
                <w:noProof/>
                <w:webHidden/>
              </w:rPr>
            </w:r>
            <w:r>
              <w:rPr>
                <w:noProof/>
                <w:webHidden/>
              </w:rPr>
              <w:fldChar w:fldCharType="separate"/>
            </w:r>
            <w:r>
              <w:rPr>
                <w:noProof/>
                <w:webHidden/>
              </w:rPr>
              <w:t>7</w:t>
            </w:r>
            <w:r>
              <w:rPr>
                <w:noProof/>
                <w:webHidden/>
              </w:rPr>
              <w:fldChar w:fldCharType="end"/>
            </w:r>
          </w:hyperlink>
        </w:p>
        <w:p w14:paraId="310A25F8" w14:textId="6231CC4C"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8" w:history="1">
            <w:r w:rsidRPr="00BC033C">
              <w:rPr>
                <w:rStyle w:val="Hyperlink"/>
                <w:noProof/>
              </w:rPr>
              <w:t>3.4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Servidor Payara 6 y Jakarta REST (JAX-RS)</w:t>
            </w:r>
            <w:r>
              <w:rPr>
                <w:noProof/>
                <w:webHidden/>
              </w:rPr>
              <w:tab/>
            </w:r>
            <w:r>
              <w:rPr>
                <w:noProof/>
                <w:webHidden/>
              </w:rPr>
              <w:fldChar w:fldCharType="begin"/>
            </w:r>
            <w:r>
              <w:rPr>
                <w:noProof/>
                <w:webHidden/>
              </w:rPr>
              <w:instrText xml:space="preserve"> PAGEREF _Toc243933338 \h </w:instrText>
            </w:r>
            <w:r>
              <w:rPr>
                <w:noProof/>
                <w:webHidden/>
              </w:rPr>
            </w:r>
            <w:r>
              <w:rPr>
                <w:noProof/>
                <w:webHidden/>
              </w:rPr>
              <w:fldChar w:fldCharType="separate"/>
            </w:r>
            <w:r>
              <w:rPr>
                <w:noProof/>
                <w:webHidden/>
              </w:rPr>
              <w:t>7</w:t>
            </w:r>
            <w:r>
              <w:rPr>
                <w:noProof/>
                <w:webHidden/>
              </w:rPr>
              <w:fldChar w:fldCharType="end"/>
            </w:r>
          </w:hyperlink>
        </w:p>
        <w:p w14:paraId="6D5F6977" w14:textId="213E6DF2" w:rsidR="006E4F9C" w:rsidRDefault="006E4F9C">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39" w:history="1">
            <w:r w:rsidRPr="00BC033C">
              <w:rPr>
                <w:rStyle w:val="Hyperlink"/>
                <w:noProof/>
              </w:rPr>
              <w:t>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DESARROLLO DEL APLICATIVO</w:t>
            </w:r>
            <w:r>
              <w:rPr>
                <w:noProof/>
                <w:webHidden/>
              </w:rPr>
              <w:tab/>
            </w:r>
            <w:r>
              <w:rPr>
                <w:noProof/>
                <w:webHidden/>
              </w:rPr>
              <w:fldChar w:fldCharType="begin"/>
            </w:r>
            <w:r>
              <w:rPr>
                <w:noProof/>
                <w:webHidden/>
              </w:rPr>
              <w:instrText xml:space="preserve"> PAGEREF _Toc243933339 \h </w:instrText>
            </w:r>
            <w:r>
              <w:rPr>
                <w:noProof/>
                <w:webHidden/>
              </w:rPr>
            </w:r>
            <w:r>
              <w:rPr>
                <w:noProof/>
                <w:webHidden/>
              </w:rPr>
              <w:fldChar w:fldCharType="separate"/>
            </w:r>
            <w:r>
              <w:rPr>
                <w:noProof/>
                <w:webHidden/>
              </w:rPr>
              <w:t>7</w:t>
            </w:r>
            <w:r>
              <w:rPr>
                <w:noProof/>
                <w:webHidden/>
              </w:rPr>
              <w:fldChar w:fldCharType="end"/>
            </w:r>
          </w:hyperlink>
        </w:p>
        <w:p w14:paraId="005DFA4A" w14:textId="4634052B"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0" w:history="1">
            <w:r w:rsidRPr="00BC033C">
              <w:rPr>
                <w:rStyle w:val="Hyperlink"/>
                <w:noProof/>
              </w:rPr>
              <w:t>4.1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Servidor Web RESTful</w:t>
            </w:r>
            <w:r>
              <w:rPr>
                <w:noProof/>
                <w:webHidden/>
              </w:rPr>
              <w:tab/>
            </w:r>
            <w:r>
              <w:rPr>
                <w:noProof/>
                <w:webHidden/>
              </w:rPr>
              <w:fldChar w:fldCharType="begin"/>
            </w:r>
            <w:r>
              <w:rPr>
                <w:noProof/>
                <w:webHidden/>
              </w:rPr>
              <w:instrText xml:space="preserve"> PAGEREF _Toc243933340 \h </w:instrText>
            </w:r>
            <w:r>
              <w:rPr>
                <w:noProof/>
                <w:webHidden/>
              </w:rPr>
            </w:r>
            <w:r>
              <w:rPr>
                <w:noProof/>
                <w:webHidden/>
              </w:rPr>
              <w:fldChar w:fldCharType="separate"/>
            </w:r>
            <w:r>
              <w:rPr>
                <w:noProof/>
                <w:webHidden/>
              </w:rPr>
              <w:t>7</w:t>
            </w:r>
            <w:r>
              <w:rPr>
                <w:noProof/>
                <w:webHidden/>
              </w:rPr>
              <w:fldChar w:fldCharType="end"/>
            </w:r>
          </w:hyperlink>
        </w:p>
        <w:p w14:paraId="30578655" w14:textId="11E8143B"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1" w:history="1">
            <w:r w:rsidRPr="00BC033C">
              <w:rPr>
                <w:rStyle w:val="Hyperlink"/>
                <w:noProof/>
              </w:rPr>
              <w:t>4.1.1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 Creación de la Instancia de Servidor Payara en el IDE</w:t>
            </w:r>
            <w:r>
              <w:rPr>
                <w:noProof/>
                <w:webHidden/>
              </w:rPr>
              <w:tab/>
            </w:r>
            <w:r>
              <w:rPr>
                <w:noProof/>
                <w:webHidden/>
              </w:rPr>
              <w:fldChar w:fldCharType="begin"/>
            </w:r>
            <w:r>
              <w:rPr>
                <w:noProof/>
                <w:webHidden/>
              </w:rPr>
              <w:instrText xml:space="preserve"> PAGEREF _Toc243933341 \h </w:instrText>
            </w:r>
            <w:r>
              <w:rPr>
                <w:noProof/>
                <w:webHidden/>
              </w:rPr>
            </w:r>
            <w:r>
              <w:rPr>
                <w:noProof/>
                <w:webHidden/>
              </w:rPr>
              <w:fldChar w:fldCharType="separate"/>
            </w:r>
            <w:r>
              <w:rPr>
                <w:noProof/>
                <w:webHidden/>
              </w:rPr>
              <w:t>8</w:t>
            </w:r>
            <w:r>
              <w:rPr>
                <w:noProof/>
                <w:webHidden/>
              </w:rPr>
              <w:fldChar w:fldCharType="end"/>
            </w:r>
          </w:hyperlink>
        </w:p>
        <w:p w14:paraId="28C92D1E" w14:textId="7549E006"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2" w:history="1">
            <w:r w:rsidRPr="00BC033C">
              <w:rPr>
                <w:rStyle w:val="Hyperlink"/>
                <w:noProof/>
              </w:rPr>
              <w:t>4.1.2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2: Selección de Versión y Directorio de Instalación</w:t>
            </w:r>
            <w:r>
              <w:rPr>
                <w:noProof/>
                <w:webHidden/>
              </w:rPr>
              <w:tab/>
            </w:r>
            <w:r>
              <w:rPr>
                <w:noProof/>
                <w:webHidden/>
              </w:rPr>
              <w:fldChar w:fldCharType="begin"/>
            </w:r>
            <w:r>
              <w:rPr>
                <w:noProof/>
                <w:webHidden/>
              </w:rPr>
              <w:instrText xml:space="preserve"> PAGEREF _Toc243933342 \h </w:instrText>
            </w:r>
            <w:r>
              <w:rPr>
                <w:noProof/>
                <w:webHidden/>
              </w:rPr>
            </w:r>
            <w:r>
              <w:rPr>
                <w:noProof/>
                <w:webHidden/>
              </w:rPr>
              <w:fldChar w:fldCharType="separate"/>
            </w:r>
            <w:r>
              <w:rPr>
                <w:noProof/>
                <w:webHidden/>
              </w:rPr>
              <w:t>8</w:t>
            </w:r>
            <w:r>
              <w:rPr>
                <w:noProof/>
                <w:webHidden/>
              </w:rPr>
              <w:fldChar w:fldCharType="end"/>
            </w:r>
          </w:hyperlink>
        </w:p>
        <w:p w14:paraId="48D4AFA4" w14:textId="3D1518BC"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3" w:history="1">
            <w:r w:rsidRPr="00BC033C">
              <w:rPr>
                <w:rStyle w:val="Hyperlink"/>
                <w:noProof/>
              </w:rPr>
              <w:t>4.1.3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3: Configuración de Dominio y Puertos de Red</w:t>
            </w:r>
            <w:r>
              <w:rPr>
                <w:noProof/>
                <w:webHidden/>
              </w:rPr>
              <w:tab/>
            </w:r>
            <w:r>
              <w:rPr>
                <w:noProof/>
                <w:webHidden/>
              </w:rPr>
              <w:fldChar w:fldCharType="begin"/>
            </w:r>
            <w:r>
              <w:rPr>
                <w:noProof/>
                <w:webHidden/>
              </w:rPr>
              <w:instrText xml:space="preserve"> PAGEREF _Toc243933343 \h </w:instrText>
            </w:r>
            <w:r>
              <w:rPr>
                <w:noProof/>
                <w:webHidden/>
              </w:rPr>
            </w:r>
            <w:r>
              <w:rPr>
                <w:noProof/>
                <w:webHidden/>
              </w:rPr>
              <w:fldChar w:fldCharType="separate"/>
            </w:r>
            <w:r>
              <w:rPr>
                <w:noProof/>
                <w:webHidden/>
              </w:rPr>
              <w:t>8</w:t>
            </w:r>
            <w:r>
              <w:rPr>
                <w:noProof/>
                <w:webHidden/>
              </w:rPr>
              <w:fldChar w:fldCharType="end"/>
            </w:r>
          </w:hyperlink>
        </w:p>
        <w:p w14:paraId="2262F4F5" w14:textId="7D875484"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4" w:history="1">
            <w:r w:rsidRPr="00BC033C">
              <w:rPr>
                <w:rStyle w:val="Hyperlink"/>
                <w:noProof/>
              </w:rPr>
              <w:t>4.1.4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4: Creación del Proyecto Tipo Aplicación Web</w:t>
            </w:r>
            <w:r>
              <w:rPr>
                <w:noProof/>
                <w:webHidden/>
              </w:rPr>
              <w:tab/>
            </w:r>
            <w:r>
              <w:rPr>
                <w:noProof/>
                <w:webHidden/>
              </w:rPr>
              <w:fldChar w:fldCharType="begin"/>
            </w:r>
            <w:r>
              <w:rPr>
                <w:noProof/>
                <w:webHidden/>
              </w:rPr>
              <w:instrText xml:space="preserve"> PAGEREF _Toc243933344 \h </w:instrText>
            </w:r>
            <w:r>
              <w:rPr>
                <w:noProof/>
                <w:webHidden/>
              </w:rPr>
            </w:r>
            <w:r>
              <w:rPr>
                <w:noProof/>
                <w:webHidden/>
              </w:rPr>
              <w:fldChar w:fldCharType="separate"/>
            </w:r>
            <w:r>
              <w:rPr>
                <w:noProof/>
                <w:webHidden/>
              </w:rPr>
              <w:t>9</w:t>
            </w:r>
            <w:r>
              <w:rPr>
                <w:noProof/>
                <w:webHidden/>
              </w:rPr>
              <w:fldChar w:fldCharType="end"/>
            </w:r>
          </w:hyperlink>
        </w:p>
        <w:p w14:paraId="495C0E54" w14:textId="780D2AFB"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5" w:history="1">
            <w:r w:rsidRPr="00BC033C">
              <w:rPr>
                <w:rStyle w:val="Hyperlink"/>
                <w:noProof/>
              </w:rPr>
              <w:t>4.1.5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5: Parametrización de Metadatos del Proyecto</w:t>
            </w:r>
            <w:r>
              <w:rPr>
                <w:noProof/>
                <w:webHidden/>
              </w:rPr>
              <w:tab/>
            </w:r>
            <w:r>
              <w:rPr>
                <w:noProof/>
                <w:webHidden/>
              </w:rPr>
              <w:fldChar w:fldCharType="begin"/>
            </w:r>
            <w:r>
              <w:rPr>
                <w:noProof/>
                <w:webHidden/>
              </w:rPr>
              <w:instrText xml:space="preserve"> PAGEREF _Toc243933345 \h </w:instrText>
            </w:r>
            <w:r>
              <w:rPr>
                <w:noProof/>
                <w:webHidden/>
              </w:rPr>
            </w:r>
            <w:r>
              <w:rPr>
                <w:noProof/>
                <w:webHidden/>
              </w:rPr>
              <w:fldChar w:fldCharType="separate"/>
            </w:r>
            <w:r>
              <w:rPr>
                <w:noProof/>
                <w:webHidden/>
              </w:rPr>
              <w:t>9</w:t>
            </w:r>
            <w:r>
              <w:rPr>
                <w:noProof/>
                <w:webHidden/>
              </w:rPr>
              <w:fldChar w:fldCharType="end"/>
            </w:r>
          </w:hyperlink>
        </w:p>
        <w:p w14:paraId="6B9E969D" w14:textId="50B1844D"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6" w:history="1">
            <w:r w:rsidRPr="00BC033C">
              <w:rPr>
                <w:rStyle w:val="Hyperlink"/>
                <w:noProof/>
              </w:rPr>
              <w:t>4.1.6</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6: Asociación del Servidor y Plataforma Jakarta EE 10</w:t>
            </w:r>
            <w:r>
              <w:rPr>
                <w:noProof/>
                <w:webHidden/>
              </w:rPr>
              <w:tab/>
            </w:r>
            <w:r>
              <w:rPr>
                <w:noProof/>
                <w:webHidden/>
              </w:rPr>
              <w:fldChar w:fldCharType="begin"/>
            </w:r>
            <w:r>
              <w:rPr>
                <w:noProof/>
                <w:webHidden/>
              </w:rPr>
              <w:instrText xml:space="preserve"> PAGEREF _Toc243933346 \h </w:instrText>
            </w:r>
            <w:r>
              <w:rPr>
                <w:noProof/>
                <w:webHidden/>
              </w:rPr>
            </w:r>
            <w:r>
              <w:rPr>
                <w:noProof/>
                <w:webHidden/>
              </w:rPr>
              <w:fldChar w:fldCharType="separate"/>
            </w:r>
            <w:r>
              <w:rPr>
                <w:noProof/>
                <w:webHidden/>
              </w:rPr>
              <w:t>10</w:t>
            </w:r>
            <w:r>
              <w:rPr>
                <w:noProof/>
                <w:webHidden/>
              </w:rPr>
              <w:fldChar w:fldCharType="end"/>
            </w:r>
          </w:hyperlink>
        </w:p>
        <w:p w14:paraId="3E04E6AB" w14:textId="75F94A77"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7" w:history="1">
            <w:r w:rsidRPr="00BC033C">
              <w:rPr>
                <w:rStyle w:val="Hyperlink"/>
                <w:noProof/>
              </w:rPr>
              <w:t>4.1.7</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7: Estructuración de Paquetes del Servidor</w:t>
            </w:r>
            <w:r>
              <w:rPr>
                <w:noProof/>
                <w:webHidden/>
              </w:rPr>
              <w:tab/>
            </w:r>
            <w:r>
              <w:rPr>
                <w:noProof/>
                <w:webHidden/>
              </w:rPr>
              <w:fldChar w:fldCharType="begin"/>
            </w:r>
            <w:r>
              <w:rPr>
                <w:noProof/>
                <w:webHidden/>
              </w:rPr>
              <w:instrText xml:space="preserve"> PAGEREF _Toc243933347 \h </w:instrText>
            </w:r>
            <w:r>
              <w:rPr>
                <w:noProof/>
                <w:webHidden/>
              </w:rPr>
            </w:r>
            <w:r>
              <w:rPr>
                <w:noProof/>
                <w:webHidden/>
              </w:rPr>
              <w:fldChar w:fldCharType="separate"/>
            </w:r>
            <w:r>
              <w:rPr>
                <w:noProof/>
                <w:webHidden/>
              </w:rPr>
              <w:t>10</w:t>
            </w:r>
            <w:r>
              <w:rPr>
                <w:noProof/>
                <w:webHidden/>
              </w:rPr>
              <w:fldChar w:fldCharType="end"/>
            </w:r>
          </w:hyperlink>
        </w:p>
        <w:p w14:paraId="5D11FBAC" w14:textId="6C124612"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8" w:history="1">
            <w:r w:rsidRPr="00BC033C">
              <w:rPr>
                <w:rStyle w:val="Hyperlink"/>
                <w:noProof/>
              </w:rPr>
              <w:t>4.1.8</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8: Configuración de la Aplicación REST (RestApplication.java)</w:t>
            </w:r>
            <w:r>
              <w:rPr>
                <w:noProof/>
                <w:webHidden/>
              </w:rPr>
              <w:tab/>
            </w:r>
            <w:r>
              <w:rPr>
                <w:noProof/>
                <w:webHidden/>
              </w:rPr>
              <w:fldChar w:fldCharType="begin"/>
            </w:r>
            <w:r>
              <w:rPr>
                <w:noProof/>
                <w:webHidden/>
              </w:rPr>
              <w:instrText xml:space="preserve"> PAGEREF _Toc243933348 \h </w:instrText>
            </w:r>
            <w:r>
              <w:rPr>
                <w:noProof/>
                <w:webHidden/>
              </w:rPr>
            </w:r>
            <w:r>
              <w:rPr>
                <w:noProof/>
                <w:webHidden/>
              </w:rPr>
              <w:fldChar w:fldCharType="separate"/>
            </w:r>
            <w:r>
              <w:rPr>
                <w:noProof/>
                <w:webHidden/>
              </w:rPr>
              <w:t>11</w:t>
            </w:r>
            <w:r>
              <w:rPr>
                <w:noProof/>
                <w:webHidden/>
              </w:rPr>
              <w:fldChar w:fldCharType="end"/>
            </w:r>
          </w:hyperlink>
        </w:p>
        <w:p w14:paraId="15F0CF40" w14:textId="53E306B4"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49" w:history="1">
            <w:r w:rsidRPr="00BC033C">
              <w:rPr>
                <w:rStyle w:val="Hyperlink"/>
                <w:noProof/>
              </w:rPr>
              <w:t>4.1.9</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9: Implementación del Filtro Global de CORS (CorsFilter.java)</w:t>
            </w:r>
            <w:r>
              <w:rPr>
                <w:noProof/>
                <w:webHidden/>
              </w:rPr>
              <w:tab/>
            </w:r>
            <w:r>
              <w:rPr>
                <w:noProof/>
                <w:webHidden/>
              </w:rPr>
              <w:fldChar w:fldCharType="begin"/>
            </w:r>
            <w:r>
              <w:rPr>
                <w:noProof/>
                <w:webHidden/>
              </w:rPr>
              <w:instrText xml:space="preserve"> PAGEREF _Toc243933349 \h </w:instrText>
            </w:r>
            <w:r>
              <w:rPr>
                <w:noProof/>
                <w:webHidden/>
              </w:rPr>
            </w:r>
            <w:r>
              <w:rPr>
                <w:noProof/>
                <w:webHidden/>
              </w:rPr>
              <w:fldChar w:fldCharType="separate"/>
            </w:r>
            <w:r>
              <w:rPr>
                <w:noProof/>
                <w:webHidden/>
              </w:rPr>
              <w:t>12</w:t>
            </w:r>
            <w:r>
              <w:rPr>
                <w:noProof/>
                <w:webHidden/>
              </w:rPr>
              <w:fldChar w:fldCharType="end"/>
            </w:r>
          </w:hyperlink>
        </w:p>
        <w:p w14:paraId="524B94F4" w14:textId="56B20D67"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0" w:history="1">
            <w:r w:rsidRPr="00BC033C">
              <w:rPr>
                <w:rStyle w:val="Hyperlink"/>
                <w:noProof/>
              </w:rPr>
              <w:t>4.1.10</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10: Implementación del Endpoint Central de Compatibilidad (WSConversorUnidadesRest.java)</w:t>
            </w:r>
            <w:r>
              <w:rPr>
                <w:noProof/>
                <w:webHidden/>
              </w:rPr>
              <w:tab/>
            </w:r>
            <w:r>
              <w:rPr>
                <w:noProof/>
                <w:webHidden/>
              </w:rPr>
              <w:fldChar w:fldCharType="begin"/>
            </w:r>
            <w:r>
              <w:rPr>
                <w:noProof/>
                <w:webHidden/>
              </w:rPr>
              <w:instrText xml:space="preserve"> PAGEREF _Toc243933350 \h </w:instrText>
            </w:r>
            <w:r>
              <w:rPr>
                <w:noProof/>
                <w:webHidden/>
              </w:rPr>
            </w:r>
            <w:r>
              <w:rPr>
                <w:noProof/>
                <w:webHidden/>
              </w:rPr>
              <w:fldChar w:fldCharType="separate"/>
            </w:r>
            <w:r>
              <w:rPr>
                <w:noProof/>
                <w:webHidden/>
              </w:rPr>
              <w:t>13</w:t>
            </w:r>
            <w:r>
              <w:rPr>
                <w:noProof/>
                <w:webHidden/>
              </w:rPr>
              <w:fldChar w:fldCharType="end"/>
            </w:r>
          </w:hyperlink>
        </w:p>
        <w:p w14:paraId="389E3227" w14:textId="624D307B"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1" w:history="1">
            <w:r w:rsidRPr="00BC033C">
              <w:rPr>
                <w:rStyle w:val="Hyperlink"/>
                <w:noProof/>
              </w:rPr>
              <w:t>4.1.11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11: Implementación de Recursos REST Dedicados (/api/auth y /api/conversor)</w:t>
            </w:r>
            <w:r>
              <w:rPr>
                <w:noProof/>
                <w:webHidden/>
              </w:rPr>
              <w:tab/>
            </w:r>
            <w:r>
              <w:rPr>
                <w:noProof/>
                <w:webHidden/>
              </w:rPr>
              <w:fldChar w:fldCharType="begin"/>
            </w:r>
            <w:r>
              <w:rPr>
                <w:noProof/>
                <w:webHidden/>
              </w:rPr>
              <w:instrText xml:space="preserve"> PAGEREF _Toc243933351 \h </w:instrText>
            </w:r>
            <w:r>
              <w:rPr>
                <w:noProof/>
                <w:webHidden/>
              </w:rPr>
            </w:r>
            <w:r>
              <w:rPr>
                <w:noProof/>
                <w:webHidden/>
              </w:rPr>
              <w:fldChar w:fldCharType="separate"/>
            </w:r>
            <w:r>
              <w:rPr>
                <w:noProof/>
                <w:webHidden/>
              </w:rPr>
              <w:t>17</w:t>
            </w:r>
            <w:r>
              <w:rPr>
                <w:noProof/>
                <w:webHidden/>
              </w:rPr>
              <w:fldChar w:fldCharType="end"/>
            </w:r>
          </w:hyperlink>
        </w:p>
        <w:p w14:paraId="27F6D005" w14:textId="15CB57C2"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2" w:history="1">
            <w:r w:rsidRPr="00BC033C">
              <w:rPr>
                <w:rStyle w:val="Hyperlink"/>
                <w:noProof/>
              </w:rPr>
              <w:t>4.1.12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12: Implementación de la Capa de Dominio y Conversión</w:t>
            </w:r>
            <w:r>
              <w:rPr>
                <w:noProof/>
                <w:webHidden/>
              </w:rPr>
              <w:tab/>
            </w:r>
            <w:r>
              <w:rPr>
                <w:noProof/>
                <w:webHidden/>
              </w:rPr>
              <w:fldChar w:fldCharType="begin"/>
            </w:r>
            <w:r>
              <w:rPr>
                <w:noProof/>
                <w:webHidden/>
              </w:rPr>
              <w:instrText xml:space="preserve"> PAGEREF _Toc243933352 \h </w:instrText>
            </w:r>
            <w:r>
              <w:rPr>
                <w:noProof/>
                <w:webHidden/>
              </w:rPr>
            </w:r>
            <w:r>
              <w:rPr>
                <w:noProof/>
                <w:webHidden/>
              </w:rPr>
              <w:fldChar w:fldCharType="separate"/>
            </w:r>
            <w:r>
              <w:rPr>
                <w:noProof/>
                <w:webHidden/>
              </w:rPr>
              <w:t>24</w:t>
            </w:r>
            <w:r>
              <w:rPr>
                <w:noProof/>
                <w:webHidden/>
              </w:rPr>
              <w:fldChar w:fldCharType="end"/>
            </w:r>
          </w:hyperlink>
        </w:p>
        <w:p w14:paraId="42971F17" w14:textId="546C808F"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3" w:history="1">
            <w:r w:rsidRPr="00BC033C">
              <w:rPr>
                <w:rStyle w:val="Hyperlink"/>
                <w:noProof/>
              </w:rPr>
              <w:t>4.1.13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13: Implementación del Manejador de Seguridad y Sesión en Memoria (SIN BDD)</w:t>
            </w:r>
            <w:r>
              <w:rPr>
                <w:noProof/>
                <w:webHidden/>
              </w:rPr>
              <w:tab/>
            </w:r>
            <w:r>
              <w:rPr>
                <w:noProof/>
                <w:webHidden/>
              </w:rPr>
              <w:fldChar w:fldCharType="begin"/>
            </w:r>
            <w:r>
              <w:rPr>
                <w:noProof/>
                <w:webHidden/>
              </w:rPr>
              <w:instrText xml:space="preserve"> PAGEREF _Toc243933353 \h </w:instrText>
            </w:r>
            <w:r>
              <w:rPr>
                <w:noProof/>
                <w:webHidden/>
              </w:rPr>
            </w:r>
            <w:r>
              <w:rPr>
                <w:noProof/>
                <w:webHidden/>
              </w:rPr>
              <w:fldChar w:fldCharType="separate"/>
            </w:r>
            <w:r>
              <w:rPr>
                <w:noProof/>
                <w:webHidden/>
              </w:rPr>
              <w:t>30</w:t>
            </w:r>
            <w:r>
              <w:rPr>
                <w:noProof/>
                <w:webHidden/>
              </w:rPr>
              <w:fldChar w:fldCharType="end"/>
            </w:r>
          </w:hyperlink>
        </w:p>
        <w:p w14:paraId="3A9095F0" w14:textId="70918549"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4" w:history="1">
            <w:r w:rsidRPr="00BC033C">
              <w:rPr>
                <w:rStyle w:val="Hyperlink"/>
                <w:noProof/>
              </w:rPr>
              <w:t>4.1.14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14: Despliegue en Servidor y Comprobación de Endpoints REST</w:t>
            </w:r>
            <w:r>
              <w:rPr>
                <w:noProof/>
                <w:webHidden/>
              </w:rPr>
              <w:tab/>
            </w:r>
            <w:r>
              <w:rPr>
                <w:noProof/>
                <w:webHidden/>
              </w:rPr>
              <w:fldChar w:fldCharType="begin"/>
            </w:r>
            <w:r>
              <w:rPr>
                <w:noProof/>
                <w:webHidden/>
              </w:rPr>
              <w:instrText xml:space="preserve"> PAGEREF _Toc243933354 \h </w:instrText>
            </w:r>
            <w:r>
              <w:rPr>
                <w:noProof/>
                <w:webHidden/>
              </w:rPr>
            </w:r>
            <w:r>
              <w:rPr>
                <w:noProof/>
                <w:webHidden/>
              </w:rPr>
              <w:fldChar w:fldCharType="separate"/>
            </w:r>
            <w:r>
              <w:rPr>
                <w:noProof/>
                <w:webHidden/>
              </w:rPr>
              <w:t>35</w:t>
            </w:r>
            <w:r>
              <w:rPr>
                <w:noProof/>
                <w:webHidden/>
              </w:rPr>
              <w:fldChar w:fldCharType="end"/>
            </w:r>
          </w:hyperlink>
        </w:p>
        <w:p w14:paraId="57D4F732" w14:textId="0B0D1D7B"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5" w:history="1">
            <w:r w:rsidRPr="00BC033C">
              <w:rPr>
                <w:rStyle w:val="Hyperlink"/>
                <w:noProof/>
              </w:rPr>
              <w:t>4.2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Cliente Consola</w:t>
            </w:r>
            <w:r>
              <w:rPr>
                <w:noProof/>
                <w:webHidden/>
              </w:rPr>
              <w:tab/>
            </w:r>
            <w:r>
              <w:rPr>
                <w:noProof/>
                <w:webHidden/>
              </w:rPr>
              <w:fldChar w:fldCharType="begin"/>
            </w:r>
            <w:r>
              <w:rPr>
                <w:noProof/>
                <w:webHidden/>
              </w:rPr>
              <w:instrText xml:space="preserve"> PAGEREF _Toc243933355 \h </w:instrText>
            </w:r>
            <w:r>
              <w:rPr>
                <w:noProof/>
                <w:webHidden/>
              </w:rPr>
            </w:r>
            <w:r>
              <w:rPr>
                <w:noProof/>
                <w:webHidden/>
              </w:rPr>
              <w:fldChar w:fldCharType="separate"/>
            </w:r>
            <w:r>
              <w:rPr>
                <w:noProof/>
                <w:webHidden/>
              </w:rPr>
              <w:t>35</w:t>
            </w:r>
            <w:r>
              <w:rPr>
                <w:noProof/>
                <w:webHidden/>
              </w:rPr>
              <w:fldChar w:fldCharType="end"/>
            </w:r>
          </w:hyperlink>
        </w:p>
        <w:p w14:paraId="201C1F4B" w14:textId="12B8BA5B"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6" w:history="1">
            <w:r w:rsidRPr="00BC033C">
              <w:rPr>
                <w:rStyle w:val="Hyperlink"/>
                <w:noProof/>
              </w:rPr>
              <w:t>4.2.1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 Creación del Proyecto Maven en NetBeans</w:t>
            </w:r>
            <w:r>
              <w:rPr>
                <w:noProof/>
                <w:webHidden/>
              </w:rPr>
              <w:tab/>
            </w:r>
            <w:r>
              <w:rPr>
                <w:noProof/>
                <w:webHidden/>
              </w:rPr>
              <w:fldChar w:fldCharType="begin"/>
            </w:r>
            <w:r>
              <w:rPr>
                <w:noProof/>
                <w:webHidden/>
              </w:rPr>
              <w:instrText xml:space="preserve"> PAGEREF _Toc243933356 \h </w:instrText>
            </w:r>
            <w:r>
              <w:rPr>
                <w:noProof/>
                <w:webHidden/>
              </w:rPr>
            </w:r>
            <w:r>
              <w:rPr>
                <w:noProof/>
                <w:webHidden/>
              </w:rPr>
              <w:fldChar w:fldCharType="separate"/>
            </w:r>
            <w:r>
              <w:rPr>
                <w:noProof/>
                <w:webHidden/>
              </w:rPr>
              <w:t>35</w:t>
            </w:r>
            <w:r>
              <w:rPr>
                <w:noProof/>
                <w:webHidden/>
              </w:rPr>
              <w:fldChar w:fldCharType="end"/>
            </w:r>
          </w:hyperlink>
        </w:p>
        <w:p w14:paraId="71E949D3" w14:textId="369C03E6"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7" w:history="1">
            <w:r w:rsidRPr="00BC033C">
              <w:rPr>
                <w:rStyle w:val="Hyperlink"/>
                <w:noProof/>
              </w:rPr>
              <w:t>4.2.2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2: Configuración del Cliente HTTP y Dependencias Maven</w:t>
            </w:r>
            <w:r>
              <w:rPr>
                <w:noProof/>
                <w:webHidden/>
              </w:rPr>
              <w:tab/>
            </w:r>
            <w:r>
              <w:rPr>
                <w:noProof/>
                <w:webHidden/>
              </w:rPr>
              <w:fldChar w:fldCharType="begin"/>
            </w:r>
            <w:r>
              <w:rPr>
                <w:noProof/>
                <w:webHidden/>
              </w:rPr>
              <w:instrText xml:space="preserve"> PAGEREF _Toc243933357 \h </w:instrText>
            </w:r>
            <w:r>
              <w:rPr>
                <w:noProof/>
                <w:webHidden/>
              </w:rPr>
            </w:r>
            <w:r>
              <w:rPr>
                <w:noProof/>
                <w:webHidden/>
              </w:rPr>
              <w:fldChar w:fldCharType="separate"/>
            </w:r>
            <w:r>
              <w:rPr>
                <w:noProof/>
                <w:webHidden/>
              </w:rPr>
              <w:t>36</w:t>
            </w:r>
            <w:r>
              <w:rPr>
                <w:noProof/>
                <w:webHidden/>
              </w:rPr>
              <w:fldChar w:fldCharType="end"/>
            </w:r>
          </w:hyperlink>
        </w:p>
        <w:p w14:paraId="1DC20BBB" w14:textId="4D32DA6C"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8" w:history="1">
            <w:r w:rsidRPr="00BC033C">
              <w:rPr>
                <w:rStyle w:val="Hyperlink"/>
                <w:noProof/>
              </w:rPr>
              <w:t>4.2.3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3: Estructuración Modular de Paquetes (MVC Estricto)</w:t>
            </w:r>
            <w:r>
              <w:rPr>
                <w:noProof/>
                <w:webHidden/>
              </w:rPr>
              <w:tab/>
            </w:r>
            <w:r>
              <w:rPr>
                <w:noProof/>
                <w:webHidden/>
              </w:rPr>
              <w:fldChar w:fldCharType="begin"/>
            </w:r>
            <w:r>
              <w:rPr>
                <w:noProof/>
                <w:webHidden/>
              </w:rPr>
              <w:instrText xml:space="preserve"> PAGEREF _Toc243933358 \h </w:instrText>
            </w:r>
            <w:r>
              <w:rPr>
                <w:noProof/>
                <w:webHidden/>
              </w:rPr>
            </w:r>
            <w:r>
              <w:rPr>
                <w:noProof/>
                <w:webHidden/>
              </w:rPr>
              <w:fldChar w:fldCharType="separate"/>
            </w:r>
            <w:r>
              <w:rPr>
                <w:noProof/>
                <w:webHidden/>
              </w:rPr>
              <w:t>36</w:t>
            </w:r>
            <w:r>
              <w:rPr>
                <w:noProof/>
                <w:webHidden/>
              </w:rPr>
              <w:fldChar w:fldCharType="end"/>
            </w:r>
          </w:hyperlink>
        </w:p>
        <w:p w14:paraId="3848C3F3" w14:textId="13FBE09E"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59" w:history="1">
            <w:r w:rsidRPr="00BC033C">
              <w:rPr>
                <w:rStyle w:val="Hyperlink"/>
                <w:noProof/>
              </w:rPr>
              <w:t>4.2.4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4: Implementación de la Capa de Modelo (ConversorService.java)</w:t>
            </w:r>
            <w:r>
              <w:rPr>
                <w:noProof/>
                <w:webHidden/>
              </w:rPr>
              <w:tab/>
            </w:r>
            <w:r>
              <w:rPr>
                <w:noProof/>
                <w:webHidden/>
              </w:rPr>
              <w:fldChar w:fldCharType="begin"/>
            </w:r>
            <w:r>
              <w:rPr>
                <w:noProof/>
                <w:webHidden/>
              </w:rPr>
              <w:instrText xml:space="preserve"> PAGEREF _Toc243933359 \h </w:instrText>
            </w:r>
            <w:r>
              <w:rPr>
                <w:noProof/>
                <w:webHidden/>
              </w:rPr>
            </w:r>
            <w:r>
              <w:rPr>
                <w:noProof/>
                <w:webHidden/>
              </w:rPr>
              <w:fldChar w:fldCharType="separate"/>
            </w:r>
            <w:r>
              <w:rPr>
                <w:noProof/>
                <w:webHidden/>
              </w:rPr>
              <w:t>37</w:t>
            </w:r>
            <w:r>
              <w:rPr>
                <w:noProof/>
                <w:webHidden/>
              </w:rPr>
              <w:fldChar w:fldCharType="end"/>
            </w:r>
          </w:hyperlink>
        </w:p>
        <w:p w14:paraId="5A9211E6" w14:textId="2440B21B"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0" w:history="1">
            <w:r w:rsidRPr="00BC033C">
              <w:rPr>
                <w:rStyle w:val="Hyperlink"/>
                <w:noProof/>
              </w:rPr>
              <w:t>4.2.5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5: Implementación de Controladores y Vista de Consola</w:t>
            </w:r>
            <w:r>
              <w:rPr>
                <w:noProof/>
                <w:webHidden/>
              </w:rPr>
              <w:tab/>
            </w:r>
            <w:r>
              <w:rPr>
                <w:noProof/>
                <w:webHidden/>
              </w:rPr>
              <w:fldChar w:fldCharType="begin"/>
            </w:r>
            <w:r>
              <w:rPr>
                <w:noProof/>
                <w:webHidden/>
              </w:rPr>
              <w:instrText xml:space="preserve"> PAGEREF _Toc243933360 \h </w:instrText>
            </w:r>
            <w:r>
              <w:rPr>
                <w:noProof/>
                <w:webHidden/>
              </w:rPr>
            </w:r>
            <w:r>
              <w:rPr>
                <w:noProof/>
                <w:webHidden/>
              </w:rPr>
              <w:fldChar w:fldCharType="separate"/>
            </w:r>
            <w:r>
              <w:rPr>
                <w:noProof/>
                <w:webHidden/>
              </w:rPr>
              <w:t>40</w:t>
            </w:r>
            <w:r>
              <w:rPr>
                <w:noProof/>
                <w:webHidden/>
              </w:rPr>
              <w:fldChar w:fldCharType="end"/>
            </w:r>
          </w:hyperlink>
        </w:p>
        <w:p w14:paraId="30C58F7B" w14:textId="7A010A89"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1" w:history="1">
            <w:r w:rsidRPr="00BC033C">
              <w:rPr>
                <w:rStyle w:val="Hyperlink"/>
                <w:noProof/>
              </w:rPr>
              <w:t>4.3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Cliente Escritorio</w:t>
            </w:r>
            <w:r>
              <w:rPr>
                <w:noProof/>
                <w:webHidden/>
              </w:rPr>
              <w:tab/>
            </w:r>
            <w:r>
              <w:rPr>
                <w:noProof/>
                <w:webHidden/>
              </w:rPr>
              <w:fldChar w:fldCharType="begin"/>
            </w:r>
            <w:r>
              <w:rPr>
                <w:noProof/>
                <w:webHidden/>
              </w:rPr>
              <w:instrText xml:space="preserve"> PAGEREF _Toc243933361 \h </w:instrText>
            </w:r>
            <w:r>
              <w:rPr>
                <w:noProof/>
                <w:webHidden/>
              </w:rPr>
            </w:r>
            <w:r>
              <w:rPr>
                <w:noProof/>
                <w:webHidden/>
              </w:rPr>
              <w:fldChar w:fldCharType="separate"/>
            </w:r>
            <w:r>
              <w:rPr>
                <w:noProof/>
                <w:webHidden/>
              </w:rPr>
              <w:t>47</w:t>
            </w:r>
            <w:r>
              <w:rPr>
                <w:noProof/>
                <w:webHidden/>
              </w:rPr>
              <w:fldChar w:fldCharType="end"/>
            </w:r>
          </w:hyperlink>
        </w:p>
        <w:p w14:paraId="261E1CE1" w14:textId="735B4145"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2" w:history="1">
            <w:r w:rsidRPr="00BC033C">
              <w:rPr>
                <w:rStyle w:val="Hyperlink"/>
                <w:noProof/>
              </w:rPr>
              <w:t>4.3.1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 Creación del Proyecto Gráfico en NetBeans</w:t>
            </w:r>
            <w:r>
              <w:rPr>
                <w:noProof/>
                <w:webHidden/>
              </w:rPr>
              <w:tab/>
            </w:r>
            <w:r>
              <w:rPr>
                <w:noProof/>
                <w:webHidden/>
              </w:rPr>
              <w:fldChar w:fldCharType="begin"/>
            </w:r>
            <w:r>
              <w:rPr>
                <w:noProof/>
                <w:webHidden/>
              </w:rPr>
              <w:instrText xml:space="preserve"> PAGEREF _Toc243933362 \h </w:instrText>
            </w:r>
            <w:r>
              <w:rPr>
                <w:noProof/>
                <w:webHidden/>
              </w:rPr>
            </w:r>
            <w:r>
              <w:rPr>
                <w:noProof/>
                <w:webHidden/>
              </w:rPr>
              <w:fldChar w:fldCharType="separate"/>
            </w:r>
            <w:r>
              <w:rPr>
                <w:noProof/>
                <w:webHidden/>
              </w:rPr>
              <w:t>47</w:t>
            </w:r>
            <w:r>
              <w:rPr>
                <w:noProof/>
                <w:webHidden/>
              </w:rPr>
              <w:fldChar w:fldCharType="end"/>
            </w:r>
          </w:hyperlink>
        </w:p>
        <w:p w14:paraId="6C46AA3E" w14:textId="59CB70A3"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3" w:history="1">
            <w:r w:rsidRPr="00BC033C">
              <w:rPr>
                <w:rStyle w:val="Hyperlink"/>
                <w:noProof/>
              </w:rPr>
              <w:t>4.3.2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2: Configuración del Cliente HTTP y Modelos DTO</w:t>
            </w:r>
            <w:r>
              <w:rPr>
                <w:noProof/>
                <w:webHidden/>
              </w:rPr>
              <w:tab/>
            </w:r>
            <w:r>
              <w:rPr>
                <w:noProof/>
                <w:webHidden/>
              </w:rPr>
              <w:fldChar w:fldCharType="begin"/>
            </w:r>
            <w:r>
              <w:rPr>
                <w:noProof/>
                <w:webHidden/>
              </w:rPr>
              <w:instrText xml:space="preserve"> PAGEREF _Toc243933363 \h </w:instrText>
            </w:r>
            <w:r>
              <w:rPr>
                <w:noProof/>
                <w:webHidden/>
              </w:rPr>
            </w:r>
            <w:r>
              <w:rPr>
                <w:noProof/>
                <w:webHidden/>
              </w:rPr>
              <w:fldChar w:fldCharType="separate"/>
            </w:r>
            <w:r>
              <w:rPr>
                <w:noProof/>
                <w:webHidden/>
              </w:rPr>
              <w:t>48</w:t>
            </w:r>
            <w:r>
              <w:rPr>
                <w:noProof/>
                <w:webHidden/>
              </w:rPr>
              <w:fldChar w:fldCharType="end"/>
            </w:r>
          </w:hyperlink>
        </w:p>
        <w:p w14:paraId="6DFE09CD" w14:textId="453DA6D9"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4" w:history="1">
            <w:r w:rsidRPr="00BC033C">
              <w:rPr>
                <w:rStyle w:val="Hyperlink"/>
                <w:noProof/>
              </w:rPr>
              <w:t>4.3.3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3: Estructuración de Paquetes MVC</w:t>
            </w:r>
            <w:r>
              <w:rPr>
                <w:noProof/>
                <w:webHidden/>
              </w:rPr>
              <w:tab/>
            </w:r>
            <w:r>
              <w:rPr>
                <w:noProof/>
                <w:webHidden/>
              </w:rPr>
              <w:fldChar w:fldCharType="begin"/>
            </w:r>
            <w:r>
              <w:rPr>
                <w:noProof/>
                <w:webHidden/>
              </w:rPr>
              <w:instrText xml:space="preserve"> PAGEREF _Toc243933364 \h </w:instrText>
            </w:r>
            <w:r>
              <w:rPr>
                <w:noProof/>
                <w:webHidden/>
              </w:rPr>
            </w:r>
            <w:r>
              <w:rPr>
                <w:noProof/>
                <w:webHidden/>
              </w:rPr>
              <w:fldChar w:fldCharType="separate"/>
            </w:r>
            <w:r>
              <w:rPr>
                <w:noProof/>
                <w:webHidden/>
              </w:rPr>
              <w:t>48</w:t>
            </w:r>
            <w:r>
              <w:rPr>
                <w:noProof/>
                <w:webHidden/>
              </w:rPr>
              <w:fldChar w:fldCharType="end"/>
            </w:r>
          </w:hyperlink>
        </w:p>
        <w:p w14:paraId="45CAF249" w14:textId="735CBF34"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5" w:history="1">
            <w:r w:rsidRPr="00BC033C">
              <w:rPr>
                <w:rStyle w:val="Hyperlink"/>
                <w:noProof/>
              </w:rPr>
              <w:t>4.3.4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4: Implementación de la Capa de Modelo (ConversorService.java)</w:t>
            </w:r>
            <w:r>
              <w:rPr>
                <w:noProof/>
                <w:webHidden/>
              </w:rPr>
              <w:tab/>
            </w:r>
            <w:r>
              <w:rPr>
                <w:noProof/>
                <w:webHidden/>
              </w:rPr>
              <w:fldChar w:fldCharType="begin"/>
            </w:r>
            <w:r>
              <w:rPr>
                <w:noProof/>
                <w:webHidden/>
              </w:rPr>
              <w:instrText xml:space="preserve"> PAGEREF _Toc243933365 \h </w:instrText>
            </w:r>
            <w:r>
              <w:rPr>
                <w:noProof/>
                <w:webHidden/>
              </w:rPr>
            </w:r>
            <w:r>
              <w:rPr>
                <w:noProof/>
                <w:webHidden/>
              </w:rPr>
              <w:fldChar w:fldCharType="separate"/>
            </w:r>
            <w:r>
              <w:rPr>
                <w:noProof/>
                <w:webHidden/>
              </w:rPr>
              <w:t>49</w:t>
            </w:r>
            <w:r>
              <w:rPr>
                <w:noProof/>
                <w:webHidden/>
              </w:rPr>
              <w:fldChar w:fldCharType="end"/>
            </w:r>
          </w:hyperlink>
        </w:p>
        <w:p w14:paraId="15BDBB41" w14:textId="1333BBE3"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6" w:history="1">
            <w:r w:rsidRPr="00BC033C">
              <w:rPr>
                <w:rStyle w:val="Hyperlink"/>
                <w:noProof/>
              </w:rPr>
              <w:t>4.3.5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5: Diseño de Vistas con Formularios Swing</w:t>
            </w:r>
            <w:r>
              <w:rPr>
                <w:noProof/>
                <w:webHidden/>
              </w:rPr>
              <w:tab/>
            </w:r>
            <w:r>
              <w:rPr>
                <w:noProof/>
                <w:webHidden/>
              </w:rPr>
              <w:fldChar w:fldCharType="begin"/>
            </w:r>
            <w:r>
              <w:rPr>
                <w:noProof/>
                <w:webHidden/>
              </w:rPr>
              <w:instrText xml:space="preserve"> PAGEREF _Toc243933366 \h </w:instrText>
            </w:r>
            <w:r>
              <w:rPr>
                <w:noProof/>
                <w:webHidden/>
              </w:rPr>
            </w:r>
            <w:r>
              <w:rPr>
                <w:noProof/>
                <w:webHidden/>
              </w:rPr>
              <w:fldChar w:fldCharType="separate"/>
            </w:r>
            <w:r>
              <w:rPr>
                <w:noProof/>
                <w:webHidden/>
              </w:rPr>
              <w:t>52</w:t>
            </w:r>
            <w:r>
              <w:rPr>
                <w:noProof/>
                <w:webHidden/>
              </w:rPr>
              <w:fldChar w:fldCharType="end"/>
            </w:r>
          </w:hyperlink>
        </w:p>
        <w:p w14:paraId="2AC57333" w14:textId="33ACE0F9"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7" w:history="1">
            <w:r w:rsidRPr="00BC033C">
              <w:rPr>
                <w:rStyle w:val="Hyperlink"/>
                <w:noProof/>
              </w:rPr>
              <w:t>4.3.6</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6: Implementación del Controlador de Eventos (AppControlador.java)</w:t>
            </w:r>
            <w:r>
              <w:rPr>
                <w:noProof/>
                <w:webHidden/>
              </w:rPr>
              <w:tab/>
            </w:r>
            <w:r>
              <w:rPr>
                <w:noProof/>
                <w:webHidden/>
              </w:rPr>
              <w:fldChar w:fldCharType="begin"/>
            </w:r>
            <w:r>
              <w:rPr>
                <w:noProof/>
                <w:webHidden/>
              </w:rPr>
              <w:instrText xml:space="preserve"> PAGEREF _Toc243933367 \h </w:instrText>
            </w:r>
            <w:r>
              <w:rPr>
                <w:noProof/>
                <w:webHidden/>
              </w:rPr>
            </w:r>
            <w:r>
              <w:rPr>
                <w:noProof/>
                <w:webHidden/>
              </w:rPr>
              <w:fldChar w:fldCharType="separate"/>
            </w:r>
            <w:r>
              <w:rPr>
                <w:noProof/>
                <w:webHidden/>
              </w:rPr>
              <w:t>53</w:t>
            </w:r>
            <w:r>
              <w:rPr>
                <w:noProof/>
                <w:webHidden/>
              </w:rPr>
              <w:fldChar w:fldCharType="end"/>
            </w:r>
          </w:hyperlink>
        </w:p>
        <w:p w14:paraId="73E1230C" w14:textId="4341B06D"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8" w:history="1">
            <w:r w:rsidRPr="00BC033C">
              <w:rPr>
                <w:rStyle w:val="Hyperlink"/>
                <w:noProof/>
              </w:rPr>
              <w:t>4.4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Cliente Móvil</w:t>
            </w:r>
            <w:r>
              <w:rPr>
                <w:noProof/>
                <w:webHidden/>
              </w:rPr>
              <w:tab/>
            </w:r>
            <w:r>
              <w:rPr>
                <w:noProof/>
                <w:webHidden/>
              </w:rPr>
              <w:fldChar w:fldCharType="begin"/>
            </w:r>
            <w:r>
              <w:rPr>
                <w:noProof/>
                <w:webHidden/>
              </w:rPr>
              <w:instrText xml:space="preserve"> PAGEREF _Toc243933368 \h </w:instrText>
            </w:r>
            <w:r>
              <w:rPr>
                <w:noProof/>
                <w:webHidden/>
              </w:rPr>
            </w:r>
            <w:r>
              <w:rPr>
                <w:noProof/>
                <w:webHidden/>
              </w:rPr>
              <w:fldChar w:fldCharType="separate"/>
            </w:r>
            <w:r>
              <w:rPr>
                <w:noProof/>
                <w:webHidden/>
              </w:rPr>
              <w:t>55</w:t>
            </w:r>
            <w:r>
              <w:rPr>
                <w:noProof/>
                <w:webHidden/>
              </w:rPr>
              <w:fldChar w:fldCharType="end"/>
            </w:r>
          </w:hyperlink>
        </w:p>
        <w:p w14:paraId="1F0A740E" w14:textId="68E6E9D4"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69" w:history="1">
            <w:r w:rsidRPr="00BC033C">
              <w:rPr>
                <w:rStyle w:val="Hyperlink"/>
                <w:noProof/>
              </w:rPr>
              <w:t>4.4.1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 Creación y Configuración del Proyecto Android en Gradle</w:t>
            </w:r>
            <w:r>
              <w:rPr>
                <w:noProof/>
                <w:webHidden/>
              </w:rPr>
              <w:tab/>
            </w:r>
            <w:r>
              <w:rPr>
                <w:noProof/>
                <w:webHidden/>
              </w:rPr>
              <w:fldChar w:fldCharType="begin"/>
            </w:r>
            <w:r>
              <w:rPr>
                <w:noProof/>
                <w:webHidden/>
              </w:rPr>
              <w:instrText xml:space="preserve"> PAGEREF _Toc243933369 \h </w:instrText>
            </w:r>
            <w:r>
              <w:rPr>
                <w:noProof/>
                <w:webHidden/>
              </w:rPr>
            </w:r>
            <w:r>
              <w:rPr>
                <w:noProof/>
                <w:webHidden/>
              </w:rPr>
              <w:fldChar w:fldCharType="separate"/>
            </w:r>
            <w:r>
              <w:rPr>
                <w:noProof/>
                <w:webHidden/>
              </w:rPr>
              <w:t>55</w:t>
            </w:r>
            <w:r>
              <w:rPr>
                <w:noProof/>
                <w:webHidden/>
              </w:rPr>
              <w:fldChar w:fldCharType="end"/>
            </w:r>
          </w:hyperlink>
        </w:p>
        <w:p w14:paraId="6F12F7C1" w14:textId="4C92A768"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0" w:history="1">
            <w:r w:rsidRPr="00BC033C">
              <w:rPr>
                <w:rStyle w:val="Hyperlink"/>
                <w:noProof/>
              </w:rPr>
              <w:t>4.4.2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2: Estructuración Modular bajo el Patrón MVC</w:t>
            </w:r>
            <w:r>
              <w:rPr>
                <w:noProof/>
                <w:webHidden/>
              </w:rPr>
              <w:tab/>
            </w:r>
            <w:r>
              <w:rPr>
                <w:noProof/>
                <w:webHidden/>
              </w:rPr>
              <w:fldChar w:fldCharType="begin"/>
            </w:r>
            <w:r>
              <w:rPr>
                <w:noProof/>
                <w:webHidden/>
              </w:rPr>
              <w:instrText xml:space="preserve"> PAGEREF _Toc243933370 \h </w:instrText>
            </w:r>
            <w:r>
              <w:rPr>
                <w:noProof/>
                <w:webHidden/>
              </w:rPr>
            </w:r>
            <w:r>
              <w:rPr>
                <w:noProof/>
                <w:webHidden/>
              </w:rPr>
              <w:fldChar w:fldCharType="separate"/>
            </w:r>
            <w:r>
              <w:rPr>
                <w:noProof/>
                <w:webHidden/>
              </w:rPr>
              <w:t>55</w:t>
            </w:r>
            <w:r>
              <w:rPr>
                <w:noProof/>
                <w:webHidden/>
              </w:rPr>
              <w:fldChar w:fldCharType="end"/>
            </w:r>
          </w:hyperlink>
        </w:p>
        <w:p w14:paraId="45B78992" w14:textId="2915A670"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1" w:history="1">
            <w:r w:rsidRPr="00BC033C">
              <w:rPr>
                <w:rStyle w:val="Hyperlink"/>
                <w:noProof/>
              </w:rPr>
              <w:t>4.4.3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3: Implementación de la Capa de Modelo y Despacho REST Asíncrono</w:t>
            </w:r>
            <w:r>
              <w:rPr>
                <w:noProof/>
                <w:webHidden/>
              </w:rPr>
              <w:tab/>
            </w:r>
            <w:r>
              <w:rPr>
                <w:noProof/>
                <w:webHidden/>
              </w:rPr>
              <w:fldChar w:fldCharType="begin"/>
            </w:r>
            <w:r>
              <w:rPr>
                <w:noProof/>
                <w:webHidden/>
              </w:rPr>
              <w:instrText xml:space="preserve"> PAGEREF _Toc243933371 \h </w:instrText>
            </w:r>
            <w:r>
              <w:rPr>
                <w:noProof/>
                <w:webHidden/>
              </w:rPr>
            </w:r>
            <w:r>
              <w:rPr>
                <w:noProof/>
                <w:webHidden/>
              </w:rPr>
              <w:fldChar w:fldCharType="separate"/>
            </w:r>
            <w:r>
              <w:rPr>
                <w:noProof/>
                <w:webHidden/>
              </w:rPr>
              <w:t>56</w:t>
            </w:r>
            <w:r>
              <w:rPr>
                <w:noProof/>
                <w:webHidden/>
              </w:rPr>
              <w:fldChar w:fldCharType="end"/>
            </w:r>
          </w:hyperlink>
        </w:p>
        <w:p w14:paraId="2D257397" w14:textId="6F53A12F"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2" w:history="1">
            <w:r w:rsidRPr="00BC033C">
              <w:rPr>
                <w:rStyle w:val="Hyperlink"/>
                <w:noProof/>
              </w:rPr>
              <w:t>4.4.4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4: Diseño de Layouts XML</w:t>
            </w:r>
            <w:r>
              <w:rPr>
                <w:noProof/>
                <w:webHidden/>
              </w:rPr>
              <w:tab/>
            </w:r>
            <w:r>
              <w:rPr>
                <w:noProof/>
                <w:webHidden/>
              </w:rPr>
              <w:fldChar w:fldCharType="begin"/>
            </w:r>
            <w:r>
              <w:rPr>
                <w:noProof/>
                <w:webHidden/>
              </w:rPr>
              <w:instrText xml:space="preserve"> PAGEREF _Toc243933372 \h </w:instrText>
            </w:r>
            <w:r>
              <w:rPr>
                <w:noProof/>
                <w:webHidden/>
              </w:rPr>
            </w:r>
            <w:r>
              <w:rPr>
                <w:noProof/>
                <w:webHidden/>
              </w:rPr>
              <w:fldChar w:fldCharType="separate"/>
            </w:r>
            <w:r>
              <w:rPr>
                <w:noProof/>
                <w:webHidden/>
              </w:rPr>
              <w:t>59</w:t>
            </w:r>
            <w:r>
              <w:rPr>
                <w:noProof/>
                <w:webHidden/>
              </w:rPr>
              <w:fldChar w:fldCharType="end"/>
            </w:r>
          </w:hyperlink>
        </w:p>
        <w:p w14:paraId="10D0419F" w14:textId="2C660D22"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3" w:history="1">
            <w:r w:rsidRPr="00BC033C">
              <w:rPr>
                <w:rStyle w:val="Hyperlink"/>
                <w:noProof/>
              </w:rPr>
              <w:t>4.4.5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5: Implementación de Actividades y Controlador Móvil</w:t>
            </w:r>
            <w:r>
              <w:rPr>
                <w:noProof/>
                <w:webHidden/>
              </w:rPr>
              <w:tab/>
            </w:r>
            <w:r>
              <w:rPr>
                <w:noProof/>
                <w:webHidden/>
              </w:rPr>
              <w:fldChar w:fldCharType="begin"/>
            </w:r>
            <w:r>
              <w:rPr>
                <w:noProof/>
                <w:webHidden/>
              </w:rPr>
              <w:instrText xml:space="preserve"> PAGEREF _Toc243933373 \h </w:instrText>
            </w:r>
            <w:r>
              <w:rPr>
                <w:noProof/>
                <w:webHidden/>
              </w:rPr>
            </w:r>
            <w:r>
              <w:rPr>
                <w:noProof/>
                <w:webHidden/>
              </w:rPr>
              <w:fldChar w:fldCharType="separate"/>
            </w:r>
            <w:r>
              <w:rPr>
                <w:noProof/>
                <w:webHidden/>
              </w:rPr>
              <w:t>68</w:t>
            </w:r>
            <w:r>
              <w:rPr>
                <w:noProof/>
                <w:webHidden/>
              </w:rPr>
              <w:fldChar w:fldCharType="end"/>
            </w:r>
          </w:hyperlink>
        </w:p>
        <w:p w14:paraId="20723B78" w14:textId="7F895C20" w:rsidR="006E4F9C" w:rsidRDefault="006E4F9C">
          <w:pPr>
            <w:pStyle w:val="TOC2"/>
            <w:tabs>
              <w:tab w:val="left" w:pos="9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4" w:history="1">
            <w:r w:rsidRPr="00BC033C">
              <w:rPr>
                <w:rStyle w:val="Hyperlink"/>
                <w:noProof/>
              </w:rPr>
              <w:t>4.5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Cliente Web</w:t>
            </w:r>
            <w:r>
              <w:rPr>
                <w:noProof/>
                <w:webHidden/>
              </w:rPr>
              <w:tab/>
            </w:r>
            <w:r>
              <w:rPr>
                <w:noProof/>
                <w:webHidden/>
              </w:rPr>
              <w:fldChar w:fldCharType="begin"/>
            </w:r>
            <w:r>
              <w:rPr>
                <w:noProof/>
                <w:webHidden/>
              </w:rPr>
              <w:instrText xml:space="preserve"> PAGEREF _Toc243933374 \h </w:instrText>
            </w:r>
            <w:r>
              <w:rPr>
                <w:noProof/>
                <w:webHidden/>
              </w:rPr>
            </w:r>
            <w:r>
              <w:rPr>
                <w:noProof/>
                <w:webHidden/>
              </w:rPr>
              <w:fldChar w:fldCharType="separate"/>
            </w:r>
            <w:r>
              <w:rPr>
                <w:noProof/>
                <w:webHidden/>
              </w:rPr>
              <w:t>70</w:t>
            </w:r>
            <w:r>
              <w:rPr>
                <w:noProof/>
                <w:webHidden/>
              </w:rPr>
              <w:fldChar w:fldCharType="end"/>
            </w:r>
          </w:hyperlink>
        </w:p>
        <w:p w14:paraId="596021BD" w14:textId="465C3CD0"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5" w:history="1">
            <w:r w:rsidRPr="00BC033C">
              <w:rPr>
                <w:rStyle w:val="Hyperlink"/>
                <w:noProof/>
              </w:rPr>
              <w:t>4.5.1</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1: Creación del Proyecto Web Jakarta Faces en NetBeans</w:t>
            </w:r>
            <w:r>
              <w:rPr>
                <w:noProof/>
                <w:webHidden/>
              </w:rPr>
              <w:tab/>
            </w:r>
            <w:r>
              <w:rPr>
                <w:noProof/>
                <w:webHidden/>
              </w:rPr>
              <w:fldChar w:fldCharType="begin"/>
            </w:r>
            <w:r>
              <w:rPr>
                <w:noProof/>
                <w:webHidden/>
              </w:rPr>
              <w:instrText xml:space="preserve"> PAGEREF _Toc243933375 \h </w:instrText>
            </w:r>
            <w:r>
              <w:rPr>
                <w:noProof/>
                <w:webHidden/>
              </w:rPr>
            </w:r>
            <w:r>
              <w:rPr>
                <w:noProof/>
                <w:webHidden/>
              </w:rPr>
              <w:fldChar w:fldCharType="separate"/>
            </w:r>
            <w:r>
              <w:rPr>
                <w:noProof/>
                <w:webHidden/>
              </w:rPr>
              <w:t>70</w:t>
            </w:r>
            <w:r>
              <w:rPr>
                <w:noProof/>
                <w:webHidden/>
              </w:rPr>
              <w:fldChar w:fldCharType="end"/>
            </w:r>
          </w:hyperlink>
        </w:p>
        <w:p w14:paraId="57FB43DF" w14:textId="1C391D7B"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6" w:history="1">
            <w:r w:rsidRPr="00BC033C">
              <w:rPr>
                <w:rStyle w:val="Hyperlink"/>
                <w:noProof/>
              </w:rPr>
              <w:t>4.5.2</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2: Configuración del Entorno JSF y Descriptores</w:t>
            </w:r>
            <w:r>
              <w:rPr>
                <w:noProof/>
                <w:webHidden/>
              </w:rPr>
              <w:tab/>
            </w:r>
            <w:r>
              <w:rPr>
                <w:noProof/>
                <w:webHidden/>
              </w:rPr>
              <w:fldChar w:fldCharType="begin"/>
            </w:r>
            <w:r>
              <w:rPr>
                <w:noProof/>
                <w:webHidden/>
              </w:rPr>
              <w:instrText xml:space="preserve"> PAGEREF _Toc243933376 \h </w:instrText>
            </w:r>
            <w:r>
              <w:rPr>
                <w:noProof/>
                <w:webHidden/>
              </w:rPr>
            </w:r>
            <w:r>
              <w:rPr>
                <w:noProof/>
                <w:webHidden/>
              </w:rPr>
              <w:fldChar w:fldCharType="separate"/>
            </w:r>
            <w:r>
              <w:rPr>
                <w:noProof/>
                <w:webHidden/>
              </w:rPr>
              <w:t>71</w:t>
            </w:r>
            <w:r>
              <w:rPr>
                <w:noProof/>
                <w:webHidden/>
              </w:rPr>
              <w:fldChar w:fldCharType="end"/>
            </w:r>
          </w:hyperlink>
        </w:p>
        <w:p w14:paraId="5D67B7A6" w14:textId="0F1E827C"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7" w:history="1">
            <w:r w:rsidRPr="00BC033C">
              <w:rPr>
                <w:rStyle w:val="Hyperlink"/>
                <w:noProof/>
              </w:rPr>
              <w:t>4.5.3</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3: Estructuración MVC en Jakarta Faces</w:t>
            </w:r>
            <w:r>
              <w:rPr>
                <w:noProof/>
                <w:webHidden/>
              </w:rPr>
              <w:tab/>
            </w:r>
            <w:r>
              <w:rPr>
                <w:noProof/>
                <w:webHidden/>
              </w:rPr>
              <w:fldChar w:fldCharType="begin"/>
            </w:r>
            <w:r>
              <w:rPr>
                <w:noProof/>
                <w:webHidden/>
              </w:rPr>
              <w:instrText xml:space="preserve"> PAGEREF _Toc243933377 \h </w:instrText>
            </w:r>
            <w:r>
              <w:rPr>
                <w:noProof/>
                <w:webHidden/>
              </w:rPr>
            </w:r>
            <w:r>
              <w:rPr>
                <w:noProof/>
                <w:webHidden/>
              </w:rPr>
              <w:fldChar w:fldCharType="separate"/>
            </w:r>
            <w:r>
              <w:rPr>
                <w:noProof/>
                <w:webHidden/>
              </w:rPr>
              <w:t>72</w:t>
            </w:r>
            <w:r>
              <w:rPr>
                <w:noProof/>
                <w:webHidden/>
              </w:rPr>
              <w:fldChar w:fldCharType="end"/>
            </w:r>
          </w:hyperlink>
        </w:p>
        <w:p w14:paraId="6EFD3BE2" w14:textId="004F5B7F"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8" w:history="1">
            <w:r w:rsidRPr="00BC033C">
              <w:rPr>
                <w:rStyle w:val="Hyperlink"/>
                <w:noProof/>
              </w:rPr>
              <w:t>4.5.4</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4: Implementación de la Capa de Modelo (ConversorService.java)</w:t>
            </w:r>
            <w:r>
              <w:rPr>
                <w:noProof/>
                <w:webHidden/>
              </w:rPr>
              <w:tab/>
            </w:r>
            <w:r>
              <w:rPr>
                <w:noProof/>
                <w:webHidden/>
              </w:rPr>
              <w:fldChar w:fldCharType="begin"/>
            </w:r>
            <w:r>
              <w:rPr>
                <w:noProof/>
                <w:webHidden/>
              </w:rPr>
              <w:instrText xml:space="preserve"> PAGEREF _Toc243933378 \h </w:instrText>
            </w:r>
            <w:r>
              <w:rPr>
                <w:noProof/>
                <w:webHidden/>
              </w:rPr>
            </w:r>
            <w:r>
              <w:rPr>
                <w:noProof/>
                <w:webHidden/>
              </w:rPr>
              <w:fldChar w:fldCharType="separate"/>
            </w:r>
            <w:r>
              <w:rPr>
                <w:noProof/>
                <w:webHidden/>
              </w:rPr>
              <w:t>72</w:t>
            </w:r>
            <w:r>
              <w:rPr>
                <w:noProof/>
                <w:webHidden/>
              </w:rPr>
              <w:fldChar w:fldCharType="end"/>
            </w:r>
          </w:hyperlink>
        </w:p>
        <w:p w14:paraId="03EF527A" w14:textId="670FC201"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79" w:history="1">
            <w:r w:rsidRPr="00BC033C">
              <w:rPr>
                <w:rStyle w:val="Hyperlink"/>
                <w:noProof/>
              </w:rPr>
              <w:t>4.5.5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5: Implementación de Managed Beans Controladores con CDI</w:t>
            </w:r>
            <w:r>
              <w:rPr>
                <w:noProof/>
                <w:webHidden/>
              </w:rPr>
              <w:tab/>
            </w:r>
            <w:r>
              <w:rPr>
                <w:noProof/>
                <w:webHidden/>
              </w:rPr>
              <w:fldChar w:fldCharType="begin"/>
            </w:r>
            <w:r>
              <w:rPr>
                <w:noProof/>
                <w:webHidden/>
              </w:rPr>
              <w:instrText xml:space="preserve"> PAGEREF _Toc243933379 \h </w:instrText>
            </w:r>
            <w:r>
              <w:rPr>
                <w:noProof/>
                <w:webHidden/>
              </w:rPr>
            </w:r>
            <w:r>
              <w:rPr>
                <w:noProof/>
                <w:webHidden/>
              </w:rPr>
              <w:fldChar w:fldCharType="separate"/>
            </w:r>
            <w:r>
              <w:rPr>
                <w:noProof/>
                <w:webHidden/>
              </w:rPr>
              <w:t>76</w:t>
            </w:r>
            <w:r>
              <w:rPr>
                <w:noProof/>
                <w:webHidden/>
              </w:rPr>
              <w:fldChar w:fldCharType="end"/>
            </w:r>
          </w:hyperlink>
        </w:p>
        <w:p w14:paraId="0F3BD216" w14:textId="2D467670" w:rsidR="006E4F9C" w:rsidRDefault="006E4F9C">
          <w:pPr>
            <w:pStyle w:val="TOC3"/>
            <w:tabs>
              <w:tab w:val="left" w:pos="144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80" w:history="1">
            <w:r w:rsidRPr="00BC033C">
              <w:rPr>
                <w:rStyle w:val="Hyperlink"/>
                <w:noProof/>
              </w:rPr>
              <w:t>4.5.6</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Paso 6: Diseño de Vistas Web con Facelets (XHTML)</w:t>
            </w:r>
            <w:r>
              <w:rPr>
                <w:noProof/>
                <w:webHidden/>
              </w:rPr>
              <w:tab/>
            </w:r>
            <w:r>
              <w:rPr>
                <w:noProof/>
                <w:webHidden/>
              </w:rPr>
              <w:fldChar w:fldCharType="begin"/>
            </w:r>
            <w:r>
              <w:rPr>
                <w:noProof/>
                <w:webHidden/>
              </w:rPr>
              <w:instrText xml:space="preserve"> PAGEREF _Toc243933380 \h </w:instrText>
            </w:r>
            <w:r>
              <w:rPr>
                <w:noProof/>
                <w:webHidden/>
              </w:rPr>
            </w:r>
            <w:r>
              <w:rPr>
                <w:noProof/>
                <w:webHidden/>
              </w:rPr>
              <w:fldChar w:fldCharType="separate"/>
            </w:r>
            <w:r>
              <w:rPr>
                <w:noProof/>
                <w:webHidden/>
              </w:rPr>
              <w:t>80</w:t>
            </w:r>
            <w:r>
              <w:rPr>
                <w:noProof/>
                <w:webHidden/>
              </w:rPr>
              <w:fldChar w:fldCharType="end"/>
            </w:r>
          </w:hyperlink>
        </w:p>
        <w:p w14:paraId="04F75F93" w14:textId="72BE369D" w:rsidR="006E4F9C" w:rsidRDefault="006E4F9C">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81" w:history="1">
            <w:r w:rsidRPr="00BC033C">
              <w:rPr>
                <w:rStyle w:val="Hyperlink"/>
                <w:noProof/>
              </w:rPr>
              <w:t>5</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CONCLUSIONES</w:t>
            </w:r>
            <w:r>
              <w:rPr>
                <w:noProof/>
                <w:webHidden/>
              </w:rPr>
              <w:tab/>
            </w:r>
            <w:r>
              <w:rPr>
                <w:noProof/>
                <w:webHidden/>
              </w:rPr>
              <w:fldChar w:fldCharType="begin"/>
            </w:r>
            <w:r>
              <w:rPr>
                <w:noProof/>
                <w:webHidden/>
              </w:rPr>
              <w:instrText xml:space="preserve"> PAGEREF _Toc243933381 \h </w:instrText>
            </w:r>
            <w:r>
              <w:rPr>
                <w:noProof/>
                <w:webHidden/>
              </w:rPr>
            </w:r>
            <w:r>
              <w:rPr>
                <w:noProof/>
                <w:webHidden/>
              </w:rPr>
              <w:fldChar w:fldCharType="separate"/>
            </w:r>
            <w:r>
              <w:rPr>
                <w:noProof/>
                <w:webHidden/>
              </w:rPr>
              <w:t>84</w:t>
            </w:r>
            <w:r>
              <w:rPr>
                <w:noProof/>
                <w:webHidden/>
              </w:rPr>
              <w:fldChar w:fldCharType="end"/>
            </w:r>
          </w:hyperlink>
        </w:p>
        <w:p w14:paraId="211A4C1E" w14:textId="316ACB8B" w:rsidR="006E4F9C" w:rsidRDefault="006E4F9C">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82" w:history="1">
            <w:r w:rsidRPr="00BC033C">
              <w:rPr>
                <w:rStyle w:val="Hyperlink"/>
                <w:noProof/>
              </w:rPr>
              <w:t>6</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RECOMENDACIONES</w:t>
            </w:r>
            <w:r>
              <w:rPr>
                <w:noProof/>
                <w:webHidden/>
              </w:rPr>
              <w:tab/>
            </w:r>
            <w:r>
              <w:rPr>
                <w:noProof/>
                <w:webHidden/>
              </w:rPr>
              <w:fldChar w:fldCharType="begin"/>
            </w:r>
            <w:r>
              <w:rPr>
                <w:noProof/>
                <w:webHidden/>
              </w:rPr>
              <w:instrText xml:space="preserve"> PAGEREF _Toc243933382 \h </w:instrText>
            </w:r>
            <w:r>
              <w:rPr>
                <w:noProof/>
                <w:webHidden/>
              </w:rPr>
            </w:r>
            <w:r>
              <w:rPr>
                <w:noProof/>
                <w:webHidden/>
              </w:rPr>
              <w:fldChar w:fldCharType="separate"/>
            </w:r>
            <w:r>
              <w:rPr>
                <w:noProof/>
                <w:webHidden/>
              </w:rPr>
              <w:t>84</w:t>
            </w:r>
            <w:r>
              <w:rPr>
                <w:noProof/>
                <w:webHidden/>
              </w:rPr>
              <w:fldChar w:fldCharType="end"/>
            </w:r>
          </w:hyperlink>
        </w:p>
        <w:p w14:paraId="08E6D9D8" w14:textId="10AE64BC" w:rsidR="006E4F9C" w:rsidRDefault="006E4F9C">
          <w:pPr>
            <w:pStyle w:val="TOC1"/>
            <w:tabs>
              <w:tab w:val="left" w:pos="560"/>
              <w:tab w:val="right" w:leader="dot" w:pos="9016"/>
            </w:tabs>
            <w:rPr>
              <w:rFonts w:asciiTheme="minorHAnsi" w:eastAsiaTheme="minorEastAsia" w:hAnsiTheme="minorHAnsi" w:cstheme="minorBidi"/>
              <w:bCs w:val="0"/>
              <w:noProof/>
              <w:kern w:val="2"/>
              <w:sz w:val="24"/>
              <w:szCs w:val="24"/>
              <w:lang w:val="es-EC"/>
              <w14:ligatures w14:val="standardContextual"/>
            </w:rPr>
          </w:pPr>
          <w:hyperlink w:anchor="_Toc243933383" w:history="1">
            <w:r w:rsidRPr="00BC033C">
              <w:rPr>
                <w:rStyle w:val="Hyperlink"/>
                <w:noProof/>
              </w:rPr>
              <w:t>7</w:t>
            </w:r>
            <w:r>
              <w:rPr>
                <w:rFonts w:asciiTheme="minorHAnsi" w:eastAsiaTheme="minorEastAsia" w:hAnsiTheme="minorHAnsi" w:cstheme="minorBidi"/>
                <w:bCs w:val="0"/>
                <w:noProof/>
                <w:kern w:val="2"/>
                <w:sz w:val="24"/>
                <w:szCs w:val="24"/>
                <w:lang w:val="es-EC"/>
                <w14:ligatures w14:val="standardContextual"/>
              </w:rPr>
              <w:tab/>
            </w:r>
            <w:r w:rsidRPr="00BC033C">
              <w:rPr>
                <w:rStyle w:val="Hyperlink"/>
                <w:noProof/>
              </w:rPr>
              <w:t>REFERENCIAS BIBLIOGRÁFICAS</w:t>
            </w:r>
            <w:r>
              <w:rPr>
                <w:noProof/>
                <w:webHidden/>
              </w:rPr>
              <w:tab/>
            </w:r>
            <w:r>
              <w:rPr>
                <w:noProof/>
                <w:webHidden/>
              </w:rPr>
              <w:fldChar w:fldCharType="begin"/>
            </w:r>
            <w:r>
              <w:rPr>
                <w:noProof/>
                <w:webHidden/>
              </w:rPr>
              <w:instrText xml:space="preserve"> PAGEREF _Toc243933383 \h </w:instrText>
            </w:r>
            <w:r>
              <w:rPr>
                <w:noProof/>
                <w:webHidden/>
              </w:rPr>
            </w:r>
            <w:r>
              <w:rPr>
                <w:noProof/>
                <w:webHidden/>
              </w:rPr>
              <w:fldChar w:fldCharType="separate"/>
            </w:r>
            <w:r>
              <w:rPr>
                <w:noProof/>
                <w:webHidden/>
              </w:rPr>
              <w:t>85</w:t>
            </w:r>
            <w:r>
              <w:rPr>
                <w:noProof/>
                <w:webHidden/>
              </w:rPr>
              <w:fldChar w:fldCharType="end"/>
            </w:r>
          </w:hyperlink>
        </w:p>
        <w:p w14:paraId="58E6D7DB" w14:textId="1B3FD6C3" w:rsidR="00711B29" w:rsidRDefault="00711B29" w:rsidP="00C47985">
          <w:r>
            <w:rPr>
              <w:noProof/>
            </w:rPr>
            <w:fldChar w:fldCharType="end"/>
          </w:r>
        </w:p>
      </w:sdtContent>
    </w:sdt>
    <w:p w14:paraId="553CBD67" w14:textId="006AE945" w:rsidR="00711B29" w:rsidRPr="00DA3262" w:rsidRDefault="00711B29" w:rsidP="00DA3262">
      <w:pPr>
        <w:pStyle w:val="TOC4"/>
        <w:rPr>
          <w:bCs w:val="0"/>
        </w:rPr>
      </w:pPr>
      <w:r w:rsidRPr="00DA3262">
        <w:rPr>
          <w:bCs w:val="0"/>
        </w:rPr>
        <w:t>ÍNDICE DE ILUSTRACIONES</w:t>
      </w:r>
    </w:p>
    <w:p w14:paraId="041D050F" w14:textId="3B76BCFB"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r w:rsidRPr="00DA3262">
        <w:rPr>
          <w:b w:val="0"/>
        </w:rPr>
        <w:fldChar w:fldCharType="begin"/>
      </w:r>
      <w:r w:rsidRPr="00DA3262">
        <w:rPr>
          <w:b w:val="0"/>
        </w:rPr>
        <w:instrText xml:space="preserve"> TOC \o "4-4" \h \z \u </w:instrText>
      </w:r>
      <w:r w:rsidRPr="00DA3262">
        <w:rPr>
          <w:b w:val="0"/>
        </w:rPr>
        <w:fldChar w:fldCharType="separate"/>
      </w:r>
      <w:hyperlink w:anchor="_Toc243926309" w:history="1">
        <w:r w:rsidRPr="00DA3262">
          <w:rPr>
            <w:rStyle w:val="Hyperlink"/>
            <w:b w:val="0"/>
            <w:noProof/>
          </w:rPr>
          <w:t>Figura 1 Creación de Servidor Payara en NetBeans</w:t>
        </w:r>
        <w:r w:rsidRPr="00DA3262">
          <w:rPr>
            <w:b w:val="0"/>
            <w:noProof/>
            <w:webHidden/>
          </w:rPr>
          <w:tab/>
        </w:r>
        <w:r w:rsidRPr="00DA3262">
          <w:rPr>
            <w:b w:val="0"/>
            <w:noProof/>
            <w:webHidden/>
          </w:rPr>
          <w:fldChar w:fldCharType="begin"/>
        </w:r>
        <w:r w:rsidRPr="00DA3262">
          <w:rPr>
            <w:b w:val="0"/>
            <w:noProof/>
            <w:webHidden/>
          </w:rPr>
          <w:instrText xml:space="preserve"> PAGEREF _Toc243926309 \h </w:instrText>
        </w:r>
        <w:r w:rsidRPr="00DA3262">
          <w:rPr>
            <w:b w:val="0"/>
            <w:noProof/>
            <w:webHidden/>
          </w:rPr>
        </w:r>
        <w:r w:rsidRPr="00DA3262">
          <w:rPr>
            <w:b w:val="0"/>
            <w:noProof/>
            <w:webHidden/>
          </w:rPr>
          <w:fldChar w:fldCharType="separate"/>
        </w:r>
        <w:r w:rsidRPr="00DA3262">
          <w:rPr>
            <w:b w:val="0"/>
            <w:noProof/>
            <w:webHidden/>
          </w:rPr>
          <w:t>8</w:t>
        </w:r>
        <w:r w:rsidRPr="00DA3262">
          <w:rPr>
            <w:b w:val="0"/>
            <w:noProof/>
            <w:webHidden/>
          </w:rPr>
          <w:fldChar w:fldCharType="end"/>
        </w:r>
      </w:hyperlink>
    </w:p>
    <w:p w14:paraId="6857BBD5" w14:textId="7D36C7B5"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0" w:history="1">
        <w:r w:rsidRPr="00DA3262">
          <w:rPr>
            <w:rStyle w:val="Hyperlink"/>
            <w:b w:val="0"/>
            <w:noProof/>
          </w:rPr>
          <w:t>Figura 2 Configuración básica del servidor Payara</w:t>
        </w:r>
        <w:r w:rsidRPr="00DA3262">
          <w:rPr>
            <w:b w:val="0"/>
            <w:noProof/>
            <w:webHidden/>
          </w:rPr>
          <w:tab/>
        </w:r>
        <w:r w:rsidRPr="00DA3262">
          <w:rPr>
            <w:b w:val="0"/>
            <w:noProof/>
            <w:webHidden/>
          </w:rPr>
          <w:fldChar w:fldCharType="begin"/>
        </w:r>
        <w:r w:rsidRPr="00DA3262">
          <w:rPr>
            <w:b w:val="0"/>
            <w:noProof/>
            <w:webHidden/>
          </w:rPr>
          <w:instrText xml:space="preserve"> PAGEREF _Toc243926310 \h </w:instrText>
        </w:r>
        <w:r w:rsidRPr="00DA3262">
          <w:rPr>
            <w:b w:val="0"/>
            <w:noProof/>
            <w:webHidden/>
          </w:rPr>
        </w:r>
        <w:r w:rsidRPr="00DA3262">
          <w:rPr>
            <w:b w:val="0"/>
            <w:noProof/>
            <w:webHidden/>
          </w:rPr>
          <w:fldChar w:fldCharType="separate"/>
        </w:r>
        <w:r w:rsidRPr="00DA3262">
          <w:rPr>
            <w:b w:val="0"/>
            <w:noProof/>
            <w:webHidden/>
          </w:rPr>
          <w:t>9</w:t>
        </w:r>
        <w:r w:rsidRPr="00DA3262">
          <w:rPr>
            <w:b w:val="0"/>
            <w:noProof/>
            <w:webHidden/>
          </w:rPr>
          <w:fldChar w:fldCharType="end"/>
        </w:r>
      </w:hyperlink>
    </w:p>
    <w:p w14:paraId="08CDBABE" w14:textId="252CC345"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1" w:history="1">
        <w:r w:rsidRPr="00DA3262">
          <w:rPr>
            <w:rStyle w:val="Hyperlink"/>
            <w:b w:val="0"/>
            <w:noProof/>
          </w:rPr>
          <w:t>Figura 3 Configuración avanzada del servidor Payara</w:t>
        </w:r>
        <w:r w:rsidRPr="00DA3262">
          <w:rPr>
            <w:b w:val="0"/>
            <w:noProof/>
            <w:webHidden/>
          </w:rPr>
          <w:tab/>
        </w:r>
        <w:r w:rsidRPr="00DA3262">
          <w:rPr>
            <w:b w:val="0"/>
            <w:noProof/>
            <w:webHidden/>
          </w:rPr>
          <w:fldChar w:fldCharType="begin"/>
        </w:r>
        <w:r w:rsidRPr="00DA3262">
          <w:rPr>
            <w:b w:val="0"/>
            <w:noProof/>
            <w:webHidden/>
          </w:rPr>
          <w:instrText xml:space="preserve"> PAGEREF _Toc243926311 \h </w:instrText>
        </w:r>
        <w:r w:rsidRPr="00DA3262">
          <w:rPr>
            <w:b w:val="0"/>
            <w:noProof/>
            <w:webHidden/>
          </w:rPr>
        </w:r>
        <w:r w:rsidRPr="00DA3262">
          <w:rPr>
            <w:b w:val="0"/>
            <w:noProof/>
            <w:webHidden/>
          </w:rPr>
          <w:fldChar w:fldCharType="separate"/>
        </w:r>
        <w:r w:rsidRPr="00DA3262">
          <w:rPr>
            <w:b w:val="0"/>
            <w:noProof/>
            <w:webHidden/>
          </w:rPr>
          <w:t>9</w:t>
        </w:r>
        <w:r w:rsidRPr="00DA3262">
          <w:rPr>
            <w:b w:val="0"/>
            <w:noProof/>
            <w:webHidden/>
          </w:rPr>
          <w:fldChar w:fldCharType="end"/>
        </w:r>
      </w:hyperlink>
    </w:p>
    <w:p w14:paraId="5781AEC3" w14:textId="1ADB57D9"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2" w:history="1">
        <w:r w:rsidRPr="00DA3262">
          <w:rPr>
            <w:rStyle w:val="Hyperlink"/>
            <w:b w:val="0"/>
            <w:noProof/>
          </w:rPr>
          <w:t>Figura 4 Creación de Proyecto Tipo Aplicación Web REST</w:t>
        </w:r>
        <w:r w:rsidRPr="00DA3262">
          <w:rPr>
            <w:b w:val="0"/>
            <w:noProof/>
            <w:webHidden/>
          </w:rPr>
          <w:tab/>
        </w:r>
        <w:r w:rsidRPr="00DA3262">
          <w:rPr>
            <w:b w:val="0"/>
            <w:noProof/>
            <w:webHidden/>
          </w:rPr>
          <w:fldChar w:fldCharType="begin"/>
        </w:r>
        <w:r w:rsidRPr="00DA3262">
          <w:rPr>
            <w:b w:val="0"/>
            <w:noProof/>
            <w:webHidden/>
          </w:rPr>
          <w:instrText xml:space="preserve"> PAGEREF _Toc243926312 \h </w:instrText>
        </w:r>
        <w:r w:rsidRPr="00DA3262">
          <w:rPr>
            <w:b w:val="0"/>
            <w:noProof/>
            <w:webHidden/>
          </w:rPr>
        </w:r>
        <w:r w:rsidRPr="00DA3262">
          <w:rPr>
            <w:b w:val="0"/>
            <w:noProof/>
            <w:webHidden/>
          </w:rPr>
          <w:fldChar w:fldCharType="separate"/>
        </w:r>
        <w:r w:rsidRPr="00DA3262">
          <w:rPr>
            <w:b w:val="0"/>
            <w:noProof/>
            <w:webHidden/>
          </w:rPr>
          <w:t>10</w:t>
        </w:r>
        <w:r w:rsidRPr="00DA3262">
          <w:rPr>
            <w:b w:val="0"/>
            <w:noProof/>
            <w:webHidden/>
          </w:rPr>
          <w:fldChar w:fldCharType="end"/>
        </w:r>
      </w:hyperlink>
    </w:p>
    <w:p w14:paraId="251A6155" w14:textId="1F4B2F3E"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3" w:history="1">
        <w:r w:rsidRPr="00DA3262">
          <w:rPr>
            <w:rStyle w:val="Hyperlink"/>
            <w:b w:val="0"/>
            <w:noProof/>
          </w:rPr>
          <w:t>Figura 5 Parámetros del proyecto servidor Maven</w:t>
        </w:r>
        <w:r w:rsidRPr="00DA3262">
          <w:rPr>
            <w:b w:val="0"/>
            <w:noProof/>
            <w:webHidden/>
          </w:rPr>
          <w:tab/>
        </w:r>
        <w:r w:rsidRPr="00DA3262">
          <w:rPr>
            <w:b w:val="0"/>
            <w:noProof/>
            <w:webHidden/>
          </w:rPr>
          <w:fldChar w:fldCharType="begin"/>
        </w:r>
        <w:r w:rsidRPr="00DA3262">
          <w:rPr>
            <w:b w:val="0"/>
            <w:noProof/>
            <w:webHidden/>
          </w:rPr>
          <w:instrText xml:space="preserve"> PAGEREF _Toc243926313 \h </w:instrText>
        </w:r>
        <w:r w:rsidRPr="00DA3262">
          <w:rPr>
            <w:b w:val="0"/>
            <w:noProof/>
            <w:webHidden/>
          </w:rPr>
        </w:r>
        <w:r w:rsidRPr="00DA3262">
          <w:rPr>
            <w:b w:val="0"/>
            <w:noProof/>
            <w:webHidden/>
          </w:rPr>
          <w:fldChar w:fldCharType="separate"/>
        </w:r>
        <w:r w:rsidRPr="00DA3262">
          <w:rPr>
            <w:b w:val="0"/>
            <w:noProof/>
            <w:webHidden/>
          </w:rPr>
          <w:t>10</w:t>
        </w:r>
        <w:r w:rsidRPr="00DA3262">
          <w:rPr>
            <w:b w:val="0"/>
            <w:noProof/>
            <w:webHidden/>
          </w:rPr>
          <w:fldChar w:fldCharType="end"/>
        </w:r>
      </w:hyperlink>
    </w:p>
    <w:p w14:paraId="0014C257" w14:textId="5F8C4437"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4" w:history="1">
        <w:r w:rsidRPr="00DA3262">
          <w:rPr>
            <w:rStyle w:val="Hyperlink"/>
            <w:b w:val="0"/>
            <w:noProof/>
          </w:rPr>
          <w:t>Figura 6 Selección de Servidor y perfil Jakarta EE 10</w:t>
        </w:r>
        <w:r w:rsidRPr="00DA3262">
          <w:rPr>
            <w:b w:val="0"/>
            <w:noProof/>
            <w:webHidden/>
          </w:rPr>
          <w:tab/>
        </w:r>
        <w:r w:rsidRPr="00DA3262">
          <w:rPr>
            <w:b w:val="0"/>
            <w:noProof/>
            <w:webHidden/>
          </w:rPr>
          <w:fldChar w:fldCharType="begin"/>
        </w:r>
        <w:r w:rsidRPr="00DA3262">
          <w:rPr>
            <w:b w:val="0"/>
            <w:noProof/>
            <w:webHidden/>
          </w:rPr>
          <w:instrText xml:space="preserve"> PAGEREF _Toc243926314 \h </w:instrText>
        </w:r>
        <w:r w:rsidRPr="00DA3262">
          <w:rPr>
            <w:b w:val="0"/>
            <w:noProof/>
            <w:webHidden/>
          </w:rPr>
        </w:r>
        <w:r w:rsidRPr="00DA3262">
          <w:rPr>
            <w:b w:val="0"/>
            <w:noProof/>
            <w:webHidden/>
          </w:rPr>
          <w:fldChar w:fldCharType="separate"/>
        </w:r>
        <w:r w:rsidRPr="00DA3262">
          <w:rPr>
            <w:b w:val="0"/>
            <w:noProof/>
            <w:webHidden/>
          </w:rPr>
          <w:t>11</w:t>
        </w:r>
        <w:r w:rsidRPr="00DA3262">
          <w:rPr>
            <w:b w:val="0"/>
            <w:noProof/>
            <w:webHidden/>
          </w:rPr>
          <w:fldChar w:fldCharType="end"/>
        </w:r>
      </w:hyperlink>
    </w:p>
    <w:p w14:paraId="37702985" w14:textId="65132C40"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5" w:history="1">
        <w:r w:rsidRPr="00DA3262">
          <w:rPr>
            <w:rStyle w:val="Hyperlink"/>
            <w:b w:val="0"/>
            <w:noProof/>
          </w:rPr>
          <w:t>Figura 7 Estructura modular de paquetes del servidor REST</w:t>
        </w:r>
        <w:r w:rsidRPr="00DA3262">
          <w:rPr>
            <w:b w:val="0"/>
            <w:noProof/>
            <w:webHidden/>
          </w:rPr>
          <w:tab/>
        </w:r>
        <w:r w:rsidRPr="00DA3262">
          <w:rPr>
            <w:b w:val="0"/>
            <w:noProof/>
            <w:webHidden/>
          </w:rPr>
          <w:fldChar w:fldCharType="begin"/>
        </w:r>
        <w:r w:rsidRPr="00DA3262">
          <w:rPr>
            <w:b w:val="0"/>
            <w:noProof/>
            <w:webHidden/>
          </w:rPr>
          <w:instrText xml:space="preserve"> PAGEREF _Toc243926315 \h </w:instrText>
        </w:r>
        <w:r w:rsidRPr="00DA3262">
          <w:rPr>
            <w:b w:val="0"/>
            <w:noProof/>
            <w:webHidden/>
          </w:rPr>
        </w:r>
        <w:r w:rsidRPr="00DA3262">
          <w:rPr>
            <w:b w:val="0"/>
            <w:noProof/>
            <w:webHidden/>
          </w:rPr>
          <w:fldChar w:fldCharType="separate"/>
        </w:r>
        <w:r w:rsidRPr="00DA3262">
          <w:rPr>
            <w:b w:val="0"/>
            <w:noProof/>
            <w:webHidden/>
          </w:rPr>
          <w:t>11</w:t>
        </w:r>
        <w:r w:rsidRPr="00DA3262">
          <w:rPr>
            <w:b w:val="0"/>
            <w:noProof/>
            <w:webHidden/>
          </w:rPr>
          <w:fldChar w:fldCharType="end"/>
        </w:r>
      </w:hyperlink>
    </w:p>
    <w:p w14:paraId="64F5A9B5" w14:textId="1F55D3B8"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6" w:history="1">
        <w:r w:rsidRPr="00DA3262">
          <w:rPr>
            <w:rStyle w:val="Hyperlink"/>
            <w:b w:val="0"/>
            <w:noProof/>
          </w:rPr>
          <w:t>Figura 8 Configuración de RestApplication (@ApplicationPath)</w:t>
        </w:r>
        <w:r w:rsidRPr="00DA3262">
          <w:rPr>
            <w:b w:val="0"/>
            <w:noProof/>
            <w:webHidden/>
          </w:rPr>
          <w:tab/>
        </w:r>
        <w:r w:rsidRPr="00DA3262">
          <w:rPr>
            <w:b w:val="0"/>
            <w:noProof/>
            <w:webHidden/>
          </w:rPr>
          <w:fldChar w:fldCharType="begin"/>
        </w:r>
        <w:r w:rsidRPr="00DA3262">
          <w:rPr>
            <w:b w:val="0"/>
            <w:noProof/>
            <w:webHidden/>
          </w:rPr>
          <w:instrText xml:space="preserve"> PAGEREF _Toc243926316 \h </w:instrText>
        </w:r>
        <w:r w:rsidRPr="00DA3262">
          <w:rPr>
            <w:b w:val="0"/>
            <w:noProof/>
            <w:webHidden/>
          </w:rPr>
        </w:r>
        <w:r w:rsidRPr="00DA3262">
          <w:rPr>
            <w:b w:val="0"/>
            <w:noProof/>
            <w:webHidden/>
          </w:rPr>
          <w:fldChar w:fldCharType="separate"/>
        </w:r>
        <w:r w:rsidRPr="00DA3262">
          <w:rPr>
            <w:b w:val="0"/>
            <w:noProof/>
            <w:webHidden/>
          </w:rPr>
          <w:t>12</w:t>
        </w:r>
        <w:r w:rsidRPr="00DA3262">
          <w:rPr>
            <w:b w:val="0"/>
            <w:noProof/>
            <w:webHidden/>
          </w:rPr>
          <w:fldChar w:fldCharType="end"/>
        </w:r>
      </w:hyperlink>
    </w:p>
    <w:p w14:paraId="3F7C7CCA" w14:textId="58BDE3A6"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7" w:history="1">
        <w:r w:rsidRPr="00DA3262">
          <w:rPr>
            <w:rStyle w:val="Hyperlink"/>
            <w:b w:val="0"/>
            <w:noProof/>
          </w:rPr>
          <w:t>Figura 9 Declaración de Endpoints RESTful con anotaciones JAX-RS</w:t>
        </w:r>
        <w:r w:rsidRPr="00DA3262">
          <w:rPr>
            <w:b w:val="0"/>
            <w:noProof/>
            <w:webHidden/>
          </w:rPr>
          <w:tab/>
        </w:r>
        <w:r w:rsidRPr="00DA3262">
          <w:rPr>
            <w:b w:val="0"/>
            <w:noProof/>
            <w:webHidden/>
          </w:rPr>
          <w:fldChar w:fldCharType="begin"/>
        </w:r>
        <w:r w:rsidRPr="00DA3262">
          <w:rPr>
            <w:b w:val="0"/>
            <w:noProof/>
            <w:webHidden/>
          </w:rPr>
          <w:instrText xml:space="preserve"> PAGEREF _Toc243926317 \h </w:instrText>
        </w:r>
        <w:r w:rsidRPr="00DA3262">
          <w:rPr>
            <w:b w:val="0"/>
            <w:noProof/>
            <w:webHidden/>
          </w:rPr>
        </w:r>
        <w:r w:rsidRPr="00DA3262">
          <w:rPr>
            <w:b w:val="0"/>
            <w:noProof/>
            <w:webHidden/>
          </w:rPr>
          <w:fldChar w:fldCharType="separate"/>
        </w:r>
        <w:r w:rsidRPr="00DA3262">
          <w:rPr>
            <w:b w:val="0"/>
            <w:noProof/>
            <w:webHidden/>
          </w:rPr>
          <w:t>13</w:t>
        </w:r>
        <w:r w:rsidRPr="00DA3262">
          <w:rPr>
            <w:b w:val="0"/>
            <w:noProof/>
            <w:webHidden/>
          </w:rPr>
          <w:fldChar w:fldCharType="end"/>
        </w:r>
      </w:hyperlink>
    </w:p>
    <w:p w14:paraId="25CC2AC6" w14:textId="4C33A890"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8" w:history="1">
        <w:r w:rsidRPr="00DA3262">
          <w:rPr>
            <w:rStyle w:val="Hyperlink"/>
            <w:b w:val="0"/>
            <w:noProof/>
          </w:rPr>
          <w:t>Figura 10 Implementación del filtro de CORS y seguridad en memoria</w:t>
        </w:r>
        <w:r w:rsidRPr="00DA3262">
          <w:rPr>
            <w:b w:val="0"/>
            <w:noProof/>
            <w:webHidden/>
          </w:rPr>
          <w:tab/>
        </w:r>
        <w:r w:rsidRPr="00DA3262">
          <w:rPr>
            <w:b w:val="0"/>
            <w:noProof/>
            <w:webHidden/>
          </w:rPr>
          <w:fldChar w:fldCharType="begin"/>
        </w:r>
        <w:r w:rsidRPr="00DA3262">
          <w:rPr>
            <w:b w:val="0"/>
            <w:noProof/>
            <w:webHidden/>
          </w:rPr>
          <w:instrText xml:space="preserve"> PAGEREF _Toc243926318 \h </w:instrText>
        </w:r>
        <w:r w:rsidRPr="00DA3262">
          <w:rPr>
            <w:b w:val="0"/>
            <w:noProof/>
            <w:webHidden/>
          </w:rPr>
        </w:r>
        <w:r w:rsidRPr="00DA3262">
          <w:rPr>
            <w:b w:val="0"/>
            <w:noProof/>
            <w:webHidden/>
          </w:rPr>
          <w:fldChar w:fldCharType="separate"/>
        </w:r>
        <w:r w:rsidRPr="00DA3262">
          <w:rPr>
            <w:b w:val="0"/>
            <w:noProof/>
            <w:webHidden/>
          </w:rPr>
          <w:t>32</w:t>
        </w:r>
        <w:r w:rsidRPr="00DA3262">
          <w:rPr>
            <w:b w:val="0"/>
            <w:noProof/>
            <w:webHidden/>
          </w:rPr>
          <w:fldChar w:fldCharType="end"/>
        </w:r>
      </w:hyperlink>
    </w:p>
    <w:p w14:paraId="2491BC28" w14:textId="60C4DBC1"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19" w:history="1">
        <w:r w:rsidRPr="00DA3262">
          <w:rPr>
            <w:rStyle w:val="Hyperlink"/>
            <w:b w:val="0"/>
            <w:noProof/>
          </w:rPr>
          <w:t>Figura 11 Endpoint RESTful y recursos JSON publicados en Payara Server</w:t>
        </w:r>
        <w:r w:rsidRPr="00DA3262">
          <w:rPr>
            <w:b w:val="0"/>
            <w:noProof/>
            <w:webHidden/>
          </w:rPr>
          <w:tab/>
        </w:r>
        <w:r w:rsidRPr="00DA3262">
          <w:rPr>
            <w:b w:val="0"/>
            <w:noProof/>
            <w:webHidden/>
          </w:rPr>
          <w:fldChar w:fldCharType="begin"/>
        </w:r>
        <w:r w:rsidRPr="00DA3262">
          <w:rPr>
            <w:b w:val="0"/>
            <w:noProof/>
            <w:webHidden/>
          </w:rPr>
          <w:instrText xml:space="preserve"> PAGEREF _Toc243926319 \h </w:instrText>
        </w:r>
        <w:r w:rsidRPr="00DA3262">
          <w:rPr>
            <w:b w:val="0"/>
            <w:noProof/>
            <w:webHidden/>
          </w:rPr>
        </w:r>
        <w:r w:rsidRPr="00DA3262">
          <w:rPr>
            <w:b w:val="0"/>
            <w:noProof/>
            <w:webHidden/>
          </w:rPr>
          <w:fldChar w:fldCharType="separate"/>
        </w:r>
        <w:r w:rsidRPr="00DA3262">
          <w:rPr>
            <w:b w:val="0"/>
            <w:noProof/>
            <w:webHidden/>
          </w:rPr>
          <w:t>36</w:t>
        </w:r>
        <w:r w:rsidRPr="00DA3262">
          <w:rPr>
            <w:b w:val="0"/>
            <w:noProof/>
            <w:webHidden/>
          </w:rPr>
          <w:fldChar w:fldCharType="end"/>
        </w:r>
      </w:hyperlink>
    </w:p>
    <w:p w14:paraId="05EC164A" w14:textId="64E8C322"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0" w:history="1">
        <w:r w:rsidRPr="00DA3262">
          <w:rPr>
            <w:rStyle w:val="Hyperlink"/>
            <w:b w:val="0"/>
            <w:noProof/>
          </w:rPr>
          <w:t>Figura 12 Creación del proyecto Maven para el Cliente Consola</w:t>
        </w:r>
        <w:r w:rsidRPr="00DA3262">
          <w:rPr>
            <w:b w:val="0"/>
            <w:noProof/>
            <w:webHidden/>
          </w:rPr>
          <w:tab/>
        </w:r>
        <w:r w:rsidRPr="00DA3262">
          <w:rPr>
            <w:b w:val="0"/>
            <w:noProof/>
            <w:webHidden/>
          </w:rPr>
          <w:fldChar w:fldCharType="begin"/>
        </w:r>
        <w:r w:rsidRPr="00DA3262">
          <w:rPr>
            <w:b w:val="0"/>
            <w:noProof/>
            <w:webHidden/>
          </w:rPr>
          <w:instrText xml:space="preserve"> PAGEREF _Toc243926320 \h </w:instrText>
        </w:r>
        <w:r w:rsidRPr="00DA3262">
          <w:rPr>
            <w:b w:val="0"/>
            <w:noProof/>
            <w:webHidden/>
          </w:rPr>
        </w:r>
        <w:r w:rsidRPr="00DA3262">
          <w:rPr>
            <w:b w:val="0"/>
            <w:noProof/>
            <w:webHidden/>
          </w:rPr>
          <w:fldChar w:fldCharType="separate"/>
        </w:r>
        <w:r w:rsidRPr="00DA3262">
          <w:rPr>
            <w:b w:val="0"/>
            <w:noProof/>
            <w:webHidden/>
          </w:rPr>
          <w:t>37</w:t>
        </w:r>
        <w:r w:rsidRPr="00DA3262">
          <w:rPr>
            <w:b w:val="0"/>
            <w:noProof/>
            <w:webHidden/>
          </w:rPr>
          <w:fldChar w:fldCharType="end"/>
        </w:r>
      </w:hyperlink>
    </w:p>
    <w:p w14:paraId="4D1FBA7F" w14:textId="2EAF7B43"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1" w:history="1">
        <w:r w:rsidRPr="00DA3262">
          <w:rPr>
            <w:rStyle w:val="Hyperlink"/>
            <w:b w:val="0"/>
            <w:noProof/>
          </w:rPr>
          <w:t>Figura 13 Configuración del pom.xml y dependencias del Cliente Consola</w:t>
        </w:r>
        <w:r w:rsidRPr="00DA3262">
          <w:rPr>
            <w:b w:val="0"/>
            <w:noProof/>
            <w:webHidden/>
          </w:rPr>
          <w:tab/>
        </w:r>
        <w:r w:rsidRPr="00DA3262">
          <w:rPr>
            <w:b w:val="0"/>
            <w:noProof/>
            <w:webHidden/>
          </w:rPr>
          <w:fldChar w:fldCharType="begin"/>
        </w:r>
        <w:r w:rsidRPr="00DA3262">
          <w:rPr>
            <w:b w:val="0"/>
            <w:noProof/>
            <w:webHidden/>
          </w:rPr>
          <w:instrText xml:space="preserve"> PAGEREF _Toc243926321 \h </w:instrText>
        </w:r>
        <w:r w:rsidRPr="00DA3262">
          <w:rPr>
            <w:b w:val="0"/>
            <w:noProof/>
            <w:webHidden/>
          </w:rPr>
        </w:r>
        <w:r w:rsidRPr="00DA3262">
          <w:rPr>
            <w:b w:val="0"/>
            <w:noProof/>
            <w:webHidden/>
          </w:rPr>
          <w:fldChar w:fldCharType="separate"/>
        </w:r>
        <w:r w:rsidRPr="00DA3262">
          <w:rPr>
            <w:b w:val="0"/>
            <w:noProof/>
            <w:webHidden/>
          </w:rPr>
          <w:t>37</w:t>
        </w:r>
        <w:r w:rsidRPr="00DA3262">
          <w:rPr>
            <w:b w:val="0"/>
            <w:noProof/>
            <w:webHidden/>
          </w:rPr>
          <w:fldChar w:fldCharType="end"/>
        </w:r>
      </w:hyperlink>
    </w:p>
    <w:p w14:paraId="55427B05" w14:textId="4FA881DA"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2" w:history="1">
        <w:r w:rsidRPr="00DA3262">
          <w:rPr>
            <w:rStyle w:val="Hyperlink"/>
            <w:b w:val="0"/>
            <w:noProof/>
          </w:rPr>
          <w:t>Figura 14 Estructura de paquetes MVC del Cliente Consola en NetBeans</w:t>
        </w:r>
        <w:r w:rsidRPr="00DA3262">
          <w:rPr>
            <w:b w:val="0"/>
            <w:noProof/>
            <w:webHidden/>
          </w:rPr>
          <w:tab/>
        </w:r>
        <w:r w:rsidRPr="00DA3262">
          <w:rPr>
            <w:b w:val="0"/>
            <w:noProof/>
            <w:webHidden/>
          </w:rPr>
          <w:fldChar w:fldCharType="begin"/>
        </w:r>
        <w:r w:rsidRPr="00DA3262">
          <w:rPr>
            <w:b w:val="0"/>
            <w:noProof/>
            <w:webHidden/>
          </w:rPr>
          <w:instrText xml:space="preserve"> PAGEREF _Toc243926322 \h </w:instrText>
        </w:r>
        <w:r w:rsidRPr="00DA3262">
          <w:rPr>
            <w:b w:val="0"/>
            <w:noProof/>
            <w:webHidden/>
          </w:rPr>
        </w:r>
        <w:r w:rsidRPr="00DA3262">
          <w:rPr>
            <w:b w:val="0"/>
            <w:noProof/>
            <w:webHidden/>
          </w:rPr>
          <w:fldChar w:fldCharType="separate"/>
        </w:r>
        <w:r w:rsidRPr="00DA3262">
          <w:rPr>
            <w:b w:val="0"/>
            <w:noProof/>
            <w:webHidden/>
          </w:rPr>
          <w:t>38</w:t>
        </w:r>
        <w:r w:rsidRPr="00DA3262">
          <w:rPr>
            <w:b w:val="0"/>
            <w:noProof/>
            <w:webHidden/>
          </w:rPr>
          <w:fldChar w:fldCharType="end"/>
        </w:r>
      </w:hyperlink>
    </w:p>
    <w:p w14:paraId="72764355" w14:textId="6F7DB251"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3" w:history="1">
        <w:r w:rsidRPr="00DA3262">
          <w:rPr>
            <w:rStyle w:val="Hyperlink"/>
            <w:b w:val="0"/>
            <w:noProof/>
          </w:rPr>
          <w:t>Figura 15 Ejecución del Cliente Consola (Inicio de sesión con banner Sullivan)</w:t>
        </w:r>
        <w:r w:rsidRPr="00DA3262">
          <w:rPr>
            <w:b w:val="0"/>
            <w:noProof/>
            <w:webHidden/>
          </w:rPr>
          <w:tab/>
        </w:r>
        <w:r w:rsidRPr="00DA3262">
          <w:rPr>
            <w:b w:val="0"/>
            <w:noProof/>
            <w:webHidden/>
          </w:rPr>
          <w:fldChar w:fldCharType="begin"/>
        </w:r>
        <w:r w:rsidRPr="00DA3262">
          <w:rPr>
            <w:b w:val="0"/>
            <w:noProof/>
            <w:webHidden/>
          </w:rPr>
          <w:instrText xml:space="preserve"> PAGEREF _Toc243926323 \h </w:instrText>
        </w:r>
        <w:r w:rsidRPr="00DA3262">
          <w:rPr>
            <w:b w:val="0"/>
            <w:noProof/>
            <w:webHidden/>
          </w:rPr>
        </w:r>
        <w:r w:rsidRPr="00DA3262">
          <w:rPr>
            <w:b w:val="0"/>
            <w:noProof/>
            <w:webHidden/>
          </w:rPr>
          <w:fldChar w:fldCharType="separate"/>
        </w:r>
        <w:r w:rsidRPr="00DA3262">
          <w:rPr>
            <w:b w:val="0"/>
            <w:noProof/>
            <w:webHidden/>
          </w:rPr>
          <w:t>48</w:t>
        </w:r>
        <w:r w:rsidRPr="00DA3262">
          <w:rPr>
            <w:b w:val="0"/>
            <w:noProof/>
            <w:webHidden/>
          </w:rPr>
          <w:fldChar w:fldCharType="end"/>
        </w:r>
      </w:hyperlink>
    </w:p>
    <w:p w14:paraId="3E020FE3" w14:textId="4FD04B0C"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4" w:history="1">
        <w:r w:rsidRPr="00DA3262">
          <w:rPr>
            <w:rStyle w:val="Hyperlink"/>
            <w:b w:val="0"/>
            <w:noProof/>
          </w:rPr>
          <w:t>Figura 16 Ejecución de operaciones de conversión en Cliente Consola</w:t>
        </w:r>
        <w:r w:rsidRPr="00DA3262">
          <w:rPr>
            <w:b w:val="0"/>
            <w:noProof/>
            <w:webHidden/>
          </w:rPr>
          <w:tab/>
        </w:r>
        <w:r w:rsidRPr="00DA3262">
          <w:rPr>
            <w:b w:val="0"/>
            <w:noProof/>
            <w:webHidden/>
          </w:rPr>
          <w:fldChar w:fldCharType="begin"/>
        </w:r>
        <w:r w:rsidRPr="00DA3262">
          <w:rPr>
            <w:b w:val="0"/>
            <w:noProof/>
            <w:webHidden/>
          </w:rPr>
          <w:instrText xml:space="preserve"> PAGEREF _Toc243926324 \h </w:instrText>
        </w:r>
        <w:r w:rsidRPr="00DA3262">
          <w:rPr>
            <w:b w:val="0"/>
            <w:noProof/>
            <w:webHidden/>
          </w:rPr>
        </w:r>
        <w:r w:rsidRPr="00DA3262">
          <w:rPr>
            <w:b w:val="0"/>
            <w:noProof/>
            <w:webHidden/>
          </w:rPr>
          <w:fldChar w:fldCharType="separate"/>
        </w:r>
        <w:r w:rsidRPr="00DA3262">
          <w:rPr>
            <w:b w:val="0"/>
            <w:noProof/>
            <w:webHidden/>
          </w:rPr>
          <w:t>48</w:t>
        </w:r>
        <w:r w:rsidRPr="00DA3262">
          <w:rPr>
            <w:b w:val="0"/>
            <w:noProof/>
            <w:webHidden/>
          </w:rPr>
          <w:fldChar w:fldCharType="end"/>
        </w:r>
      </w:hyperlink>
    </w:p>
    <w:p w14:paraId="7028429E" w14:textId="06615FC2"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5" w:history="1">
        <w:r w:rsidRPr="00DA3262">
          <w:rPr>
            <w:rStyle w:val="Hyperlink"/>
            <w:b w:val="0"/>
            <w:noProof/>
          </w:rPr>
          <w:t>Figura 17 Creación del Proyecto Java Swing en NetBeans</w:t>
        </w:r>
        <w:r w:rsidRPr="00DA3262">
          <w:rPr>
            <w:b w:val="0"/>
            <w:noProof/>
            <w:webHidden/>
          </w:rPr>
          <w:tab/>
        </w:r>
        <w:r w:rsidRPr="00DA3262">
          <w:rPr>
            <w:b w:val="0"/>
            <w:noProof/>
            <w:webHidden/>
          </w:rPr>
          <w:fldChar w:fldCharType="begin"/>
        </w:r>
        <w:r w:rsidRPr="00DA3262">
          <w:rPr>
            <w:b w:val="0"/>
            <w:noProof/>
            <w:webHidden/>
          </w:rPr>
          <w:instrText xml:space="preserve"> PAGEREF _Toc243926325 \h </w:instrText>
        </w:r>
        <w:r w:rsidRPr="00DA3262">
          <w:rPr>
            <w:b w:val="0"/>
            <w:noProof/>
            <w:webHidden/>
          </w:rPr>
        </w:r>
        <w:r w:rsidRPr="00DA3262">
          <w:rPr>
            <w:b w:val="0"/>
            <w:noProof/>
            <w:webHidden/>
          </w:rPr>
          <w:fldChar w:fldCharType="separate"/>
        </w:r>
        <w:r w:rsidRPr="00DA3262">
          <w:rPr>
            <w:b w:val="0"/>
            <w:noProof/>
            <w:webHidden/>
          </w:rPr>
          <w:t>49</w:t>
        </w:r>
        <w:r w:rsidRPr="00DA3262">
          <w:rPr>
            <w:b w:val="0"/>
            <w:noProof/>
            <w:webHidden/>
          </w:rPr>
          <w:fldChar w:fldCharType="end"/>
        </w:r>
      </w:hyperlink>
    </w:p>
    <w:p w14:paraId="5390885B" w14:textId="747D1B70"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6" w:history="1">
        <w:r w:rsidRPr="00DA3262">
          <w:rPr>
            <w:rStyle w:val="Hyperlink"/>
            <w:b w:val="0"/>
            <w:noProof/>
          </w:rPr>
          <w:t>Figura 18 Configuración de módulos y dependencias en Cliente Escritorio</w:t>
        </w:r>
        <w:r w:rsidRPr="00DA3262">
          <w:rPr>
            <w:b w:val="0"/>
            <w:noProof/>
            <w:webHidden/>
          </w:rPr>
          <w:tab/>
        </w:r>
        <w:r w:rsidRPr="00DA3262">
          <w:rPr>
            <w:b w:val="0"/>
            <w:noProof/>
            <w:webHidden/>
          </w:rPr>
          <w:fldChar w:fldCharType="begin"/>
        </w:r>
        <w:r w:rsidRPr="00DA3262">
          <w:rPr>
            <w:b w:val="0"/>
            <w:noProof/>
            <w:webHidden/>
          </w:rPr>
          <w:instrText xml:space="preserve"> PAGEREF _Toc243926326 \h </w:instrText>
        </w:r>
        <w:r w:rsidRPr="00DA3262">
          <w:rPr>
            <w:b w:val="0"/>
            <w:noProof/>
            <w:webHidden/>
          </w:rPr>
        </w:r>
        <w:r w:rsidRPr="00DA3262">
          <w:rPr>
            <w:b w:val="0"/>
            <w:noProof/>
            <w:webHidden/>
          </w:rPr>
          <w:fldChar w:fldCharType="separate"/>
        </w:r>
        <w:r w:rsidRPr="00DA3262">
          <w:rPr>
            <w:b w:val="0"/>
            <w:noProof/>
            <w:webHidden/>
          </w:rPr>
          <w:t>49</w:t>
        </w:r>
        <w:r w:rsidRPr="00DA3262">
          <w:rPr>
            <w:b w:val="0"/>
            <w:noProof/>
            <w:webHidden/>
          </w:rPr>
          <w:fldChar w:fldCharType="end"/>
        </w:r>
      </w:hyperlink>
    </w:p>
    <w:p w14:paraId="6ACBE6B2" w14:textId="56C04FAF"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7" w:history="1">
        <w:r w:rsidRPr="00DA3262">
          <w:rPr>
            <w:rStyle w:val="Hyperlink"/>
            <w:b w:val="0"/>
            <w:noProof/>
          </w:rPr>
          <w:t>Figura 19 Estructuración de paquetes bajo el patrón MVC en Cliente Escritorio</w:t>
        </w:r>
        <w:r w:rsidRPr="00DA3262">
          <w:rPr>
            <w:b w:val="0"/>
            <w:noProof/>
            <w:webHidden/>
          </w:rPr>
          <w:tab/>
        </w:r>
        <w:r w:rsidRPr="00DA3262">
          <w:rPr>
            <w:b w:val="0"/>
            <w:noProof/>
            <w:webHidden/>
          </w:rPr>
          <w:fldChar w:fldCharType="begin"/>
        </w:r>
        <w:r w:rsidRPr="00DA3262">
          <w:rPr>
            <w:b w:val="0"/>
            <w:noProof/>
            <w:webHidden/>
          </w:rPr>
          <w:instrText xml:space="preserve"> PAGEREF _Toc243926327 \h </w:instrText>
        </w:r>
        <w:r w:rsidRPr="00DA3262">
          <w:rPr>
            <w:b w:val="0"/>
            <w:noProof/>
            <w:webHidden/>
          </w:rPr>
        </w:r>
        <w:r w:rsidRPr="00DA3262">
          <w:rPr>
            <w:b w:val="0"/>
            <w:noProof/>
            <w:webHidden/>
          </w:rPr>
          <w:fldChar w:fldCharType="separate"/>
        </w:r>
        <w:r w:rsidRPr="00DA3262">
          <w:rPr>
            <w:b w:val="0"/>
            <w:noProof/>
            <w:webHidden/>
          </w:rPr>
          <w:t>50</w:t>
        </w:r>
        <w:r w:rsidRPr="00DA3262">
          <w:rPr>
            <w:b w:val="0"/>
            <w:noProof/>
            <w:webHidden/>
          </w:rPr>
          <w:fldChar w:fldCharType="end"/>
        </w:r>
      </w:hyperlink>
    </w:p>
    <w:p w14:paraId="2B5E1A20" w14:textId="4DE49D02"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8" w:history="1">
        <w:r w:rsidRPr="00DA3262">
          <w:rPr>
            <w:rStyle w:val="Hyperlink"/>
            <w:b w:val="0"/>
            <w:noProof/>
          </w:rPr>
          <w:t>Figura 20 Diseño visual del formulario de login en Swing (LoginView)</w:t>
        </w:r>
        <w:r w:rsidRPr="00DA3262">
          <w:rPr>
            <w:b w:val="0"/>
            <w:noProof/>
            <w:webHidden/>
          </w:rPr>
          <w:tab/>
        </w:r>
        <w:r w:rsidRPr="00DA3262">
          <w:rPr>
            <w:b w:val="0"/>
            <w:noProof/>
            <w:webHidden/>
          </w:rPr>
          <w:fldChar w:fldCharType="begin"/>
        </w:r>
        <w:r w:rsidRPr="00DA3262">
          <w:rPr>
            <w:b w:val="0"/>
            <w:noProof/>
            <w:webHidden/>
          </w:rPr>
          <w:instrText xml:space="preserve"> PAGEREF _Toc243926328 \h </w:instrText>
        </w:r>
        <w:r w:rsidRPr="00DA3262">
          <w:rPr>
            <w:b w:val="0"/>
            <w:noProof/>
            <w:webHidden/>
          </w:rPr>
        </w:r>
        <w:r w:rsidRPr="00DA3262">
          <w:rPr>
            <w:b w:val="0"/>
            <w:noProof/>
            <w:webHidden/>
          </w:rPr>
          <w:fldChar w:fldCharType="separate"/>
        </w:r>
        <w:r w:rsidRPr="00DA3262">
          <w:rPr>
            <w:b w:val="0"/>
            <w:noProof/>
            <w:webHidden/>
          </w:rPr>
          <w:t>54</w:t>
        </w:r>
        <w:r w:rsidRPr="00DA3262">
          <w:rPr>
            <w:b w:val="0"/>
            <w:noProof/>
            <w:webHidden/>
          </w:rPr>
          <w:fldChar w:fldCharType="end"/>
        </w:r>
      </w:hyperlink>
    </w:p>
    <w:p w14:paraId="541D00FC" w14:textId="742F73C7"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29" w:history="1">
        <w:r w:rsidRPr="00DA3262">
          <w:rPr>
            <w:rStyle w:val="Hyperlink"/>
            <w:b w:val="0"/>
            <w:noProof/>
          </w:rPr>
          <w:t>Figura 21 Diseño visual de la ventana principal del conversor (ConversorView)</w:t>
        </w:r>
        <w:r w:rsidRPr="00DA3262">
          <w:rPr>
            <w:b w:val="0"/>
            <w:noProof/>
            <w:webHidden/>
          </w:rPr>
          <w:tab/>
        </w:r>
        <w:r w:rsidRPr="00DA3262">
          <w:rPr>
            <w:b w:val="0"/>
            <w:noProof/>
            <w:webHidden/>
          </w:rPr>
          <w:fldChar w:fldCharType="begin"/>
        </w:r>
        <w:r w:rsidRPr="00DA3262">
          <w:rPr>
            <w:b w:val="0"/>
            <w:noProof/>
            <w:webHidden/>
          </w:rPr>
          <w:instrText xml:space="preserve"> PAGEREF _Toc243926329 \h </w:instrText>
        </w:r>
        <w:r w:rsidRPr="00DA3262">
          <w:rPr>
            <w:b w:val="0"/>
            <w:noProof/>
            <w:webHidden/>
          </w:rPr>
        </w:r>
        <w:r w:rsidRPr="00DA3262">
          <w:rPr>
            <w:b w:val="0"/>
            <w:noProof/>
            <w:webHidden/>
          </w:rPr>
          <w:fldChar w:fldCharType="separate"/>
        </w:r>
        <w:r w:rsidRPr="00DA3262">
          <w:rPr>
            <w:b w:val="0"/>
            <w:noProof/>
            <w:webHidden/>
          </w:rPr>
          <w:t>54</w:t>
        </w:r>
        <w:r w:rsidRPr="00DA3262">
          <w:rPr>
            <w:b w:val="0"/>
            <w:noProof/>
            <w:webHidden/>
          </w:rPr>
          <w:fldChar w:fldCharType="end"/>
        </w:r>
      </w:hyperlink>
    </w:p>
    <w:p w14:paraId="77BBA8B2" w14:textId="62C8F178"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0" w:history="1">
        <w:r w:rsidRPr="00DA3262">
          <w:rPr>
            <w:rStyle w:val="Hyperlink"/>
            <w:b w:val="0"/>
            <w:noProof/>
          </w:rPr>
          <w:t>Figura 22 Interfaz gráfica de Login ejecutada en Cliente Escritorio</w:t>
        </w:r>
        <w:r w:rsidRPr="00DA3262">
          <w:rPr>
            <w:b w:val="0"/>
            <w:noProof/>
            <w:webHidden/>
          </w:rPr>
          <w:tab/>
        </w:r>
        <w:r w:rsidRPr="00DA3262">
          <w:rPr>
            <w:b w:val="0"/>
            <w:noProof/>
            <w:webHidden/>
          </w:rPr>
          <w:fldChar w:fldCharType="begin"/>
        </w:r>
        <w:r w:rsidRPr="00DA3262">
          <w:rPr>
            <w:b w:val="0"/>
            <w:noProof/>
            <w:webHidden/>
          </w:rPr>
          <w:instrText xml:space="preserve"> PAGEREF _Toc243926330 \h </w:instrText>
        </w:r>
        <w:r w:rsidRPr="00DA3262">
          <w:rPr>
            <w:b w:val="0"/>
            <w:noProof/>
            <w:webHidden/>
          </w:rPr>
        </w:r>
        <w:r w:rsidRPr="00DA3262">
          <w:rPr>
            <w:b w:val="0"/>
            <w:noProof/>
            <w:webHidden/>
          </w:rPr>
          <w:fldChar w:fldCharType="separate"/>
        </w:r>
        <w:r w:rsidRPr="00DA3262">
          <w:rPr>
            <w:b w:val="0"/>
            <w:noProof/>
            <w:webHidden/>
          </w:rPr>
          <w:t>56</w:t>
        </w:r>
        <w:r w:rsidRPr="00DA3262">
          <w:rPr>
            <w:b w:val="0"/>
            <w:noProof/>
            <w:webHidden/>
          </w:rPr>
          <w:fldChar w:fldCharType="end"/>
        </w:r>
      </w:hyperlink>
    </w:p>
    <w:p w14:paraId="7543BD1B" w14:textId="437598EB"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1" w:history="1">
        <w:r w:rsidRPr="00DA3262">
          <w:rPr>
            <w:rStyle w:val="Hyperlink"/>
            <w:b w:val="0"/>
            <w:noProof/>
          </w:rPr>
          <w:t>Figura 23 Operación de conversión exitosa en Cliente Escritorio</w:t>
        </w:r>
        <w:r w:rsidRPr="00DA3262">
          <w:rPr>
            <w:b w:val="0"/>
            <w:noProof/>
            <w:webHidden/>
          </w:rPr>
          <w:tab/>
        </w:r>
        <w:r w:rsidRPr="00DA3262">
          <w:rPr>
            <w:b w:val="0"/>
            <w:noProof/>
            <w:webHidden/>
          </w:rPr>
          <w:fldChar w:fldCharType="begin"/>
        </w:r>
        <w:r w:rsidRPr="00DA3262">
          <w:rPr>
            <w:b w:val="0"/>
            <w:noProof/>
            <w:webHidden/>
          </w:rPr>
          <w:instrText xml:space="preserve"> PAGEREF _Toc243926331 \h </w:instrText>
        </w:r>
        <w:r w:rsidRPr="00DA3262">
          <w:rPr>
            <w:b w:val="0"/>
            <w:noProof/>
            <w:webHidden/>
          </w:rPr>
        </w:r>
        <w:r w:rsidRPr="00DA3262">
          <w:rPr>
            <w:b w:val="0"/>
            <w:noProof/>
            <w:webHidden/>
          </w:rPr>
          <w:fldChar w:fldCharType="separate"/>
        </w:r>
        <w:r w:rsidRPr="00DA3262">
          <w:rPr>
            <w:b w:val="0"/>
            <w:noProof/>
            <w:webHidden/>
          </w:rPr>
          <w:t>56</w:t>
        </w:r>
        <w:r w:rsidRPr="00DA3262">
          <w:rPr>
            <w:b w:val="0"/>
            <w:noProof/>
            <w:webHidden/>
          </w:rPr>
          <w:fldChar w:fldCharType="end"/>
        </w:r>
      </w:hyperlink>
    </w:p>
    <w:p w14:paraId="42BAAC2B" w14:textId="4B9DF0D2"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2" w:history="1">
        <w:r w:rsidRPr="00DA3262">
          <w:rPr>
            <w:rStyle w:val="Hyperlink"/>
            <w:b w:val="0"/>
            <w:noProof/>
          </w:rPr>
          <w:t>Figura 24 Configuración de permisos de red en AndroidManifest.xml</w:t>
        </w:r>
        <w:r w:rsidRPr="00DA3262">
          <w:rPr>
            <w:b w:val="0"/>
            <w:noProof/>
            <w:webHidden/>
          </w:rPr>
          <w:tab/>
        </w:r>
        <w:r w:rsidRPr="00DA3262">
          <w:rPr>
            <w:b w:val="0"/>
            <w:noProof/>
            <w:webHidden/>
          </w:rPr>
          <w:fldChar w:fldCharType="begin"/>
        </w:r>
        <w:r w:rsidRPr="00DA3262">
          <w:rPr>
            <w:b w:val="0"/>
            <w:noProof/>
            <w:webHidden/>
          </w:rPr>
          <w:instrText xml:space="preserve"> PAGEREF _Toc243926332 \h </w:instrText>
        </w:r>
        <w:r w:rsidRPr="00DA3262">
          <w:rPr>
            <w:b w:val="0"/>
            <w:noProof/>
            <w:webHidden/>
          </w:rPr>
        </w:r>
        <w:r w:rsidRPr="00DA3262">
          <w:rPr>
            <w:b w:val="0"/>
            <w:noProof/>
            <w:webHidden/>
          </w:rPr>
          <w:fldChar w:fldCharType="separate"/>
        </w:r>
        <w:r w:rsidRPr="00DA3262">
          <w:rPr>
            <w:b w:val="0"/>
            <w:noProof/>
            <w:webHidden/>
          </w:rPr>
          <w:t>57</w:t>
        </w:r>
        <w:r w:rsidRPr="00DA3262">
          <w:rPr>
            <w:b w:val="0"/>
            <w:noProof/>
            <w:webHidden/>
          </w:rPr>
          <w:fldChar w:fldCharType="end"/>
        </w:r>
      </w:hyperlink>
    </w:p>
    <w:p w14:paraId="0E6BD51A" w14:textId="15A33385"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3" w:history="1">
        <w:r w:rsidRPr="00DA3262">
          <w:rPr>
            <w:rStyle w:val="Hyperlink"/>
            <w:b w:val="0"/>
            <w:noProof/>
          </w:rPr>
          <w:t>Figura 25 Estructura modular de paquetes MVC en Cliente Móvil</w:t>
        </w:r>
        <w:r w:rsidRPr="00DA3262">
          <w:rPr>
            <w:b w:val="0"/>
            <w:noProof/>
            <w:webHidden/>
          </w:rPr>
          <w:tab/>
        </w:r>
        <w:r w:rsidRPr="00DA3262">
          <w:rPr>
            <w:b w:val="0"/>
            <w:noProof/>
            <w:webHidden/>
          </w:rPr>
          <w:fldChar w:fldCharType="begin"/>
        </w:r>
        <w:r w:rsidRPr="00DA3262">
          <w:rPr>
            <w:b w:val="0"/>
            <w:noProof/>
            <w:webHidden/>
          </w:rPr>
          <w:instrText xml:space="preserve"> PAGEREF _Toc243926333 \h </w:instrText>
        </w:r>
        <w:r w:rsidRPr="00DA3262">
          <w:rPr>
            <w:b w:val="0"/>
            <w:noProof/>
            <w:webHidden/>
          </w:rPr>
        </w:r>
        <w:r w:rsidRPr="00DA3262">
          <w:rPr>
            <w:b w:val="0"/>
            <w:noProof/>
            <w:webHidden/>
          </w:rPr>
          <w:fldChar w:fldCharType="separate"/>
        </w:r>
        <w:r w:rsidRPr="00DA3262">
          <w:rPr>
            <w:b w:val="0"/>
            <w:noProof/>
            <w:webHidden/>
          </w:rPr>
          <w:t>57</w:t>
        </w:r>
        <w:r w:rsidRPr="00DA3262">
          <w:rPr>
            <w:b w:val="0"/>
            <w:noProof/>
            <w:webHidden/>
          </w:rPr>
          <w:fldChar w:fldCharType="end"/>
        </w:r>
      </w:hyperlink>
    </w:p>
    <w:p w14:paraId="59DAF400" w14:textId="55879BFA"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4" w:history="1">
        <w:r w:rsidRPr="00DA3262">
          <w:rPr>
            <w:rStyle w:val="Hyperlink"/>
            <w:b w:val="0"/>
            <w:noProof/>
          </w:rPr>
          <w:t>Figura 26 Diseño visual de layout de login móvil (activity_login.xml)</w:t>
        </w:r>
        <w:r w:rsidRPr="00DA3262">
          <w:rPr>
            <w:b w:val="0"/>
            <w:noProof/>
            <w:webHidden/>
          </w:rPr>
          <w:tab/>
        </w:r>
        <w:r w:rsidRPr="00DA3262">
          <w:rPr>
            <w:b w:val="0"/>
            <w:noProof/>
            <w:webHidden/>
          </w:rPr>
          <w:fldChar w:fldCharType="begin"/>
        </w:r>
        <w:r w:rsidRPr="00DA3262">
          <w:rPr>
            <w:b w:val="0"/>
            <w:noProof/>
            <w:webHidden/>
          </w:rPr>
          <w:instrText xml:space="preserve"> PAGEREF _Toc243926334 \h </w:instrText>
        </w:r>
        <w:r w:rsidRPr="00DA3262">
          <w:rPr>
            <w:b w:val="0"/>
            <w:noProof/>
            <w:webHidden/>
          </w:rPr>
        </w:r>
        <w:r w:rsidRPr="00DA3262">
          <w:rPr>
            <w:b w:val="0"/>
            <w:noProof/>
            <w:webHidden/>
          </w:rPr>
          <w:fldChar w:fldCharType="separate"/>
        </w:r>
        <w:r w:rsidRPr="00DA3262">
          <w:rPr>
            <w:b w:val="0"/>
            <w:noProof/>
            <w:webHidden/>
          </w:rPr>
          <w:t>61</w:t>
        </w:r>
        <w:r w:rsidRPr="00DA3262">
          <w:rPr>
            <w:b w:val="0"/>
            <w:noProof/>
            <w:webHidden/>
          </w:rPr>
          <w:fldChar w:fldCharType="end"/>
        </w:r>
      </w:hyperlink>
    </w:p>
    <w:p w14:paraId="3FCF8EA0" w14:textId="5F0C7E5E"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5" w:history="1">
        <w:r w:rsidRPr="00DA3262">
          <w:rPr>
            <w:rStyle w:val="Hyperlink"/>
            <w:b w:val="0"/>
            <w:noProof/>
          </w:rPr>
          <w:t>Figura 27 Diseño visual de layout del conversor móvil (activity_conversor.xml)</w:t>
        </w:r>
        <w:r w:rsidRPr="00DA3262">
          <w:rPr>
            <w:b w:val="0"/>
            <w:noProof/>
            <w:webHidden/>
          </w:rPr>
          <w:tab/>
        </w:r>
        <w:r w:rsidRPr="00DA3262">
          <w:rPr>
            <w:b w:val="0"/>
            <w:noProof/>
            <w:webHidden/>
          </w:rPr>
          <w:fldChar w:fldCharType="begin"/>
        </w:r>
        <w:r w:rsidRPr="00DA3262">
          <w:rPr>
            <w:b w:val="0"/>
            <w:noProof/>
            <w:webHidden/>
          </w:rPr>
          <w:instrText xml:space="preserve"> PAGEREF _Toc243926335 \h </w:instrText>
        </w:r>
        <w:r w:rsidRPr="00DA3262">
          <w:rPr>
            <w:b w:val="0"/>
            <w:noProof/>
            <w:webHidden/>
          </w:rPr>
        </w:r>
        <w:r w:rsidRPr="00DA3262">
          <w:rPr>
            <w:b w:val="0"/>
            <w:noProof/>
            <w:webHidden/>
          </w:rPr>
          <w:fldChar w:fldCharType="separate"/>
        </w:r>
        <w:r w:rsidRPr="00DA3262">
          <w:rPr>
            <w:b w:val="0"/>
            <w:noProof/>
            <w:webHidden/>
          </w:rPr>
          <w:t>62</w:t>
        </w:r>
        <w:r w:rsidRPr="00DA3262">
          <w:rPr>
            <w:b w:val="0"/>
            <w:noProof/>
            <w:webHidden/>
          </w:rPr>
          <w:fldChar w:fldCharType="end"/>
        </w:r>
      </w:hyperlink>
    </w:p>
    <w:p w14:paraId="189F55D0" w14:textId="4EE5E11C"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6" w:history="1">
        <w:r w:rsidRPr="00DA3262">
          <w:rPr>
            <w:rStyle w:val="Hyperlink"/>
            <w:b w:val="0"/>
            <w:noProof/>
          </w:rPr>
          <w:t>Figura 28 Ejecución del Cliente Móvil (Login con imagen Sullivan)</w:t>
        </w:r>
        <w:r w:rsidRPr="00DA3262">
          <w:rPr>
            <w:b w:val="0"/>
            <w:noProof/>
            <w:webHidden/>
          </w:rPr>
          <w:tab/>
        </w:r>
        <w:r w:rsidRPr="00DA3262">
          <w:rPr>
            <w:b w:val="0"/>
            <w:noProof/>
            <w:webHidden/>
          </w:rPr>
          <w:fldChar w:fldCharType="begin"/>
        </w:r>
        <w:r w:rsidRPr="00DA3262">
          <w:rPr>
            <w:b w:val="0"/>
            <w:noProof/>
            <w:webHidden/>
          </w:rPr>
          <w:instrText xml:space="preserve"> PAGEREF _Toc243926336 \h </w:instrText>
        </w:r>
        <w:r w:rsidRPr="00DA3262">
          <w:rPr>
            <w:b w:val="0"/>
            <w:noProof/>
            <w:webHidden/>
          </w:rPr>
        </w:r>
        <w:r w:rsidRPr="00DA3262">
          <w:rPr>
            <w:b w:val="0"/>
            <w:noProof/>
            <w:webHidden/>
          </w:rPr>
          <w:fldChar w:fldCharType="separate"/>
        </w:r>
        <w:r w:rsidRPr="00DA3262">
          <w:rPr>
            <w:b w:val="0"/>
            <w:noProof/>
            <w:webHidden/>
          </w:rPr>
          <w:t>71</w:t>
        </w:r>
        <w:r w:rsidRPr="00DA3262">
          <w:rPr>
            <w:b w:val="0"/>
            <w:noProof/>
            <w:webHidden/>
          </w:rPr>
          <w:fldChar w:fldCharType="end"/>
        </w:r>
      </w:hyperlink>
    </w:p>
    <w:p w14:paraId="33ABBD31" w14:textId="7F315A50"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7" w:history="1">
        <w:r w:rsidRPr="00DA3262">
          <w:rPr>
            <w:rStyle w:val="Hyperlink"/>
            <w:b w:val="0"/>
            <w:noProof/>
          </w:rPr>
          <w:t>Figura 29 Ejecución del Cliente Móvil (Conversión y resultados dinámicos)</w:t>
        </w:r>
        <w:r w:rsidRPr="00DA3262">
          <w:rPr>
            <w:b w:val="0"/>
            <w:noProof/>
            <w:webHidden/>
          </w:rPr>
          <w:tab/>
        </w:r>
        <w:r w:rsidRPr="00DA3262">
          <w:rPr>
            <w:b w:val="0"/>
            <w:noProof/>
            <w:webHidden/>
          </w:rPr>
          <w:fldChar w:fldCharType="begin"/>
        </w:r>
        <w:r w:rsidRPr="00DA3262">
          <w:rPr>
            <w:b w:val="0"/>
            <w:noProof/>
            <w:webHidden/>
          </w:rPr>
          <w:instrText xml:space="preserve"> PAGEREF _Toc243926337 \h </w:instrText>
        </w:r>
        <w:r w:rsidRPr="00DA3262">
          <w:rPr>
            <w:b w:val="0"/>
            <w:noProof/>
            <w:webHidden/>
          </w:rPr>
        </w:r>
        <w:r w:rsidRPr="00DA3262">
          <w:rPr>
            <w:b w:val="0"/>
            <w:noProof/>
            <w:webHidden/>
          </w:rPr>
          <w:fldChar w:fldCharType="separate"/>
        </w:r>
        <w:r w:rsidRPr="00DA3262">
          <w:rPr>
            <w:b w:val="0"/>
            <w:noProof/>
            <w:webHidden/>
          </w:rPr>
          <w:t>71</w:t>
        </w:r>
        <w:r w:rsidRPr="00DA3262">
          <w:rPr>
            <w:b w:val="0"/>
            <w:noProof/>
            <w:webHidden/>
          </w:rPr>
          <w:fldChar w:fldCharType="end"/>
        </w:r>
      </w:hyperlink>
    </w:p>
    <w:p w14:paraId="5E85D638" w14:textId="1A6966C8"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8" w:history="1">
        <w:r w:rsidRPr="00DA3262">
          <w:rPr>
            <w:rStyle w:val="Hyperlink"/>
            <w:b w:val="0"/>
            <w:noProof/>
          </w:rPr>
          <w:t>Figura 30 Creación del proyecto Web Jakarta Faces en NetBeans</w:t>
        </w:r>
        <w:r w:rsidRPr="00DA3262">
          <w:rPr>
            <w:b w:val="0"/>
            <w:noProof/>
            <w:webHidden/>
          </w:rPr>
          <w:tab/>
        </w:r>
        <w:r w:rsidRPr="00DA3262">
          <w:rPr>
            <w:b w:val="0"/>
            <w:noProof/>
            <w:webHidden/>
          </w:rPr>
          <w:fldChar w:fldCharType="begin"/>
        </w:r>
        <w:r w:rsidRPr="00DA3262">
          <w:rPr>
            <w:b w:val="0"/>
            <w:noProof/>
            <w:webHidden/>
          </w:rPr>
          <w:instrText xml:space="preserve"> PAGEREF _Toc243926338 \h </w:instrText>
        </w:r>
        <w:r w:rsidRPr="00DA3262">
          <w:rPr>
            <w:b w:val="0"/>
            <w:noProof/>
            <w:webHidden/>
          </w:rPr>
        </w:r>
        <w:r w:rsidRPr="00DA3262">
          <w:rPr>
            <w:b w:val="0"/>
            <w:noProof/>
            <w:webHidden/>
          </w:rPr>
          <w:fldChar w:fldCharType="separate"/>
        </w:r>
        <w:r w:rsidRPr="00DA3262">
          <w:rPr>
            <w:b w:val="0"/>
            <w:noProof/>
            <w:webHidden/>
          </w:rPr>
          <w:t>72</w:t>
        </w:r>
        <w:r w:rsidRPr="00DA3262">
          <w:rPr>
            <w:b w:val="0"/>
            <w:noProof/>
            <w:webHidden/>
          </w:rPr>
          <w:fldChar w:fldCharType="end"/>
        </w:r>
      </w:hyperlink>
    </w:p>
    <w:p w14:paraId="4F77FEE1" w14:textId="796836A5"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39" w:history="1">
        <w:r w:rsidRPr="00DA3262">
          <w:rPr>
            <w:rStyle w:val="Hyperlink"/>
            <w:b w:val="0"/>
            <w:noProof/>
          </w:rPr>
          <w:t>Figura 31 Descriptores de despliegue web.xml, beans.xml y faces-config.xml</w:t>
        </w:r>
        <w:r w:rsidRPr="00DA3262">
          <w:rPr>
            <w:b w:val="0"/>
            <w:noProof/>
            <w:webHidden/>
          </w:rPr>
          <w:tab/>
        </w:r>
        <w:r w:rsidRPr="00DA3262">
          <w:rPr>
            <w:b w:val="0"/>
            <w:noProof/>
            <w:webHidden/>
          </w:rPr>
          <w:fldChar w:fldCharType="begin"/>
        </w:r>
        <w:r w:rsidRPr="00DA3262">
          <w:rPr>
            <w:b w:val="0"/>
            <w:noProof/>
            <w:webHidden/>
          </w:rPr>
          <w:instrText xml:space="preserve"> PAGEREF _Toc243926339 \h </w:instrText>
        </w:r>
        <w:r w:rsidRPr="00DA3262">
          <w:rPr>
            <w:b w:val="0"/>
            <w:noProof/>
            <w:webHidden/>
          </w:rPr>
        </w:r>
        <w:r w:rsidRPr="00DA3262">
          <w:rPr>
            <w:b w:val="0"/>
            <w:noProof/>
            <w:webHidden/>
          </w:rPr>
          <w:fldChar w:fldCharType="separate"/>
        </w:r>
        <w:r w:rsidRPr="00DA3262">
          <w:rPr>
            <w:b w:val="0"/>
            <w:noProof/>
            <w:webHidden/>
          </w:rPr>
          <w:t>72</w:t>
        </w:r>
        <w:r w:rsidRPr="00DA3262">
          <w:rPr>
            <w:b w:val="0"/>
            <w:noProof/>
            <w:webHidden/>
          </w:rPr>
          <w:fldChar w:fldCharType="end"/>
        </w:r>
      </w:hyperlink>
    </w:p>
    <w:p w14:paraId="4979E417" w14:textId="1DBFF904"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40" w:history="1">
        <w:r w:rsidRPr="00DA3262">
          <w:rPr>
            <w:rStyle w:val="Hyperlink"/>
            <w:b w:val="0"/>
            <w:noProof/>
          </w:rPr>
          <w:t>Figura 32 Estructuración de paquetes MVC en Cliente Web</w:t>
        </w:r>
        <w:r w:rsidRPr="00DA3262">
          <w:rPr>
            <w:b w:val="0"/>
            <w:noProof/>
            <w:webHidden/>
          </w:rPr>
          <w:tab/>
        </w:r>
        <w:r w:rsidRPr="00DA3262">
          <w:rPr>
            <w:b w:val="0"/>
            <w:noProof/>
            <w:webHidden/>
          </w:rPr>
          <w:fldChar w:fldCharType="begin"/>
        </w:r>
        <w:r w:rsidRPr="00DA3262">
          <w:rPr>
            <w:b w:val="0"/>
            <w:noProof/>
            <w:webHidden/>
          </w:rPr>
          <w:instrText xml:space="preserve"> PAGEREF _Toc243926340 \h </w:instrText>
        </w:r>
        <w:r w:rsidRPr="00DA3262">
          <w:rPr>
            <w:b w:val="0"/>
            <w:noProof/>
            <w:webHidden/>
          </w:rPr>
        </w:r>
        <w:r w:rsidRPr="00DA3262">
          <w:rPr>
            <w:b w:val="0"/>
            <w:noProof/>
            <w:webHidden/>
          </w:rPr>
          <w:fldChar w:fldCharType="separate"/>
        </w:r>
        <w:r w:rsidRPr="00DA3262">
          <w:rPr>
            <w:b w:val="0"/>
            <w:noProof/>
            <w:webHidden/>
          </w:rPr>
          <w:t>74</w:t>
        </w:r>
        <w:r w:rsidRPr="00DA3262">
          <w:rPr>
            <w:b w:val="0"/>
            <w:noProof/>
            <w:webHidden/>
          </w:rPr>
          <w:fldChar w:fldCharType="end"/>
        </w:r>
      </w:hyperlink>
    </w:p>
    <w:p w14:paraId="643024D7" w14:textId="488B9A39"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41" w:history="1">
        <w:r w:rsidRPr="00DA3262">
          <w:rPr>
            <w:rStyle w:val="Hyperlink"/>
            <w:b w:val="0"/>
            <w:noProof/>
          </w:rPr>
          <w:t>Figura 33 Interfaz Web de Login en navegador (login.xhtml)</w:t>
        </w:r>
        <w:r w:rsidRPr="00DA3262">
          <w:rPr>
            <w:b w:val="0"/>
            <w:noProof/>
            <w:webHidden/>
          </w:rPr>
          <w:tab/>
        </w:r>
        <w:r w:rsidRPr="00DA3262">
          <w:rPr>
            <w:b w:val="0"/>
            <w:noProof/>
            <w:webHidden/>
          </w:rPr>
          <w:fldChar w:fldCharType="begin"/>
        </w:r>
        <w:r w:rsidRPr="00DA3262">
          <w:rPr>
            <w:b w:val="0"/>
            <w:noProof/>
            <w:webHidden/>
          </w:rPr>
          <w:instrText xml:space="preserve"> PAGEREF _Toc243926341 \h </w:instrText>
        </w:r>
        <w:r w:rsidRPr="00DA3262">
          <w:rPr>
            <w:b w:val="0"/>
            <w:noProof/>
            <w:webHidden/>
          </w:rPr>
        </w:r>
        <w:r w:rsidRPr="00DA3262">
          <w:rPr>
            <w:b w:val="0"/>
            <w:noProof/>
            <w:webHidden/>
          </w:rPr>
          <w:fldChar w:fldCharType="separate"/>
        </w:r>
        <w:r w:rsidRPr="00DA3262">
          <w:rPr>
            <w:b w:val="0"/>
            <w:noProof/>
            <w:webHidden/>
          </w:rPr>
          <w:t>85</w:t>
        </w:r>
        <w:r w:rsidRPr="00DA3262">
          <w:rPr>
            <w:b w:val="0"/>
            <w:noProof/>
            <w:webHidden/>
          </w:rPr>
          <w:fldChar w:fldCharType="end"/>
        </w:r>
      </w:hyperlink>
    </w:p>
    <w:p w14:paraId="260227D2" w14:textId="0CDBD5B7" w:rsidR="00711B29" w:rsidRPr="00DA3262" w:rsidRDefault="00711B29" w:rsidP="00DA3262">
      <w:pPr>
        <w:pStyle w:val="TOC4"/>
        <w:rPr>
          <w:rFonts w:asciiTheme="minorHAnsi" w:eastAsiaTheme="minorEastAsia" w:hAnsiTheme="minorHAnsi" w:cstheme="minorBidi"/>
          <w:b w:val="0"/>
          <w:noProof/>
          <w:kern w:val="2"/>
          <w:sz w:val="24"/>
          <w:szCs w:val="24"/>
          <w:lang w:val="es-EC"/>
          <w14:ligatures w14:val="standardContextual"/>
        </w:rPr>
      </w:pPr>
      <w:hyperlink w:anchor="_Toc243926342" w:history="1">
        <w:r w:rsidRPr="00DA3262">
          <w:rPr>
            <w:rStyle w:val="Hyperlink"/>
            <w:b w:val="0"/>
            <w:noProof/>
          </w:rPr>
          <w:t>Figura 34 Interfaz Web del Conversor con actualización reactiva Ajax (conversor.xhtml)</w:t>
        </w:r>
        <w:r w:rsidRPr="00DA3262">
          <w:rPr>
            <w:b w:val="0"/>
            <w:noProof/>
            <w:webHidden/>
          </w:rPr>
          <w:tab/>
        </w:r>
        <w:r w:rsidRPr="00DA3262">
          <w:rPr>
            <w:b w:val="0"/>
            <w:noProof/>
            <w:webHidden/>
          </w:rPr>
          <w:fldChar w:fldCharType="begin"/>
        </w:r>
        <w:r w:rsidRPr="00DA3262">
          <w:rPr>
            <w:b w:val="0"/>
            <w:noProof/>
            <w:webHidden/>
          </w:rPr>
          <w:instrText xml:space="preserve"> PAGEREF _Toc243926342 \h </w:instrText>
        </w:r>
        <w:r w:rsidRPr="00DA3262">
          <w:rPr>
            <w:b w:val="0"/>
            <w:noProof/>
            <w:webHidden/>
          </w:rPr>
        </w:r>
        <w:r w:rsidRPr="00DA3262">
          <w:rPr>
            <w:b w:val="0"/>
            <w:noProof/>
            <w:webHidden/>
          </w:rPr>
          <w:fldChar w:fldCharType="separate"/>
        </w:r>
        <w:r w:rsidRPr="00DA3262">
          <w:rPr>
            <w:b w:val="0"/>
            <w:noProof/>
            <w:webHidden/>
          </w:rPr>
          <w:t>86</w:t>
        </w:r>
        <w:r w:rsidRPr="00DA3262">
          <w:rPr>
            <w:b w:val="0"/>
            <w:noProof/>
            <w:webHidden/>
          </w:rPr>
          <w:fldChar w:fldCharType="end"/>
        </w:r>
      </w:hyperlink>
    </w:p>
    <w:p w14:paraId="61B2FA31" w14:textId="77777777" w:rsidR="00711B29" w:rsidRDefault="00711B29" w:rsidP="00DA3262">
      <w:pPr>
        <w:pStyle w:val="TOC4"/>
      </w:pPr>
      <w:r w:rsidRPr="00DA3262">
        <w:rPr>
          <w:b w:val="0"/>
        </w:rPr>
        <w:fldChar w:fldCharType="end"/>
      </w:r>
    </w:p>
    <w:p w14:paraId="289D1123" w14:textId="0B9B5906" w:rsidR="00711B29" w:rsidRPr="00DA3262" w:rsidRDefault="00711B29" w:rsidP="00DA3262">
      <w:pPr>
        <w:pStyle w:val="TOC4"/>
        <w:rPr>
          <w:bCs w:val="0"/>
        </w:rPr>
      </w:pPr>
      <w:r w:rsidRPr="00DA3262">
        <w:rPr>
          <w:bCs w:val="0"/>
        </w:rPr>
        <w:t>ÍNDICE DE TABLAS</w:t>
      </w:r>
    </w:p>
    <w:p w14:paraId="3E606718" w14:textId="345307F3" w:rsidR="003A0697" w:rsidRPr="003A0697" w:rsidRDefault="003A0697" w:rsidP="003A0697">
      <w:pPr>
        <w:pStyle w:val="TOC5"/>
        <w:tabs>
          <w:tab w:val="right" w:leader="dot" w:pos="9016"/>
        </w:tabs>
        <w:ind w:left="0"/>
        <w:rPr>
          <w:b w:val="0"/>
          <w:noProof/>
        </w:rPr>
      </w:pPr>
      <w:r w:rsidRPr="003A0697">
        <w:rPr>
          <w:b w:val="0"/>
          <w:lang w:val="en-US"/>
        </w:rPr>
        <w:fldChar w:fldCharType="begin"/>
      </w:r>
      <w:r w:rsidRPr="003A0697">
        <w:rPr>
          <w:b w:val="0"/>
          <w:lang w:val="en-US"/>
        </w:rPr>
        <w:instrText xml:space="preserve"> TOC \o "5-5" \h \z \u </w:instrText>
      </w:r>
      <w:r w:rsidRPr="003A0697">
        <w:rPr>
          <w:b w:val="0"/>
          <w:lang w:val="en-US"/>
        </w:rPr>
        <w:fldChar w:fldCharType="separate"/>
      </w:r>
      <w:hyperlink w:anchor="_Toc243929195" w:history="1">
        <w:r w:rsidRPr="003A0697">
          <w:rPr>
            <w:rStyle w:val="Hyperlink"/>
            <w:b w:val="0"/>
            <w:noProof/>
          </w:rPr>
          <w:t>Tabla 1 Configuración de la aplicación REST (RestApplication.java)</w:t>
        </w:r>
        <w:r w:rsidRPr="003A0697">
          <w:rPr>
            <w:b w:val="0"/>
            <w:noProof/>
            <w:webHidden/>
          </w:rPr>
          <w:tab/>
        </w:r>
        <w:r w:rsidRPr="003A0697">
          <w:rPr>
            <w:b w:val="0"/>
            <w:noProof/>
            <w:webHidden/>
          </w:rPr>
          <w:fldChar w:fldCharType="begin"/>
        </w:r>
        <w:r w:rsidRPr="003A0697">
          <w:rPr>
            <w:b w:val="0"/>
            <w:noProof/>
            <w:webHidden/>
          </w:rPr>
          <w:instrText xml:space="preserve"> PAGEREF _Toc243929195 \h </w:instrText>
        </w:r>
        <w:r w:rsidRPr="003A0697">
          <w:rPr>
            <w:b w:val="0"/>
            <w:noProof/>
            <w:webHidden/>
          </w:rPr>
        </w:r>
        <w:r w:rsidRPr="003A0697">
          <w:rPr>
            <w:b w:val="0"/>
            <w:noProof/>
            <w:webHidden/>
          </w:rPr>
          <w:fldChar w:fldCharType="separate"/>
        </w:r>
        <w:r w:rsidRPr="003A0697">
          <w:rPr>
            <w:b w:val="0"/>
            <w:noProof/>
            <w:webHidden/>
          </w:rPr>
          <w:t>12</w:t>
        </w:r>
        <w:r w:rsidRPr="003A0697">
          <w:rPr>
            <w:b w:val="0"/>
            <w:noProof/>
            <w:webHidden/>
          </w:rPr>
          <w:fldChar w:fldCharType="end"/>
        </w:r>
      </w:hyperlink>
    </w:p>
    <w:p w14:paraId="135FD89E" w14:textId="650BD359" w:rsidR="003A0697" w:rsidRPr="003A0697" w:rsidRDefault="003A0697" w:rsidP="003A0697">
      <w:pPr>
        <w:pStyle w:val="TOC5"/>
        <w:tabs>
          <w:tab w:val="right" w:leader="dot" w:pos="9016"/>
        </w:tabs>
        <w:ind w:left="0"/>
        <w:rPr>
          <w:b w:val="0"/>
          <w:noProof/>
        </w:rPr>
      </w:pPr>
      <w:hyperlink w:anchor="_Toc243929196" w:history="1">
        <w:r w:rsidRPr="003A0697">
          <w:rPr>
            <w:rStyle w:val="Hyperlink"/>
            <w:b w:val="0"/>
            <w:noProof/>
          </w:rPr>
          <w:t>Tabla 2 Filtro global de CORS (CorsFilter.java)</w:t>
        </w:r>
        <w:r w:rsidRPr="003A0697">
          <w:rPr>
            <w:b w:val="0"/>
            <w:noProof/>
            <w:webHidden/>
          </w:rPr>
          <w:tab/>
        </w:r>
        <w:r w:rsidRPr="003A0697">
          <w:rPr>
            <w:b w:val="0"/>
            <w:noProof/>
            <w:webHidden/>
          </w:rPr>
          <w:fldChar w:fldCharType="begin"/>
        </w:r>
        <w:r w:rsidRPr="003A0697">
          <w:rPr>
            <w:b w:val="0"/>
            <w:noProof/>
            <w:webHidden/>
          </w:rPr>
          <w:instrText xml:space="preserve"> PAGEREF _Toc243929196 \h </w:instrText>
        </w:r>
        <w:r w:rsidRPr="003A0697">
          <w:rPr>
            <w:b w:val="0"/>
            <w:noProof/>
            <w:webHidden/>
          </w:rPr>
        </w:r>
        <w:r w:rsidRPr="003A0697">
          <w:rPr>
            <w:b w:val="0"/>
            <w:noProof/>
            <w:webHidden/>
          </w:rPr>
          <w:fldChar w:fldCharType="separate"/>
        </w:r>
        <w:r w:rsidRPr="003A0697">
          <w:rPr>
            <w:b w:val="0"/>
            <w:noProof/>
            <w:webHidden/>
          </w:rPr>
          <w:t>13</w:t>
        </w:r>
        <w:r w:rsidRPr="003A0697">
          <w:rPr>
            <w:b w:val="0"/>
            <w:noProof/>
            <w:webHidden/>
          </w:rPr>
          <w:fldChar w:fldCharType="end"/>
        </w:r>
      </w:hyperlink>
    </w:p>
    <w:p w14:paraId="5F05D128" w14:textId="55507E73" w:rsidR="003A0697" w:rsidRPr="003A0697" w:rsidRDefault="003A0697" w:rsidP="003A0697">
      <w:pPr>
        <w:pStyle w:val="TOC5"/>
        <w:tabs>
          <w:tab w:val="right" w:leader="dot" w:pos="9016"/>
        </w:tabs>
        <w:ind w:left="0"/>
        <w:rPr>
          <w:b w:val="0"/>
          <w:noProof/>
        </w:rPr>
      </w:pPr>
      <w:hyperlink w:anchor="_Toc243929197" w:history="1">
        <w:r w:rsidRPr="003A0697">
          <w:rPr>
            <w:rStyle w:val="Hyperlink"/>
            <w:b w:val="0"/>
            <w:noProof/>
          </w:rPr>
          <w:t>Tabla 3 Declaración del Endpoint REST y autenticación (WSConversorUnidadesRest.java)</w:t>
        </w:r>
        <w:r w:rsidRPr="003A0697">
          <w:rPr>
            <w:b w:val="0"/>
            <w:noProof/>
            <w:webHidden/>
          </w:rPr>
          <w:tab/>
        </w:r>
        <w:r w:rsidRPr="003A0697">
          <w:rPr>
            <w:b w:val="0"/>
            <w:noProof/>
            <w:webHidden/>
          </w:rPr>
          <w:fldChar w:fldCharType="begin"/>
        </w:r>
        <w:r w:rsidRPr="003A0697">
          <w:rPr>
            <w:b w:val="0"/>
            <w:noProof/>
            <w:webHidden/>
          </w:rPr>
          <w:instrText xml:space="preserve"> PAGEREF _Toc243929197 \h </w:instrText>
        </w:r>
        <w:r w:rsidRPr="003A0697">
          <w:rPr>
            <w:b w:val="0"/>
            <w:noProof/>
            <w:webHidden/>
          </w:rPr>
        </w:r>
        <w:r w:rsidRPr="003A0697">
          <w:rPr>
            <w:b w:val="0"/>
            <w:noProof/>
            <w:webHidden/>
          </w:rPr>
          <w:fldChar w:fldCharType="separate"/>
        </w:r>
        <w:r w:rsidRPr="003A0697">
          <w:rPr>
            <w:b w:val="0"/>
            <w:noProof/>
            <w:webHidden/>
          </w:rPr>
          <w:t>14</w:t>
        </w:r>
        <w:r w:rsidRPr="003A0697">
          <w:rPr>
            <w:b w:val="0"/>
            <w:noProof/>
            <w:webHidden/>
          </w:rPr>
          <w:fldChar w:fldCharType="end"/>
        </w:r>
      </w:hyperlink>
    </w:p>
    <w:p w14:paraId="7D35C85D" w14:textId="5671D931" w:rsidR="003A0697" w:rsidRPr="003A0697" w:rsidRDefault="003A0697" w:rsidP="003A0697">
      <w:pPr>
        <w:pStyle w:val="TOC5"/>
        <w:tabs>
          <w:tab w:val="right" w:leader="dot" w:pos="9016"/>
        </w:tabs>
        <w:ind w:left="0"/>
        <w:rPr>
          <w:b w:val="0"/>
          <w:noProof/>
        </w:rPr>
      </w:pPr>
      <w:hyperlink w:anchor="_Toc243929198" w:history="1">
        <w:r w:rsidRPr="003A0697">
          <w:rPr>
            <w:rStyle w:val="Hyperlink"/>
            <w:b w:val="0"/>
            <w:noProof/>
          </w:rPr>
          <w:t>Tabla 4 Métodos de conversión expuestos en REST (WSConversorUnidadesRest.java)</w:t>
        </w:r>
        <w:r w:rsidRPr="003A0697">
          <w:rPr>
            <w:b w:val="0"/>
            <w:noProof/>
            <w:webHidden/>
          </w:rPr>
          <w:tab/>
        </w:r>
        <w:r w:rsidRPr="003A0697">
          <w:rPr>
            <w:b w:val="0"/>
            <w:noProof/>
            <w:webHidden/>
          </w:rPr>
          <w:fldChar w:fldCharType="begin"/>
        </w:r>
        <w:r w:rsidRPr="003A0697">
          <w:rPr>
            <w:b w:val="0"/>
            <w:noProof/>
            <w:webHidden/>
          </w:rPr>
          <w:instrText xml:space="preserve"> PAGEREF _Toc243929198 \h </w:instrText>
        </w:r>
        <w:r w:rsidRPr="003A0697">
          <w:rPr>
            <w:b w:val="0"/>
            <w:noProof/>
            <w:webHidden/>
          </w:rPr>
        </w:r>
        <w:r w:rsidRPr="003A0697">
          <w:rPr>
            <w:b w:val="0"/>
            <w:noProof/>
            <w:webHidden/>
          </w:rPr>
          <w:fldChar w:fldCharType="separate"/>
        </w:r>
        <w:r w:rsidRPr="003A0697">
          <w:rPr>
            <w:b w:val="0"/>
            <w:noProof/>
            <w:webHidden/>
          </w:rPr>
          <w:t>16</w:t>
        </w:r>
        <w:r w:rsidRPr="003A0697">
          <w:rPr>
            <w:b w:val="0"/>
            <w:noProof/>
            <w:webHidden/>
          </w:rPr>
          <w:fldChar w:fldCharType="end"/>
        </w:r>
      </w:hyperlink>
    </w:p>
    <w:p w14:paraId="13549A03" w14:textId="45A70440" w:rsidR="003A0697" w:rsidRPr="003A0697" w:rsidRDefault="003A0697" w:rsidP="003A0697">
      <w:pPr>
        <w:pStyle w:val="TOC5"/>
        <w:tabs>
          <w:tab w:val="right" w:leader="dot" w:pos="9016"/>
        </w:tabs>
        <w:ind w:left="0"/>
        <w:rPr>
          <w:b w:val="0"/>
          <w:noProof/>
        </w:rPr>
      </w:pPr>
      <w:hyperlink w:anchor="_Toc243929199" w:history="1">
        <w:r w:rsidRPr="003A0697">
          <w:rPr>
            <w:rStyle w:val="Hyperlink"/>
            <w:b w:val="0"/>
            <w:noProof/>
          </w:rPr>
          <w:t>Tabla 5 Recurso REST de Autenticación (AutenticacionResource.java)</w:t>
        </w:r>
        <w:r w:rsidRPr="003A0697">
          <w:rPr>
            <w:b w:val="0"/>
            <w:noProof/>
            <w:webHidden/>
          </w:rPr>
          <w:tab/>
        </w:r>
        <w:r w:rsidRPr="003A0697">
          <w:rPr>
            <w:b w:val="0"/>
            <w:noProof/>
            <w:webHidden/>
          </w:rPr>
          <w:fldChar w:fldCharType="begin"/>
        </w:r>
        <w:r w:rsidRPr="003A0697">
          <w:rPr>
            <w:b w:val="0"/>
            <w:noProof/>
            <w:webHidden/>
          </w:rPr>
          <w:instrText xml:space="preserve"> PAGEREF _Toc243929199 \h </w:instrText>
        </w:r>
        <w:r w:rsidRPr="003A0697">
          <w:rPr>
            <w:b w:val="0"/>
            <w:noProof/>
            <w:webHidden/>
          </w:rPr>
        </w:r>
        <w:r w:rsidRPr="003A0697">
          <w:rPr>
            <w:b w:val="0"/>
            <w:noProof/>
            <w:webHidden/>
          </w:rPr>
          <w:fldChar w:fldCharType="separate"/>
        </w:r>
        <w:r w:rsidRPr="003A0697">
          <w:rPr>
            <w:b w:val="0"/>
            <w:noProof/>
            <w:webHidden/>
          </w:rPr>
          <w:t>18</w:t>
        </w:r>
        <w:r w:rsidRPr="003A0697">
          <w:rPr>
            <w:b w:val="0"/>
            <w:noProof/>
            <w:webHidden/>
          </w:rPr>
          <w:fldChar w:fldCharType="end"/>
        </w:r>
      </w:hyperlink>
    </w:p>
    <w:p w14:paraId="2FA5333E" w14:textId="3E5BD453" w:rsidR="003A0697" w:rsidRPr="003A0697" w:rsidRDefault="003A0697" w:rsidP="003A0697">
      <w:pPr>
        <w:pStyle w:val="TOC5"/>
        <w:tabs>
          <w:tab w:val="right" w:leader="dot" w:pos="9016"/>
        </w:tabs>
        <w:ind w:left="0"/>
        <w:rPr>
          <w:b w:val="0"/>
          <w:noProof/>
        </w:rPr>
      </w:pPr>
      <w:hyperlink w:anchor="_Toc243929200" w:history="1">
        <w:r w:rsidRPr="003A0697">
          <w:rPr>
            <w:rStyle w:val="Hyperlink"/>
            <w:b w:val="0"/>
            <w:noProof/>
          </w:rPr>
          <w:t>Tabla 6 Recurso REST de Conversión (ConversorResource.java)</w:t>
        </w:r>
        <w:r w:rsidRPr="003A0697">
          <w:rPr>
            <w:b w:val="0"/>
            <w:noProof/>
            <w:webHidden/>
          </w:rPr>
          <w:tab/>
        </w:r>
        <w:r w:rsidRPr="003A0697">
          <w:rPr>
            <w:b w:val="0"/>
            <w:noProof/>
            <w:webHidden/>
          </w:rPr>
          <w:fldChar w:fldCharType="begin"/>
        </w:r>
        <w:r w:rsidRPr="003A0697">
          <w:rPr>
            <w:b w:val="0"/>
            <w:noProof/>
            <w:webHidden/>
          </w:rPr>
          <w:instrText xml:space="preserve"> PAGEREF _Toc243929200 \h </w:instrText>
        </w:r>
        <w:r w:rsidRPr="003A0697">
          <w:rPr>
            <w:b w:val="0"/>
            <w:noProof/>
            <w:webHidden/>
          </w:rPr>
        </w:r>
        <w:r w:rsidRPr="003A0697">
          <w:rPr>
            <w:b w:val="0"/>
            <w:noProof/>
            <w:webHidden/>
          </w:rPr>
          <w:fldChar w:fldCharType="separate"/>
        </w:r>
        <w:r w:rsidRPr="003A0697">
          <w:rPr>
            <w:b w:val="0"/>
            <w:noProof/>
            <w:webHidden/>
          </w:rPr>
          <w:t>21</w:t>
        </w:r>
        <w:r w:rsidRPr="003A0697">
          <w:rPr>
            <w:b w:val="0"/>
            <w:noProof/>
            <w:webHidden/>
          </w:rPr>
          <w:fldChar w:fldCharType="end"/>
        </w:r>
      </w:hyperlink>
    </w:p>
    <w:p w14:paraId="6FAB964E" w14:textId="21BEDBFB" w:rsidR="003A0697" w:rsidRPr="003A0697" w:rsidRDefault="003A0697" w:rsidP="003A0697">
      <w:pPr>
        <w:pStyle w:val="TOC5"/>
        <w:tabs>
          <w:tab w:val="right" w:leader="dot" w:pos="9016"/>
        </w:tabs>
        <w:ind w:left="0"/>
        <w:rPr>
          <w:b w:val="0"/>
          <w:noProof/>
        </w:rPr>
      </w:pPr>
      <w:hyperlink w:anchor="_Toc243929201" w:history="1">
        <w:r w:rsidRPr="003A0697">
          <w:rPr>
            <w:rStyle w:val="Hyperlink"/>
            <w:b w:val="0"/>
            <w:noProof/>
          </w:rPr>
          <w:t>Tabla 7 Interfaz Conversor (IConversor.java)</w:t>
        </w:r>
        <w:r w:rsidRPr="003A0697">
          <w:rPr>
            <w:b w:val="0"/>
            <w:noProof/>
            <w:webHidden/>
          </w:rPr>
          <w:tab/>
        </w:r>
        <w:r w:rsidRPr="003A0697">
          <w:rPr>
            <w:b w:val="0"/>
            <w:noProof/>
            <w:webHidden/>
          </w:rPr>
          <w:fldChar w:fldCharType="begin"/>
        </w:r>
        <w:r w:rsidRPr="003A0697">
          <w:rPr>
            <w:b w:val="0"/>
            <w:noProof/>
            <w:webHidden/>
          </w:rPr>
          <w:instrText xml:space="preserve"> PAGEREF _Toc243929201 \h </w:instrText>
        </w:r>
        <w:r w:rsidRPr="003A0697">
          <w:rPr>
            <w:b w:val="0"/>
            <w:noProof/>
            <w:webHidden/>
          </w:rPr>
        </w:r>
        <w:r w:rsidRPr="003A0697">
          <w:rPr>
            <w:b w:val="0"/>
            <w:noProof/>
            <w:webHidden/>
          </w:rPr>
          <w:fldChar w:fldCharType="separate"/>
        </w:r>
        <w:r w:rsidRPr="003A0697">
          <w:rPr>
            <w:b w:val="0"/>
            <w:noProof/>
            <w:webHidden/>
          </w:rPr>
          <w:t>25</w:t>
        </w:r>
        <w:r w:rsidRPr="003A0697">
          <w:rPr>
            <w:b w:val="0"/>
            <w:noProof/>
            <w:webHidden/>
          </w:rPr>
          <w:fldChar w:fldCharType="end"/>
        </w:r>
      </w:hyperlink>
    </w:p>
    <w:p w14:paraId="24B224CD" w14:textId="44B5AFF0" w:rsidR="003A0697" w:rsidRPr="003A0697" w:rsidRDefault="003A0697" w:rsidP="003A0697">
      <w:pPr>
        <w:pStyle w:val="TOC5"/>
        <w:tabs>
          <w:tab w:val="right" w:leader="dot" w:pos="9016"/>
        </w:tabs>
        <w:ind w:left="0"/>
        <w:rPr>
          <w:b w:val="0"/>
          <w:noProof/>
        </w:rPr>
      </w:pPr>
      <w:hyperlink w:anchor="_Toc243929202" w:history="1">
        <w:r w:rsidRPr="003A0697">
          <w:rPr>
            <w:rStyle w:val="Hyperlink"/>
            <w:b w:val="0"/>
            <w:noProof/>
          </w:rPr>
          <w:t>Tabla 8 Conversor Longitud (ConversorLongitud.java)</w:t>
        </w:r>
        <w:r w:rsidRPr="003A0697">
          <w:rPr>
            <w:b w:val="0"/>
            <w:noProof/>
            <w:webHidden/>
          </w:rPr>
          <w:tab/>
        </w:r>
        <w:r w:rsidRPr="003A0697">
          <w:rPr>
            <w:b w:val="0"/>
            <w:noProof/>
            <w:webHidden/>
          </w:rPr>
          <w:fldChar w:fldCharType="begin"/>
        </w:r>
        <w:r w:rsidRPr="003A0697">
          <w:rPr>
            <w:b w:val="0"/>
            <w:noProof/>
            <w:webHidden/>
          </w:rPr>
          <w:instrText xml:space="preserve"> PAGEREF _Toc243929202 \h </w:instrText>
        </w:r>
        <w:r w:rsidRPr="003A0697">
          <w:rPr>
            <w:b w:val="0"/>
            <w:noProof/>
            <w:webHidden/>
          </w:rPr>
        </w:r>
        <w:r w:rsidRPr="003A0697">
          <w:rPr>
            <w:b w:val="0"/>
            <w:noProof/>
            <w:webHidden/>
          </w:rPr>
          <w:fldChar w:fldCharType="separate"/>
        </w:r>
        <w:r w:rsidRPr="003A0697">
          <w:rPr>
            <w:b w:val="0"/>
            <w:noProof/>
            <w:webHidden/>
          </w:rPr>
          <w:t>25</w:t>
        </w:r>
        <w:r w:rsidRPr="003A0697">
          <w:rPr>
            <w:b w:val="0"/>
            <w:noProof/>
            <w:webHidden/>
          </w:rPr>
          <w:fldChar w:fldCharType="end"/>
        </w:r>
      </w:hyperlink>
    </w:p>
    <w:p w14:paraId="613A86B1" w14:textId="62C599E6" w:rsidR="003A0697" w:rsidRPr="003A0697" w:rsidRDefault="003A0697" w:rsidP="003A0697">
      <w:pPr>
        <w:pStyle w:val="TOC5"/>
        <w:tabs>
          <w:tab w:val="right" w:leader="dot" w:pos="9016"/>
        </w:tabs>
        <w:ind w:left="0"/>
        <w:rPr>
          <w:b w:val="0"/>
          <w:noProof/>
        </w:rPr>
      </w:pPr>
      <w:hyperlink w:anchor="_Toc243929203" w:history="1">
        <w:r w:rsidRPr="003A0697">
          <w:rPr>
            <w:rStyle w:val="Hyperlink"/>
            <w:b w:val="0"/>
            <w:noProof/>
          </w:rPr>
          <w:t>Tabla 9 Conversor Masa (ConversorMasa.java)</w:t>
        </w:r>
        <w:r w:rsidRPr="003A0697">
          <w:rPr>
            <w:b w:val="0"/>
            <w:noProof/>
            <w:webHidden/>
          </w:rPr>
          <w:tab/>
        </w:r>
        <w:r w:rsidRPr="003A0697">
          <w:rPr>
            <w:b w:val="0"/>
            <w:noProof/>
            <w:webHidden/>
          </w:rPr>
          <w:fldChar w:fldCharType="begin"/>
        </w:r>
        <w:r w:rsidRPr="003A0697">
          <w:rPr>
            <w:b w:val="0"/>
            <w:noProof/>
            <w:webHidden/>
          </w:rPr>
          <w:instrText xml:space="preserve"> PAGEREF _Toc243929203 \h </w:instrText>
        </w:r>
        <w:r w:rsidRPr="003A0697">
          <w:rPr>
            <w:b w:val="0"/>
            <w:noProof/>
            <w:webHidden/>
          </w:rPr>
        </w:r>
        <w:r w:rsidRPr="003A0697">
          <w:rPr>
            <w:b w:val="0"/>
            <w:noProof/>
            <w:webHidden/>
          </w:rPr>
          <w:fldChar w:fldCharType="separate"/>
        </w:r>
        <w:r w:rsidRPr="003A0697">
          <w:rPr>
            <w:b w:val="0"/>
            <w:noProof/>
            <w:webHidden/>
          </w:rPr>
          <w:t>26</w:t>
        </w:r>
        <w:r w:rsidRPr="003A0697">
          <w:rPr>
            <w:b w:val="0"/>
            <w:noProof/>
            <w:webHidden/>
          </w:rPr>
          <w:fldChar w:fldCharType="end"/>
        </w:r>
      </w:hyperlink>
    </w:p>
    <w:p w14:paraId="1D4E1350" w14:textId="1BFB8DDC" w:rsidR="003A0697" w:rsidRPr="003A0697" w:rsidRDefault="003A0697" w:rsidP="003A0697">
      <w:pPr>
        <w:pStyle w:val="TOC5"/>
        <w:tabs>
          <w:tab w:val="right" w:leader="dot" w:pos="9016"/>
        </w:tabs>
        <w:ind w:left="0"/>
        <w:rPr>
          <w:b w:val="0"/>
          <w:noProof/>
        </w:rPr>
      </w:pPr>
      <w:hyperlink w:anchor="_Toc243929204" w:history="1">
        <w:r w:rsidRPr="003A0697">
          <w:rPr>
            <w:rStyle w:val="Hyperlink"/>
            <w:b w:val="0"/>
            <w:noProof/>
          </w:rPr>
          <w:t>Tabla 10 Conversor Temperatura (ConversorTemperatura.java)</w:t>
        </w:r>
        <w:r w:rsidRPr="003A0697">
          <w:rPr>
            <w:b w:val="0"/>
            <w:noProof/>
            <w:webHidden/>
          </w:rPr>
          <w:tab/>
        </w:r>
        <w:r w:rsidRPr="003A0697">
          <w:rPr>
            <w:b w:val="0"/>
            <w:noProof/>
            <w:webHidden/>
          </w:rPr>
          <w:fldChar w:fldCharType="begin"/>
        </w:r>
        <w:r w:rsidRPr="003A0697">
          <w:rPr>
            <w:b w:val="0"/>
            <w:noProof/>
            <w:webHidden/>
          </w:rPr>
          <w:instrText xml:space="preserve"> PAGEREF _Toc243929204 \h </w:instrText>
        </w:r>
        <w:r w:rsidRPr="003A0697">
          <w:rPr>
            <w:b w:val="0"/>
            <w:noProof/>
            <w:webHidden/>
          </w:rPr>
        </w:r>
        <w:r w:rsidRPr="003A0697">
          <w:rPr>
            <w:b w:val="0"/>
            <w:noProof/>
            <w:webHidden/>
          </w:rPr>
          <w:fldChar w:fldCharType="separate"/>
        </w:r>
        <w:r w:rsidRPr="003A0697">
          <w:rPr>
            <w:b w:val="0"/>
            <w:noProof/>
            <w:webHidden/>
          </w:rPr>
          <w:t>27</w:t>
        </w:r>
        <w:r w:rsidRPr="003A0697">
          <w:rPr>
            <w:b w:val="0"/>
            <w:noProof/>
            <w:webHidden/>
          </w:rPr>
          <w:fldChar w:fldCharType="end"/>
        </w:r>
      </w:hyperlink>
    </w:p>
    <w:p w14:paraId="5747A3D3" w14:textId="26D7D5E6" w:rsidR="003A0697" w:rsidRPr="003A0697" w:rsidRDefault="003A0697" w:rsidP="003A0697">
      <w:pPr>
        <w:pStyle w:val="TOC5"/>
        <w:tabs>
          <w:tab w:val="right" w:leader="dot" w:pos="9016"/>
        </w:tabs>
        <w:ind w:left="0"/>
        <w:rPr>
          <w:b w:val="0"/>
          <w:noProof/>
        </w:rPr>
      </w:pPr>
      <w:hyperlink w:anchor="_Toc243929205" w:history="1">
        <w:r w:rsidRPr="003A0697">
          <w:rPr>
            <w:rStyle w:val="Hyperlink"/>
            <w:b w:val="0"/>
            <w:noProof/>
          </w:rPr>
          <w:t>Tabla 11 Servicio de Dominio Conversor (ServicioConversor.java)</w:t>
        </w:r>
        <w:r w:rsidRPr="003A0697">
          <w:rPr>
            <w:b w:val="0"/>
            <w:noProof/>
            <w:webHidden/>
          </w:rPr>
          <w:tab/>
        </w:r>
        <w:r w:rsidRPr="003A0697">
          <w:rPr>
            <w:b w:val="0"/>
            <w:noProof/>
            <w:webHidden/>
          </w:rPr>
          <w:fldChar w:fldCharType="begin"/>
        </w:r>
        <w:r w:rsidRPr="003A0697">
          <w:rPr>
            <w:b w:val="0"/>
            <w:noProof/>
            <w:webHidden/>
          </w:rPr>
          <w:instrText xml:space="preserve"> PAGEREF _Toc243929205 \h </w:instrText>
        </w:r>
        <w:r w:rsidRPr="003A0697">
          <w:rPr>
            <w:b w:val="0"/>
            <w:noProof/>
            <w:webHidden/>
          </w:rPr>
        </w:r>
        <w:r w:rsidRPr="003A0697">
          <w:rPr>
            <w:b w:val="0"/>
            <w:noProof/>
            <w:webHidden/>
          </w:rPr>
          <w:fldChar w:fldCharType="separate"/>
        </w:r>
        <w:r w:rsidRPr="003A0697">
          <w:rPr>
            <w:b w:val="0"/>
            <w:noProof/>
            <w:webHidden/>
          </w:rPr>
          <w:t>28</w:t>
        </w:r>
        <w:r w:rsidRPr="003A0697">
          <w:rPr>
            <w:b w:val="0"/>
            <w:noProof/>
            <w:webHidden/>
          </w:rPr>
          <w:fldChar w:fldCharType="end"/>
        </w:r>
      </w:hyperlink>
    </w:p>
    <w:p w14:paraId="7264C598" w14:textId="40608886" w:rsidR="003A0697" w:rsidRPr="003A0697" w:rsidRDefault="003A0697" w:rsidP="003A0697">
      <w:pPr>
        <w:pStyle w:val="TOC5"/>
        <w:tabs>
          <w:tab w:val="right" w:leader="dot" w:pos="9016"/>
        </w:tabs>
        <w:ind w:left="0"/>
        <w:rPr>
          <w:b w:val="0"/>
          <w:noProof/>
        </w:rPr>
      </w:pPr>
      <w:hyperlink w:anchor="_Toc243929206" w:history="1">
        <w:r w:rsidRPr="003A0697">
          <w:rPr>
            <w:rStyle w:val="Hyperlink"/>
            <w:b w:val="0"/>
            <w:noProof/>
          </w:rPr>
          <w:t>Tabla 12 Mapeador de Unidades (UnidadMapper.java)</w:t>
        </w:r>
        <w:r w:rsidRPr="003A0697">
          <w:rPr>
            <w:b w:val="0"/>
            <w:noProof/>
            <w:webHidden/>
          </w:rPr>
          <w:tab/>
        </w:r>
        <w:r w:rsidRPr="003A0697">
          <w:rPr>
            <w:b w:val="0"/>
            <w:noProof/>
            <w:webHidden/>
          </w:rPr>
          <w:fldChar w:fldCharType="begin"/>
        </w:r>
        <w:r w:rsidRPr="003A0697">
          <w:rPr>
            <w:b w:val="0"/>
            <w:noProof/>
            <w:webHidden/>
          </w:rPr>
          <w:instrText xml:space="preserve"> PAGEREF _Toc243929206 \h </w:instrText>
        </w:r>
        <w:r w:rsidRPr="003A0697">
          <w:rPr>
            <w:b w:val="0"/>
            <w:noProof/>
            <w:webHidden/>
          </w:rPr>
        </w:r>
        <w:r w:rsidRPr="003A0697">
          <w:rPr>
            <w:b w:val="0"/>
            <w:noProof/>
            <w:webHidden/>
          </w:rPr>
          <w:fldChar w:fldCharType="separate"/>
        </w:r>
        <w:r w:rsidRPr="003A0697">
          <w:rPr>
            <w:b w:val="0"/>
            <w:noProof/>
            <w:webHidden/>
          </w:rPr>
          <w:t>29</w:t>
        </w:r>
        <w:r w:rsidRPr="003A0697">
          <w:rPr>
            <w:b w:val="0"/>
            <w:noProof/>
            <w:webHidden/>
          </w:rPr>
          <w:fldChar w:fldCharType="end"/>
        </w:r>
      </w:hyperlink>
    </w:p>
    <w:p w14:paraId="1EFD404C" w14:textId="21A97D79" w:rsidR="003A0697" w:rsidRPr="003A0697" w:rsidRDefault="003A0697" w:rsidP="003A0697">
      <w:pPr>
        <w:pStyle w:val="TOC5"/>
        <w:tabs>
          <w:tab w:val="right" w:leader="dot" w:pos="9016"/>
        </w:tabs>
        <w:ind w:left="0"/>
        <w:rPr>
          <w:b w:val="0"/>
          <w:noProof/>
        </w:rPr>
      </w:pPr>
      <w:hyperlink w:anchor="_Toc243929207" w:history="1">
        <w:r w:rsidRPr="003A0697">
          <w:rPr>
            <w:rStyle w:val="Hyperlink"/>
            <w:b w:val="0"/>
            <w:noProof/>
          </w:rPr>
          <w:t>Tabla 13 Administrador de Credenciales en Memoria (AdministradorCredenciales.java)</w:t>
        </w:r>
        <w:r w:rsidRPr="003A0697">
          <w:rPr>
            <w:b w:val="0"/>
            <w:noProof/>
            <w:webHidden/>
          </w:rPr>
          <w:tab/>
        </w:r>
        <w:r w:rsidRPr="003A0697">
          <w:rPr>
            <w:b w:val="0"/>
            <w:noProof/>
            <w:webHidden/>
          </w:rPr>
          <w:fldChar w:fldCharType="begin"/>
        </w:r>
        <w:r w:rsidRPr="003A0697">
          <w:rPr>
            <w:b w:val="0"/>
            <w:noProof/>
            <w:webHidden/>
          </w:rPr>
          <w:instrText xml:space="preserve"> PAGEREF _Toc243929207 \h </w:instrText>
        </w:r>
        <w:r w:rsidRPr="003A0697">
          <w:rPr>
            <w:b w:val="0"/>
            <w:noProof/>
            <w:webHidden/>
          </w:rPr>
        </w:r>
        <w:r w:rsidRPr="003A0697">
          <w:rPr>
            <w:b w:val="0"/>
            <w:noProof/>
            <w:webHidden/>
          </w:rPr>
          <w:fldChar w:fldCharType="separate"/>
        </w:r>
        <w:r w:rsidRPr="003A0697">
          <w:rPr>
            <w:b w:val="0"/>
            <w:noProof/>
            <w:webHidden/>
          </w:rPr>
          <w:t>32</w:t>
        </w:r>
        <w:r w:rsidRPr="003A0697">
          <w:rPr>
            <w:b w:val="0"/>
            <w:noProof/>
            <w:webHidden/>
          </w:rPr>
          <w:fldChar w:fldCharType="end"/>
        </w:r>
      </w:hyperlink>
    </w:p>
    <w:p w14:paraId="7498629F" w14:textId="5E811502" w:rsidR="003A0697" w:rsidRPr="003A0697" w:rsidRDefault="003A0697" w:rsidP="003A0697">
      <w:pPr>
        <w:pStyle w:val="TOC5"/>
        <w:tabs>
          <w:tab w:val="right" w:leader="dot" w:pos="9016"/>
        </w:tabs>
        <w:ind w:left="0"/>
        <w:rPr>
          <w:b w:val="0"/>
          <w:noProof/>
        </w:rPr>
      </w:pPr>
      <w:hyperlink w:anchor="_Toc243929208" w:history="1">
        <w:r w:rsidRPr="003A0697">
          <w:rPr>
            <w:rStyle w:val="Hyperlink"/>
            <w:b w:val="0"/>
            <w:noProof/>
          </w:rPr>
          <w:t>Tabla 14 Administrador de Tokens de Sesión (AdministradorToken.java)</w:t>
        </w:r>
        <w:r w:rsidRPr="003A0697">
          <w:rPr>
            <w:b w:val="0"/>
            <w:noProof/>
            <w:webHidden/>
          </w:rPr>
          <w:tab/>
        </w:r>
        <w:r w:rsidRPr="003A0697">
          <w:rPr>
            <w:b w:val="0"/>
            <w:noProof/>
            <w:webHidden/>
          </w:rPr>
          <w:fldChar w:fldCharType="begin"/>
        </w:r>
        <w:r w:rsidRPr="003A0697">
          <w:rPr>
            <w:b w:val="0"/>
            <w:noProof/>
            <w:webHidden/>
          </w:rPr>
          <w:instrText xml:space="preserve"> PAGEREF _Toc243929208 \h </w:instrText>
        </w:r>
        <w:r w:rsidRPr="003A0697">
          <w:rPr>
            <w:b w:val="0"/>
            <w:noProof/>
            <w:webHidden/>
          </w:rPr>
        </w:r>
        <w:r w:rsidRPr="003A0697">
          <w:rPr>
            <w:b w:val="0"/>
            <w:noProof/>
            <w:webHidden/>
          </w:rPr>
          <w:fldChar w:fldCharType="separate"/>
        </w:r>
        <w:r w:rsidRPr="003A0697">
          <w:rPr>
            <w:b w:val="0"/>
            <w:noProof/>
            <w:webHidden/>
          </w:rPr>
          <w:t>34</w:t>
        </w:r>
        <w:r w:rsidRPr="003A0697">
          <w:rPr>
            <w:b w:val="0"/>
            <w:noProof/>
            <w:webHidden/>
          </w:rPr>
          <w:fldChar w:fldCharType="end"/>
        </w:r>
      </w:hyperlink>
    </w:p>
    <w:p w14:paraId="150C64C0" w14:textId="0EEEC5C3" w:rsidR="003A0697" w:rsidRPr="003A0697" w:rsidRDefault="003A0697" w:rsidP="003A0697">
      <w:pPr>
        <w:pStyle w:val="TOC5"/>
        <w:tabs>
          <w:tab w:val="right" w:leader="dot" w:pos="9016"/>
        </w:tabs>
        <w:ind w:left="0"/>
        <w:rPr>
          <w:b w:val="0"/>
          <w:noProof/>
        </w:rPr>
      </w:pPr>
      <w:hyperlink w:anchor="_Toc243929209" w:history="1">
        <w:r w:rsidRPr="003A0697">
          <w:rPr>
            <w:rStyle w:val="Hyperlink"/>
            <w:b w:val="0"/>
            <w:noProof/>
          </w:rPr>
          <w:t>Tabla 15 Modelo de comunicación HTTP REST en Cliente Consola (ConversorService.java)</w:t>
        </w:r>
        <w:r w:rsidRPr="003A0697">
          <w:rPr>
            <w:b w:val="0"/>
            <w:noProof/>
            <w:webHidden/>
          </w:rPr>
          <w:tab/>
        </w:r>
        <w:r w:rsidRPr="003A0697">
          <w:rPr>
            <w:b w:val="0"/>
            <w:noProof/>
            <w:webHidden/>
          </w:rPr>
          <w:fldChar w:fldCharType="begin"/>
        </w:r>
        <w:r w:rsidRPr="003A0697">
          <w:rPr>
            <w:b w:val="0"/>
            <w:noProof/>
            <w:webHidden/>
          </w:rPr>
          <w:instrText xml:space="preserve"> PAGEREF _Toc243929209 \h </w:instrText>
        </w:r>
        <w:r w:rsidRPr="003A0697">
          <w:rPr>
            <w:b w:val="0"/>
            <w:noProof/>
            <w:webHidden/>
          </w:rPr>
        </w:r>
        <w:r w:rsidRPr="003A0697">
          <w:rPr>
            <w:b w:val="0"/>
            <w:noProof/>
            <w:webHidden/>
          </w:rPr>
          <w:fldChar w:fldCharType="separate"/>
        </w:r>
        <w:r w:rsidRPr="003A0697">
          <w:rPr>
            <w:b w:val="0"/>
            <w:noProof/>
            <w:webHidden/>
          </w:rPr>
          <w:t>38</w:t>
        </w:r>
        <w:r w:rsidRPr="003A0697">
          <w:rPr>
            <w:b w:val="0"/>
            <w:noProof/>
            <w:webHidden/>
          </w:rPr>
          <w:fldChar w:fldCharType="end"/>
        </w:r>
      </w:hyperlink>
    </w:p>
    <w:p w14:paraId="1781DE50" w14:textId="30730502" w:rsidR="003A0697" w:rsidRPr="003A0697" w:rsidRDefault="003A0697" w:rsidP="003A0697">
      <w:pPr>
        <w:pStyle w:val="TOC5"/>
        <w:tabs>
          <w:tab w:val="right" w:leader="dot" w:pos="9016"/>
        </w:tabs>
        <w:ind w:left="0"/>
        <w:rPr>
          <w:b w:val="0"/>
          <w:noProof/>
        </w:rPr>
      </w:pPr>
      <w:hyperlink w:anchor="_Toc243929210" w:history="1">
        <w:r w:rsidRPr="003A0697">
          <w:rPr>
            <w:rStyle w:val="Hyperlink"/>
            <w:b w:val="0"/>
            <w:noProof/>
          </w:rPr>
          <w:t>Tabla 16 Vista de Consola con Banner ASCII (ConsolaView.java)</w:t>
        </w:r>
        <w:r w:rsidRPr="003A0697">
          <w:rPr>
            <w:b w:val="0"/>
            <w:noProof/>
            <w:webHidden/>
          </w:rPr>
          <w:tab/>
        </w:r>
        <w:r w:rsidRPr="003A0697">
          <w:rPr>
            <w:b w:val="0"/>
            <w:noProof/>
            <w:webHidden/>
          </w:rPr>
          <w:fldChar w:fldCharType="begin"/>
        </w:r>
        <w:r w:rsidRPr="003A0697">
          <w:rPr>
            <w:b w:val="0"/>
            <w:noProof/>
            <w:webHidden/>
          </w:rPr>
          <w:instrText xml:space="preserve"> PAGEREF _Toc243929210 \h </w:instrText>
        </w:r>
        <w:r w:rsidRPr="003A0697">
          <w:rPr>
            <w:b w:val="0"/>
            <w:noProof/>
            <w:webHidden/>
          </w:rPr>
        </w:r>
        <w:r w:rsidRPr="003A0697">
          <w:rPr>
            <w:b w:val="0"/>
            <w:noProof/>
            <w:webHidden/>
          </w:rPr>
          <w:fldChar w:fldCharType="separate"/>
        </w:r>
        <w:r w:rsidRPr="003A0697">
          <w:rPr>
            <w:b w:val="0"/>
            <w:noProof/>
            <w:webHidden/>
          </w:rPr>
          <w:t>41</w:t>
        </w:r>
        <w:r w:rsidRPr="003A0697">
          <w:rPr>
            <w:b w:val="0"/>
            <w:noProof/>
            <w:webHidden/>
          </w:rPr>
          <w:fldChar w:fldCharType="end"/>
        </w:r>
      </w:hyperlink>
    </w:p>
    <w:p w14:paraId="6C3A5E41" w14:textId="1367BD86" w:rsidR="003A0697" w:rsidRPr="003A0697" w:rsidRDefault="003A0697" w:rsidP="003A0697">
      <w:pPr>
        <w:pStyle w:val="TOC5"/>
        <w:tabs>
          <w:tab w:val="right" w:leader="dot" w:pos="9016"/>
        </w:tabs>
        <w:ind w:left="0"/>
        <w:rPr>
          <w:b w:val="0"/>
          <w:noProof/>
        </w:rPr>
      </w:pPr>
      <w:hyperlink w:anchor="_Toc243929211" w:history="1">
        <w:r w:rsidRPr="003A0697">
          <w:rPr>
            <w:rStyle w:val="Hyperlink"/>
            <w:b w:val="0"/>
            <w:noProof/>
          </w:rPr>
          <w:t>Tabla 17 Controlador de Interfaz de Consola (ConsolaControlador.java)</w:t>
        </w:r>
        <w:r w:rsidRPr="003A0697">
          <w:rPr>
            <w:b w:val="0"/>
            <w:noProof/>
            <w:webHidden/>
          </w:rPr>
          <w:tab/>
        </w:r>
        <w:r w:rsidRPr="003A0697">
          <w:rPr>
            <w:b w:val="0"/>
            <w:noProof/>
            <w:webHidden/>
          </w:rPr>
          <w:fldChar w:fldCharType="begin"/>
        </w:r>
        <w:r w:rsidRPr="003A0697">
          <w:rPr>
            <w:b w:val="0"/>
            <w:noProof/>
            <w:webHidden/>
          </w:rPr>
          <w:instrText xml:space="preserve"> PAGEREF _Toc243929211 \h </w:instrText>
        </w:r>
        <w:r w:rsidRPr="003A0697">
          <w:rPr>
            <w:b w:val="0"/>
            <w:noProof/>
            <w:webHidden/>
          </w:rPr>
        </w:r>
        <w:r w:rsidRPr="003A0697">
          <w:rPr>
            <w:b w:val="0"/>
            <w:noProof/>
            <w:webHidden/>
          </w:rPr>
          <w:fldChar w:fldCharType="separate"/>
        </w:r>
        <w:r w:rsidRPr="003A0697">
          <w:rPr>
            <w:b w:val="0"/>
            <w:noProof/>
            <w:webHidden/>
          </w:rPr>
          <w:t>44</w:t>
        </w:r>
        <w:r w:rsidRPr="003A0697">
          <w:rPr>
            <w:b w:val="0"/>
            <w:noProof/>
            <w:webHidden/>
          </w:rPr>
          <w:fldChar w:fldCharType="end"/>
        </w:r>
      </w:hyperlink>
    </w:p>
    <w:p w14:paraId="163ED07D" w14:textId="28A528D8" w:rsidR="003A0697" w:rsidRPr="003A0697" w:rsidRDefault="003A0697" w:rsidP="003A0697">
      <w:pPr>
        <w:pStyle w:val="TOC5"/>
        <w:tabs>
          <w:tab w:val="right" w:leader="dot" w:pos="9016"/>
        </w:tabs>
        <w:ind w:left="0"/>
        <w:rPr>
          <w:b w:val="0"/>
          <w:noProof/>
        </w:rPr>
      </w:pPr>
      <w:hyperlink w:anchor="_Toc243929212" w:history="1">
        <w:r w:rsidRPr="003A0697">
          <w:rPr>
            <w:rStyle w:val="Hyperlink"/>
            <w:b w:val="0"/>
            <w:noProof/>
          </w:rPr>
          <w:t>Tabla 18 Controlador de Aplicación (AppControlador.java)</w:t>
        </w:r>
        <w:r w:rsidRPr="003A0697">
          <w:rPr>
            <w:b w:val="0"/>
            <w:noProof/>
            <w:webHidden/>
          </w:rPr>
          <w:tab/>
        </w:r>
        <w:r w:rsidRPr="003A0697">
          <w:rPr>
            <w:b w:val="0"/>
            <w:noProof/>
            <w:webHidden/>
          </w:rPr>
          <w:fldChar w:fldCharType="begin"/>
        </w:r>
        <w:r w:rsidRPr="003A0697">
          <w:rPr>
            <w:b w:val="0"/>
            <w:noProof/>
            <w:webHidden/>
          </w:rPr>
          <w:instrText xml:space="preserve"> PAGEREF _Toc243929212 \h </w:instrText>
        </w:r>
        <w:r w:rsidRPr="003A0697">
          <w:rPr>
            <w:b w:val="0"/>
            <w:noProof/>
            <w:webHidden/>
          </w:rPr>
        </w:r>
        <w:r w:rsidRPr="003A0697">
          <w:rPr>
            <w:b w:val="0"/>
            <w:noProof/>
            <w:webHidden/>
          </w:rPr>
          <w:fldChar w:fldCharType="separate"/>
        </w:r>
        <w:r w:rsidRPr="003A0697">
          <w:rPr>
            <w:b w:val="0"/>
            <w:noProof/>
            <w:webHidden/>
          </w:rPr>
          <w:t>46</w:t>
        </w:r>
        <w:r w:rsidRPr="003A0697">
          <w:rPr>
            <w:b w:val="0"/>
            <w:noProof/>
            <w:webHidden/>
          </w:rPr>
          <w:fldChar w:fldCharType="end"/>
        </w:r>
      </w:hyperlink>
    </w:p>
    <w:p w14:paraId="02D0FC0B" w14:textId="5F107F21" w:rsidR="003A0697" w:rsidRPr="003A0697" w:rsidRDefault="003A0697" w:rsidP="003A0697">
      <w:pPr>
        <w:pStyle w:val="TOC5"/>
        <w:tabs>
          <w:tab w:val="right" w:leader="dot" w:pos="9016"/>
        </w:tabs>
        <w:ind w:left="0"/>
        <w:rPr>
          <w:b w:val="0"/>
          <w:noProof/>
        </w:rPr>
      </w:pPr>
      <w:hyperlink w:anchor="_Toc243929213" w:history="1">
        <w:r w:rsidRPr="003A0697">
          <w:rPr>
            <w:rStyle w:val="Hyperlink"/>
            <w:b w:val="0"/>
            <w:noProof/>
          </w:rPr>
          <w:t>Tabla 19 Clase Principal de Ejecución (WSConversorConsoleClient.java)</w:t>
        </w:r>
        <w:r w:rsidRPr="003A0697">
          <w:rPr>
            <w:b w:val="0"/>
            <w:noProof/>
            <w:webHidden/>
          </w:rPr>
          <w:tab/>
        </w:r>
        <w:r w:rsidRPr="003A0697">
          <w:rPr>
            <w:b w:val="0"/>
            <w:noProof/>
            <w:webHidden/>
          </w:rPr>
          <w:fldChar w:fldCharType="begin"/>
        </w:r>
        <w:r w:rsidRPr="003A0697">
          <w:rPr>
            <w:b w:val="0"/>
            <w:noProof/>
            <w:webHidden/>
          </w:rPr>
          <w:instrText xml:space="preserve"> PAGEREF _Toc243929213 \h </w:instrText>
        </w:r>
        <w:r w:rsidRPr="003A0697">
          <w:rPr>
            <w:b w:val="0"/>
            <w:noProof/>
            <w:webHidden/>
          </w:rPr>
        </w:r>
        <w:r w:rsidRPr="003A0697">
          <w:rPr>
            <w:b w:val="0"/>
            <w:noProof/>
            <w:webHidden/>
          </w:rPr>
          <w:fldChar w:fldCharType="separate"/>
        </w:r>
        <w:r w:rsidRPr="003A0697">
          <w:rPr>
            <w:b w:val="0"/>
            <w:noProof/>
            <w:webHidden/>
          </w:rPr>
          <w:t>47</w:t>
        </w:r>
        <w:r w:rsidRPr="003A0697">
          <w:rPr>
            <w:b w:val="0"/>
            <w:noProof/>
            <w:webHidden/>
          </w:rPr>
          <w:fldChar w:fldCharType="end"/>
        </w:r>
      </w:hyperlink>
    </w:p>
    <w:p w14:paraId="2661E10E" w14:textId="2CA09175" w:rsidR="003A0697" w:rsidRPr="003A0697" w:rsidRDefault="003A0697" w:rsidP="003A0697">
      <w:pPr>
        <w:pStyle w:val="TOC5"/>
        <w:tabs>
          <w:tab w:val="right" w:leader="dot" w:pos="9016"/>
        </w:tabs>
        <w:ind w:left="0"/>
        <w:rPr>
          <w:b w:val="0"/>
          <w:noProof/>
        </w:rPr>
      </w:pPr>
      <w:hyperlink w:anchor="_Toc243929214" w:history="1">
        <w:r w:rsidRPr="003A0697">
          <w:rPr>
            <w:rStyle w:val="Hyperlink"/>
            <w:b w:val="0"/>
            <w:noProof/>
          </w:rPr>
          <w:t>Tabla 20 Capa de Modelo Cliente Escritorio (ConversorService.java)</w:t>
        </w:r>
        <w:r w:rsidRPr="003A0697">
          <w:rPr>
            <w:b w:val="0"/>
            <w:noProof/>
            <w:webHidden/>
          </w:rPr>
          <w:tab/>
        </w:r>
        <w:r w:rsidRPr="003A0697">
          <w:rPr>
            <w:b w:val="0"/>
            <w:noProof/>
            <w:webHidden/>
          </w:rPr>
          <w:fldChar w:fldCharType="begin"/>
        </w:r>
        <w:r w:rsidRPr="003A0697">
          <w:rPr>
            <w:b w:val="0"/>
            <w:noProof/>
            <w:webHidden/>
          </w:rPr>
          <w:instrText xml:space="preserve"> PAGEREF _Toc243929214 \h </w:instrText>
        </w:r>
        <w:r w:rsidRPr="003A0697">
          <w:rPr>
            <w:b w:val="0"/>
            <w:noProof/>
            <w:webHidden/>
          </w:rPr>
        </w:r>
        <w:r w:rsidRPr="003A0697">
          <w:rPr>
            <w:b w:val="0"/>
            <w:noProof/>
            <w:webHidden/>
          </w:rPr>
          <w:fldChar w:fldCharType="separate"/>
        </w:r>
        <w:r w:rsidRPr="003A0697">
          <w:rPr>
            <w:b w:val="0"/>
            <w:noProof/>
            <w:webHidden/>
          </w:rPr>
          <w:t>49</w:t>
        </w:r>
        <w:r w:rsidRPr="003A0697">
          <w:rPr>
            <w:b w:val="0"/>
            <w:noProof/>
            <w:webHidden/>
          </w:rPr>
          <w:fldChar w:fldCharType="end"/>
        </w:r>
      </w:hyperlink>
    </w:p>
    <w:p w14:paraId="14038C44" w14:textId="3A98029C" w:rsidR="003A0697" w:rsidRPr="003A0697" w:rsidRDefault="003A0697" w:rsidP="003A0697">
      <w:pPr>
        <w:pStyle w:val="TOC5"/>
        <w:tabs>
          <w:tab w:val="right" w:leader="dot" w:pos="9016"/>
        </w:tabs>
        <w:ind w:left="0"/>
        <w:rPr>
          <w:b w:val="0"/>
          <w:noProof/>
        </w:rPr>
      </w:pPr>
      <w:hyperlink w:anchor="_Toc243929215" w:history="1">
        <w:r w:rsidRPr="003A0697">
          <w:rPr>
            <w:rStyle w:val="Hyperlink"/>
            <w:b w:val="0"/>
            <w:noProof/>
          </w:rPr>
          <w:t>Tabla 21 Controlador de Eventos de Escritorio (AppControlador.java)</w:t>
        </w:r>
        <w:r w:rsidRPr="003A0697">
          <w:rPr>
            <w:b w:val="0"/>
            <w:noProof/>
            <w:webHidden/>
          </w:rPr>
          <w:tab/>
        </w:r>
        <w:r w:rsidRPr="003A0697">
          <w:rPr>
            <w:b w:val="0"/>
            <w:noProof/>
            <w:webHidden/>
          </w:rPr>
          <w:fldChar w:fldCharType="begin"/>
        </w:r>
        <w:r w:rsidRPr="003A0697">
          <w:rPr>
            <w:b w:val="0"/>
            <w:noProof/>
            <w:webHidden/>
          </w:rPr>
          <w:instrText xml:space="preserve"> PAGEREF _Toc243929215 \h </w:instrText>
        </w:r>
        <w:r w:rsidRPr="003A0697">
          <w:rPr>
            <w:b w:val="0"/>
            <w:noProof/>
            <w:webHidden/>
          </w:rPr>
        </w:r>
        <w:r w:rsidRPr="003A0697">
          <w:rPr>
            <w:b w:val="0"/>
            <w:noProof/>
            <w:webHidden/>
          </w:rPr>
          <w:fldChar w:fldCharType="separate"/>
        </w:r>
        <w:r w:rsidRPr="003A0697">
          <w:rPr>
            <w:b w:val="0"/>
            <w:noProof/>
            <w:webHidden/>
          </w:rPr>
          <w:t>54</w:t>
        </w:r>
        <w:r w:rsidRPr="003A0697">
          <w:rPr>
            <w:b w:val="0"/>
            <w:noProof/>
            <w:webHidden/>
          </w:rPr>
          <w:fldChar w:fldCharType="end"/>
        </w:r>
      </w:hyperlink>
    </w:p>
    <w:p w14:paraId="6728BD54" w14:textId="0E5D726C" w:rsidR="003A0697" w:rsidRPr="003A0697" w:rsidRDefault="003A0697" w:rsidP="003A0697">
      <w:pPr>
        <w:pStyle w:val="TOC5"/>
        <w:tabs>
          <w:tab w:val="right" w:leader="dot" w:pos="9016"/>
        </w:tabs>
        <w:ind w:left="0"/>
        <w:rPr>
          <w:b w:val="0"/>
          <w:noProof/>
        </w:rPr>
      </w:pPr>
      <w:hyperlink w:anchor="_Toc243929216" w:history="1">
        <w:r w:rsidRPr="003A0697">
          <w:rPr>
            <w:rStyle w:val="Hyperlink"/>
            <w:b w:val="0"/>
            <w:noProof/>
          </w:rPr>
          <w:t>Tabla 22 Modelo de comunicación REST asíncrona móvil (ConversorService.java)</w:t>
        </w:r>
        <w:r w:rsidRPr="003A0697">
          <w:rPr>
            <w:b w:val="0"/>
            <w:noProof/>
            <w:webHidden/>
          </w:rPr>
          <w:tab/>
        </w:r>
        <w:r w:rsidRPr="003A0697">
          <w:rPr>
            <w:b w:val="0"/>
            <w:noProof/>
            <w:webHidden/>
          </w:rPr>
          <w:fldChar w:fldCharType="begin"/>
        </w:r>
        <w:r w:rsidRPr="003A0697">
          <w:rPr>
            <w:b w:val="0"/>
            <w:noProof/>
            <w:webHidden/>
          </w:rPr>
          <w:instrText xml:space="preserve"> PAGEREF _Toc243929216 \h </w:instrText>
        </w:r>
        <w:r w:rsidRPr="003A0697">
          <w:rPr>
            <w:b w:val="0"/>
            <w:noProof/>
            <w:webHidden/>
          </w:rPr>
        </w:r>
        <w:r w:rsidRPr="003A0697">
          <w:rPr>
            <w:b w:val="0"/>
            <w:noProof/>
            <w:webHidden/>
          </w:rPr>
          <w:fldChar w:fldCharType="separate"/>
        </w:r>
        <w:r w:rsidRPr="003A0697">
          <w:rPr>
            <w:b w:val="0"/>
            <w:noProof/>
            <w:webHidden/>
          </w:rPr>
          <w:t>57</w:t>
        </w:r>
        <w:r w:rsidRPr="003A0697">
          <w:rPr>
            <w:b w:val="0"/>
            <w:noProof/>
            <w:webHidden/>
          </w:rPr>
          <w:fldChar w:fldCharType="end"/>
        </w:r>
      </w:hyperlink>
    </w:p>
    <w:p w14:paraId="20F43B4D" w14:textId="13DF8F95" w:rsidR="003A0697" w:rsidRPr="003A0697" w:rsidRDefault="003A0697" w:rsidP="003A0697">
      <w:pPr>
        <w:pStyle w:val="TOC5"/>
        <w:tabs>
          <w:tab w:val="right" w:leader="dot" w:pos="9016"/>
        </w:tabs>
        <w:ind w:left="0"/>
        <w:rPr>
          <w:b w:val="0"/>
          <w:noProof/>
        </w:rPr>
      </w:pPr>
      <w:hyperlink w:anchor="_Toc243929217" w:history="1">
        <w:r w:rsidRPr="003A0697">
          <w:rPr>
            <w:rStyle w:val="Hyperlink"/>
            <w:b w:val="0"/>
            <w:noProof/>
          </w:rPr>
          <w:t>Tabla 23 Diseño XML de la vista de autenticación móvil</w:t>
        </w:r>
        <w:r w:rsidRPr="003A0697">
          <w:rPr>
            <w:b w:val="0"/>
            <w:noProof/>
            <w:webHidden/>
          </w:rPr>
          <w:tab/>
        </w:r>
        <w:r w:rsidRPr="003A0697">
          <w:rPr>
            <w:b w:val="0"/>
            <w:noProof/>
            <w:webHidden/>
          </w:rPr>
          <w:fldChar w:fldCharType="begin"/>
        </w:r>
        <w:r w:rsidRPr="003A0697">
          <w:rPr>
            <w:b w:val="0"/>
            <w:noProof/>
            <w:webHidden/>
          </w:rPr>
          <w:instrText xml:space="preserve"> PAGEREF _Toc243929217 \h </w:instrText>
        </w:r>
        <w:r w:rsidRPr="003A0697">
          <w:rPr>
            <w:b w:val="0"/>
            <w:noProof/>
            <w:webHidden/>
          </w:rPr>
        </w:r>
        <w:r w:rsidRPr="003A0697">
          <w:rPr>
            <w:b w:val="0"/>
            <w:noProof/>
            <w:webHidden/>
          </w:rPr>
          <w:fldChar w:fldCharType="separate"/>
        </w:r>
        <w:r w:rsidRPr="003A0697">
          <w:rPr>
            <w:b w:val="0"/>
            <w:noProof/>
            <w:webHidden/>
          </w:rPr>
          <w:t>61</w:t>
        </w:r>
        <w:r w:rsidRPr="003A0697">
          <w:rPr>
            <w:b w:val="0"/>
            <w:noProof/>
            <w:webHidden/>
          </w:rPr>
          <w:fldChar w:fldCharType="end"/>
        </w:r>
      </w:hyperlink>
    </w:p>
    <w:p w14:paraId="5493AF25" w14:textId="017DA3EF" w:rsidR="003A0697" w:rsidRPr="003A0697" w:rsidRDefault="003A0697" w:rsidP="003A0697">
      <w:pPr>
        <w:pStyle w:val="TOC5"/>
        <w:tabs>
          <w:tab w:val="right" w:leader="dot" w:pos="9016"/>
        </w:tabs>
        <w:ind w:left="0"/>
        <w:rPr>
          <w:b w:val="0"/>
          <w:noProof/>
        </w:rPr>
      </w:pPr>
      <w:hyperlink w:anchor="_Toc243929218" w:history="1">
        <w:r w:rsidRPr="003A0697">
          <w:rPr>
            <w:rStyle w:val="Hyperlink"/>
            <w:b w:val="0"/>
            <w:noProof/>
          </w:rPr>
          <w:t>Tabla 24 Diseño XML de la vista principal móvil</w:t>
        </w:r>
        <w:r w:rsidRPr="003A0697">
          <w:rPr>
            <w:b w:val="0"/>
            <w:noProof/>
            <w:webHidden/>
          </w:rPr>
          <w:tab/>
        </w:r>
        <w:r w:rsidRPr="003A0697">
          <w:rPr>
            <w:b w:val="0"/>
            <w:noProof/>
            <w:webHidden/>
          </w:rPr>
          <w:fldChar w:fldCharType="begin"/>
        </w:r>
        <w:r w:rsidRPr="003A0697">
          <w:rPr>
            <w:b w:val="0"/>
            <w:noProof/>
            <w:webHidden/>
          </w:rPr>
          <w:instrText xml:space="preserve"> PAGEREF _Toc243929218 \h </w:instrText>
        </w:r>
        <w:r w:rsidRPr="003A0697">
          <w:rPr>
            <w:b w:val="0"/>
            <w:noProof/>
            <w:webHidden/>
          </w:rPr>
        </w:r>
        <w:r w:rsidRPr="003A0697">
          <w:rPr>
            <w:b w:val="0"/>
            <w:noProof/>
            <w:webHidden/>
          </w:rPr>
          <w:fldChar w:fldCharType="separate"/>
        </w:r>
        <w:r w:rsidRPr="003A0697">
          <w:rPr>
            <w:b w:val="0"/>
            <w:noProof/>
            <w:webHidden/>
          </w:rPr>
          <w:t>64</w:t>
        </w:r>
        <w:r w:rsidRPr="003A0697">
          <w:rPr>
            <w:b w:val="0"/>
            <w:noProof/>
            <w:webHidden/>
          </w:rPr>
          <w:fldChar w:fldCharType="end"/>
        </w:r>
      </w:hyperlink>
    </w:p>
    <w:p w14:paraId="40B304CB" w14:textId="38E4E64C" w:rsidR="003A0697" w:rsidRPr="003A0697" w:rsidRDefault="003A0697" w:rsidP="003A0697">
      <w:pPr>
        <w:pStyle w:val="TOC5"/>
        <w:tabs>
          <w:tab w:val="right" w:leader="dot" w:pos="9016"/>
        </w:tabs>
        <w:ind w:left="0"/>
        <w:rPr>
          <w:b w:val="0"/>
          <w:noProof/>
        </w:rPr>
      </w:pPr>
      <w:hyperlink w:anchor="_Toc243929219" w:history="1">
        <w:r w:rsidRPr="003A0697">
          <w:rPr>
            <w:rStyle w:val="Hyperlink"/>
            <w:b w:val="0"/>
            <w:noProof/>
          </w:rPr>
          <w:t>Tabla 25 Controlador de actividades móviles (AppControlador.java)</w:t>
        </w:r>
        <w:r w:rsidRPr="003A0697">
          <w:rPr>
            <w:b w:val="0"/>
            <w:noProof/>
            <w:webHidden/>
          </w:rPr>
          <w:tab/>
        </w:r>
        <w:r w:rsidRPr="003A0697">
          <w:rPr>
            <w:b w:val="0"/>
            <w:noProof/>
            <w:webHidden/>
          </w:rPr>
          <w:fldChar w:fldCharType="begin"/>
        </w:r>
        <w:r w:rsidRPr="003A0697">
          <w:rPr>
            <w:b w:val="0"/>
            <w:noProof/>
            <w:webHidden/>
          </w:rPr>
          <w:instrText xml:space="preserve"> PAGEREF _Toc243929219 \h </w:instrText>
        </w:r>
        <w:r w:rsidRPr="003A0697">
          <w:rPr>
            <w:b w:val="0"/>
            <w:noProof/>
            <w:webHidden/>
          </w:rPr>
        </w:r>
        <w:r w:rsidRPr="003A0697">
          <w:rPr>
            <w:b w:val="0"/>
            <w:noProof/>
            <w:webHidden/>
          </w:rPr>
          <w:fldChar w:fldCharType="separate"/>
        </w:r>
        <w:r w:rsidRPr="003A0697">
          <w:rPr>
            <w:b w:val="0"/>
            <w:noProof/>
            <w:webHidden/>
          </w:rPr>
          <w:t>68</w:t>
        </w:r>
        <w:r w:rsidRPr="003A0697">
          <w:rPr>
            <w:b w:val="0"/>
            <w:noProof/>
            <w:webHidden/>
          </w:rPr>
          <w:fldChar w:fldCharType="end"/>
        </w:r>
      </w:hyperlink>
    </w:p>
    <w:p w14:paraId="2ECBBE3B" w14:textId="5033046E" w:rsidR="003A0697" w:rsidRPr="003A0697" w:rsidRDefault="003A0697" w:rsidP="003A0697">
      <w:pPr>
        <w:pStyle w:val="TOC5"/>
        <w:tabs>
          <w:tab w:val="right" w:leader="dot" w:pos="9016"/>
        </w:tabs>
        <w:ind w:left="0"/>
        <w:rPr>
          <w:b w:val="0"/>
          <w:noProof/>
        </w:rPr>
      </w:pPr>
      <w:hyperlink w:anchor="_Toc243929220" w:history="1">
        <w:r w:rsidRPr="003A0697">
          <w:rPr>
            <w:rStyle w:val="Hyperlink"/>
            <w:b w:val="0"/>
            <w:noProof/>
          </w:rPr>
          <w:t>Tabla 26 Descriptores de despliegue web.xml</w:t>
        </w:r>
        <w:r w:rsidRPr="003A0697">
          <w:rPr>
            <w:b w:val="0"/>
            <w:noProof/>
            <w:webHidden/>
          </w:rPr>
          <w:tab/>
        </w:r>
        <w:r w:rsidRPr="003A0697">
          <w:rPr>
            <w:b w:val="0"/>
            <w:noProof/>
            <w:webHidden/>
          </w:rPr>
          <w:fldChar w:fldCharType="begin"/>
        </w:r>
        <w:r w:rsidRPr="003A0697">
          <w:rPr>
            <w:b w:val="0"/>
            <w:noProof/>
            <w:webHidden/>
          </w:rPr>
          <w:instrText xml:space="preserve"> PAGEREF _Toc243929220 \h </w:instrText>
        </w:r>
        <w:r w:rsidRPr="003A0697">
          <w:rPr>
            <w:b w:val="0"/>
            <w:noProof/>
            <w:webHidden/>
          </w:rPr>
        </w:r>
        <w:r w:rsidRPr="003A0697">
          <w:rPr>
            <w:b w:val="0"/>
            <w:noProof/>
            <w:webHidden/>
          </w:rPr>
          <w:fldChar w:fldCharType="separate"/>
        </w:r>
        <w:r w:rsidRPr="003A0697">
          <w:rPr>
            <w:b w:val="0"/>
            <w:noProof/>
            <w:webHidden/>
          </w:rPr>
          <w:t>71</w:t>
        </w:r>
        <w:r w:rsidRPr="003A0697">
          <w:rPr>
            <w:b w:val="0"/>
            <w:noProof/>
            <w:webHidden/>
          </w:rPr>
          <w:fldChar w:fldCharType="end"/>
        </w:r>
      </w:hyperlink>
    </w:p>
    <w:p w14:paraId="594DB925" w14:textId="6F56796A" w:rsidR="003A0697" w:rsidRPr="003A0697" w:rsidRDefault="003A0697" w:rsidP="003A0697">
      <w:pPr>
        <w:pStyle w:val="TOC5"/>
        <w:tabs>
          <w:tab w:val="right" w:leader="dot" w:pos="9016"/>
        </w:tabs>
        <w:ind w:left="0"/>
        <w:rPr>
          <w:b w:val="0"/>
          <w:noProof/>
        </w:rPr>
      </w:pPr>
      <w:hyperlink w:anchor="_Toc243929221" w:history="1">
        <w:r w:rsidRPr="003A0697">
          <w:rPr>
            <w:rStyle w:val="Hyperlink"/>
            <w:b w:val="0"/>
            <w:noProof/>
          </w:rPr>
          <w:t>Tabla 27 Modelo de consumo REST en Cliente Web (ConversorService.java)</w:t>
        </w:r>
        <w:r w:rsidRPr="003A0697">
          <w:rPr>
            <w:b w:val="0"/>
            <w:noProof/>
            <w:webHidden/>
          </w:rPr>
          <w:tab/>
        </w:r>
        <w:r w:rsidRPr="003A0697">
          <w:rPr>
            <w:b w:val="0"/>
            <w:noProof/>
            <w:webHidden/>
          </w:rPr>
          <w:fldChar w:fldCharType="begin"/>
        </w:r>
        <w:r w:rsidRPr="003A0697">
          <w:rPr>
            <w:b w:val="0"/>
            <w:noProof/>
            <w:webHidden/>
          </w:rPr>
          <w:instrText xml:space="preserve"> PAGEREF _Toc243929221 \h </w:instrText>
        </w:r>
        <w:r w:rsidRPr="003A0697">
          <w:rPr>
            <w:b w:val="0"/>
            <w:noProof/>
            <w:webHidden/>
          </w:rPr>
        </w:r>
        <w:r w:rsidRPr="003A0697">
          <w:rPr>
            <w:b w:val="0"/>
            <w:noProof/>
            <w:webHidden/>
          </w:rPr>
          <w:fldChar w:fldCharType="separate"/>
        </w:r>
        <w:r w:rsidRPr="003A0697">
          <w:rPr>
            <w:b w:val="0"/>
            <w:noProof/>
            <w:webHidden/>
          </w:rPr>
          <w:t>72</w:t>
        </w:r>
        <w:r w:rsidRPr="003A0697">
          <w:rPr>
            <w:b w:val="0"/>
            <w:noProof/>
            <w:webHidden/>
          </w:rPr>
          <w:fldChar w:fldCharType="end"/>
        </w:r>
      </w:hyperlink>
    </w:p>
    <w:p w14:paraId="15C4A6DF" w14:textId="4715F6BE" w:rsidR="003A0697" w:rsidRPr="003A0697" w:rsidRDefault="003A0697" w:rsidP="003A0697">
      <w:pPr>
        <w:pStyle w:val="TOC5"/>
        <w:tabs>
          <w:tab w:val="right" w:leader="dot" w:pos="9016"/>
        </w:tabs>
        <w:ind w:left="0"/>
        <w:rPr>
          <w:b w:val="0"/>
          <w:noProof/>
        </w:rPr>
      </w:pPr>
      <w:hyperlink w:anchor="_Toc243929222" w:history="1">
        <w:r w:rsidRPr="003A0697">
          <w:rPr>
            <w:rStyle w:val="Hyperlink"/>
            <w:b w:val="0"/>
            <w:noProof/>
          </w:rPr>
          <w:t>Tabla 28 Managed Bean reactivo con CDI (ConversorView.java)</w:t>
        </w:r>
        <w:r w:rsidRPr="003A0697">
          <w:rPr>
            <w:b w:val="0"/>
            <w:noProof/>
            <w:webHidden/>
          </w:rPr>
          <w:tab/>
        </w:r>
        <w:r w:rsidRPr="003A0697">
          <w:rPr>
            <w:b w:val="0"/>
            <w:noProof/>
            <w:webHidden/>
          </w:rPr>
          <w:fldChar w:fldCharType="begin"/>
        </w:r>
        <w:r w:rsidRPr="003A0697">
          <w:rPr>
            <w:b w:val="0"/>
            <w:noProof/>
            <w:webHidden/>
          </w:rPr>
          <w:instrText xml:space="preserve"> PAGEREF _Toc243929222 \h </w:instrText>
        </w:r>
        <w:r w:rsidRPr="003A0697">
          <w:rPr>
            <w:b w:val="0"/>
            <w:noProof/>
            <w:webHidden/>
          </w:rPr>
        </w:r>
        <w:r w:rsidRPr="003A0697">
          <w:rPr>
            <w:b w:val="0"/>
            <w:noProof/>
            <w:webHidden/>
          </w:rPr>
          <w:fldChar w:fldCharType="separate"/>
        </w:r>
        <w:r w:rsidRPr="003A0697">
          <w:rPr>
            <w:b w:val="0"/>
            <w:noProof/>
            <w:webHidden/>
          </w:rPr>
          <w:t>75</w:t>
        </w:r>
        <w:r w:rsidRPr="003A0697">
          <w:rPr>
            <w:b w:val="0"/>
            <w:noProof/>
            <w:webHidden/>
          </w:rPr>
          <w:fldChar w:fldCharType="end"/>
        </w:r>
      </w:hyperlink>
    </w:p>
    <w:p w14:paraId="3442781A" w14:textId="2E7AA5F7" w:rsidR="003A0697" w:rsidRPr="003A0697" w:rsidRDefault="003A0697" w:rsidP="003A0697">
      <w:pPr>
        <w:pStyle w:val="TOC5"/>
        <w:tabs>
          <w:tab w:val="right" w:leader="dot" w:pos="9016"/>
        </w:tabs>
        <w:ind w:left="0"/>
        <w:rPr>
          <w:b w:val="0"/>
          <w:noProof/>
        </w:rPr>
      </w:pPr>
      <w:hyperlink w:anchor="_Toc243929223" w:history="1">
        <w:r w:rsidRPr="003A0697">
          <w:rPr>
            <w:rStyle w:val="Hyperlink"/>
            <w:b w:val="0"/>
            <w:noProof/>
          </w:rPr>
          <w:t>Tabla 29 Formulario Facelets de autenticación web (login.xhtml)</w:t>
        </w:r>
        <w:r w:rsidRPr="003A0697">
          <w:rPr>
            <w:b w:val="0"/>
            <w:noProof/>
            <w:webHidden/>
          </w:rPr>
          <w:tab/>
        </w:r>
        <w:r w:rsidRPr="003A0697">
          <w:rPr>
            <w:b w:val="0"/>
            <w:noProof/>
            <w:webHidden/>
          </w:rPr>
          <w:fldChar w:fldCharType="begin"/>
        </w:r>
        <w:r w:rsidRPr="003A0697">
          <w:rPr>
            <w:b w:val="0"/>
            <w:noProof/>
            <w:webHidden/>
          </w:rPr>
          <w:instrText xml:space="preserve"> PAGEREF _Toc243929223 \h </w:instrText>
        </w:r>
        <w:r w:rsidRPr="003A0697">
          <w:rPr>
            <w:b w:val="0"/>
            <w:noProof/>
            <w:webHidden/>
          </w:rPr>
        </w:r>
        <w:r w:rsidRPr="003A0697">
          <w:rPr>
            <w:b w:val="0"/>
            <w:noProof/>
            <w:webHidden/>
          </w:rPr>
          <w:fldChar w:fldCharType="separate"/>
        </w:r>
        <w:r w:rsidRPr="003A0697">
          <w:rPr>
            <w:b w:val="0"/>
            <w:noProof/>
            <w:webHidden/>
          </w:rPr>
          <w:t>79</w:t>
        </w:r>
        <w:r w:rsidRPr="003A0697">
          <w:rPr>
            <w:b w:val="0"/>
            <w:noProof/>
            <w:webHidden/>
          </w:rPr>
          <w:fldChar w:fldCharType="end"/>
        </w:r>
      </w:hyperlink>
    </w:p>
    <w:p w14:paraId="75065509" w14:textId="04B250AD" w:rsidR="003A0697" w:rsidRPr="003A0697" w:rsidRDefault="003A0697" w:rsidP="003A0697">
      <w:pPr>
        <w:pStyle w:val="TOC5"/>
        <w:tabs>
          <w:tab w:val="right" w:leader="dot" w:pos="9016"/>
        </w:tabs>
        <w:ind w:left="0"/>
        <w:rPr>
          <w:b w:val="0"/>
          <w:noProof/>
        </w:rPr>
      </w:pPr>
      <w:hyperlink w:anchor="_Toc243929224" w:history="1">
        <w:r w:rsidRPr="003A0697">
          <w:rPr>
            <w:rStyle w:val="Hyperlink"/>
            <w:b w:val="0"/>
            <w:noProof/>
          </w:rPr>
          <w:t>Tabla 30 Interfaz Facelets del conversor web reactivo (conversor.xhtml)</w:t>
        </w:r>
        <w:r w:rsidRPr="003A0697">
          <w:rPr>
            <w:b w:val="0"/>
            <w:noProof/>
            <w:webHidden/>
          </w:rPr>
          <w:tab/>
        </w:r>
        <w:r w:rsidRPr="003A0697">
          <w:rPr>
            <w:b w:val="0"/>
            <w:noProof/>
            <w:webHidden/>
          </w:rPr>
          <w:fldChar w:fldCharType="begin"/>
        </w:r>
        <w:r w:rsidRPr="003A0697">
          <w:rPr>
            <w:b w:val="0"/>
            <w:noProof/>
            <w:webHidden/>
          </w:rPr>
          <w:instrText xml:space="preserve"> PAGEREF _Toc243929224 \h </w:instrText>
        </w:r>
        <w:r w:rsidRPr="003A0697">
          <w:rPr>
            <w:b w:val="0"/>
            <w:noProof/>
            <w:webHidden/>
          </w:rPr>
        </w:r>
        <w:r w:rsidRPr="003A0697">
          <w:rPr>
            <w:b w:val="0"/>
            <w:noProof/>
            <w:webHidden/>
          </w:rPr>
          <w:fldChar w:fldCharType="separate"/>
        </w:r>
        <w:r w:rsidRPr="003A0697">
          <w:rPr>
            <w:b w:val="0"/>
            <w:noProof/>
            <w:webHidden/>
          </w:rPr>
          <w:t>80</w:t>
        </w:r>
        <w:r w:rsidRPr="003A0697">
          <w:rPr>
            <w:b w:val="0"/>
            <w:noProof/>
            <w:webHidden/>
          </w:rPr>
          <w:fldChar w:fldCharType="end"/>
        </w:r>
      </w:hyperlink>
    </w:p>
    <w:p w14:paraId="11DA2452" w14:textId="5A14A814" w:rsidR="003A0697" w:rsidRDefault="003A0697" w:rsidP="003A0697">
      <w:pPr>
        <w:pStyle w:val="TOC5"/>
        <w:ind w:left="0"/>
        <w:jc w:val="left"/>
      </w:pPr>
      <w:r w:rsidRPr="003A0697">
        <w:rPr>
          <w:b w:val="0"/>
          <w:lang w:val="en-US"/>
        </w:rPr>
        <w:fldChar w:fldCharType="end"/>
      </w:r>
      <w:r>
        <w:t xml:space="preserve"> </w:t>
      </w:r>
    </w:p>
    <w:p w14:paraId="78BA84DD" w14:textId="47CDB74B" w:rsidR="00711B29" w:rsidRDefault="00711B29" w:rsidP="00DA3262">
      <w:pPr>
        <w:pStyle w:val="TOC4"/>
        <w:rPr>
          <w:rFonts w:asciiTheme="minorHAnsi" w:eastAsiaTheme="minorEastAsia" w:hAnsiTheme="minorHAnsi" w:cstheme="minorBidi"/>
          <w:bCs w:val="0"/>
          <w:noProof/>
          <w:kern w:val="2"/>
          <w:sz w:val="24"/>
          <w:szCs w:val="24"/>
          <w:lang w:val="es-EC"/>
          <w14:ligatures w14:val="standardContextual"/>
        </w:rPr>
      </w:pPr>
      <w:r>
        <w:fldChar w:fldCharType="begin"/>
      </w:r>
      <w:r>
        <w:instrText xml:space="preserve"> TOC \o "4-4" \h \z \u </w:instrText>
      </w:r>
      <w:r>
        <w:fldChar w:fldCharType="separate"/>
      </w:r>
    </w:p>
    <w:p w14:paraId="4ECF76A6" w14:textId="2CA731D9" w:rsidR="00711B29" w:rsidRDefault="00711B29" w:rsidP="00DA3262">
      <w:pPr>
        <w:pStyle w:val="TOC4"/>
        <w:rPr>
          <w:bCs w:val="0"/>
          <w:noProof/>
        </w:rPr>
      </w:pPr>
    </w:p>
    <w:p w14:paraId="2BCAB16D" w14:textId="0807918E" w:rsidR="004B4D2E" w:rsidRPr="00347ED6" w:rsidRDefault="00711B29" w:rsidP="00C47985">
      <w:pPr>
        <w:rPr>
          <w:lang w:val="en-US"/>
        </w:rPr>
      </w:pPr>
      <w:r>
        <w:rPr>
          <w:lang w:val="en-US"/>
        </w:rPr>
        <w:fldChar w:fldCharType="end"/>
      </w:r>
    </w:p>
    <w:p w14:paraId="1A056DC1" w14:textId="77777777" w:rsidR="004B4D2E" w:rsidRPr="00347ED6" w:rsidRDefault="004B4D2E" w:rsidP="00C47985">
      <w:pPr>
        <w:rPr>
          <w:lang w:val="en-US"/>
        </w:rPr>
      </w:pPr>
    </w:p>
    <w:p w14:paraId="5D503FB5" w14:textId="77777777" w:rsidR="004B4D2E" w:rsidRPr="00347ED6" w:rsidRDefault="004B4D2E" w:rsidP="00C47985">
      <w:pPr>
        <w:rPr>
          <w:lang w:val="en-US"/>
        </w:rPr>
      </w:pPr>
    </w:p>
    <w:p w14:paraId="6AA8DE3D" w14:textId="77777777" w:rsidR="004B4D2E" w:rsidRPr="00347ED6" w:rsidRDefault="004B4D2E" w:rsidP="00C47985">
      <w:pPr>
        <w:rPr>
          <w:lang w:val="en-US"/>
        </w:rPr>
      </w:pPr>
    </w:p>
    <w:p w14:paraId="6B62C20B" w14:textId="77777777" w:rsidR="004B4D2E" w:rsidRPr="00347ED6" w:rsidRDefault="004B4D2E" w:rsidP="00C47985">
      <w:pPr>
        <w:rPr>
          <w:lang w:val="en-US"/>
        </w:rPr>
      </w:pPr>
    </w:p>
    <w:p w14:paraId="46BB11D0" w14:textId="77777777" w:rsidR="004B4D2E" w:rsidRPr="00347ED6" w:rsidRDefault="004B4D2E" w:rsidP="00C47985">
      <w:pPr>
        <w:rPr>
          <w:lang w:val="en-US"/>
        </w:rPr>
      </w:pPr>
    </w:p>
    <w:p w14:paraId="11A72F1C" w14:textId="77777777" w:rsidR="004B4D2E" w:rsidRPr="00347ED6" w:rsidRDefault="004B4D2E" w:rsidP="00C47985">
      <w:pPr>
        <w:rPr>
          <w:lang w:val="en-US"/>
        </w:rPr>
      </w:pPr>
    </w:p>
    <w:p w14:paraId="55C6F0C7" w14:textId="77777777" w:rsidR="004B4D2E" w:rsidRPr="00347ED6" w:rsidRDefault="004B4D2E" w:rsidP="00C47985">
      <w:pPr>
        <w:rPr>
          <w:lang w:val="en-US"/>
        </w:rPr>
      </w:pPr>
    </w:p>
    <w:p w14:paraId="4C0FF78E" w14:textId="77777777" w:rsidR="004B4D2E" w:rsidRPr="00347ED6" w:rsidRDefault="004B4D2E" w:rsidP="00C47985">
      <w:pPr>
        <w:rPr>
          <w:lang w:val="en-US"/>
        </w:rPr>
      </w:pPr>
    </w:p>
    <w:p w14:paraId="1B98E6B1" w14:textId="77777777" w:rsidR="004B4D2E" w:rsidRPr="00347ED6" w:rsidRDefault="004B4D2E" w:rsidP="00C47985">
      <w:pPr>
        <w:rPr>
          <w:lang w:val="en-US"/>
        </w:rPr>
      </w:pPr>
    </w:p>
    <w:p w14:paraId="53D6E18D" w14:textId="77777777" w:rsidR="004B4D2E" w:rsidRPr="00347ED6" w:rsidRDefault="004B4D2E" w:rsidP="00C47985">
      <w:pPr>
        <w:rPr>
          <w:lang w:val="en-US"/>
        </w:rPr>
      </w:pPr>
    </w:p>
    <w:p w14:paraId="7597C279" w14:textId="77777777" w:rsidR="004B4D2E" w:rsidRPr="00347ED6" w:rsidRDefault="004B4D2E" w:rsidP="00C47985">
      <w:pPr>
        <w:rPr>
          <w:lang w:val="en-US"/>
        </w:rPr>
      </w:pPr>
    </w:p>
    <w:p w14:paraId="5A0C9D82" w14:textId="77777777" w:rsidR="004B4D2E" w:rsidRDefault="004B4D2E" w:rsidP="00C47985">
      <w:pPr>
        <w:rPr>
          <w:ins w:id="4" w:author="LEONARDO VINICIO NARVAEZ CRIOLLO" w:date="2026-10-26T17:43:00Z" w16du:dateUtc="2026-10-26T22:43:00Z"/>
          <w:lang w:val="en-US"/>
        </w:rPr>
      </w:pPr>
    </w:p>
    <w:p w14:paraId="0FDF0D72" w14:textId="77777777" w:rsidR="003A0697" w:rsidRDefault="003A0697" w:rsidP="00C47985">
      <w:pPr>
        <w:rPr>
          <w:ins w:id="5" w:author="LEONARDO VINICIO NARVAEZ CRIOLLO" w:date="2026-10-26T17:43:00Z" w16du:dateUtc="2026-10-26T22:43:00Z"/>
          <w:lang w:val="en-US"/>
        </w:rPr>
      </w:pPr>
    </w:p>
    <w:p w14:paraId="52CD6685" w14:textId="77777777" w:rsidR="003A0697" w:rsidRPr="00347ED6" w:rsidRDefault="003A0697" w:rsidP="00C47985">
      <w:pPr>
        <w:rPr>
          <w:lang w:val="en-US"/>
        </w:rPr>
      </w:pPr>
    </w:p>
    <w:p w14:paraId="31036051" w14:textId="77777777" w:rsidR="004B4D2E" w:rsidRPr="00347ED6" w:rsidRDefault="004B4D2E" w:rsidP="00C47985">
      <w:pPr>
        <w:rPr>
          <w:lang w:val="en-US"/>
        </w:rPr>
      </w:pPr>
    </w:p>
    <w:p w14:paraId="6992BFF7" w14:textId="77777777" w:rsidR="004B4D2E" w:rsidRDefault="004B4D2E" w:rsidP="00C47985">
      <w:pPr>
        <w:rPr>
          <w:lang w:val="en-US"/>
        </w:rPr>
      </w:pPr>
    </w:p>
    <w:p w14:paraId="0C264611" w14:textId="77777777" w:rsidR="00C47985" w:rsidRDefault="00C47985" w:rsidP="00C47985">
      <w:pPr>
        <w:rPr>
          <w:lang w:val="en-US"/>
        </w:rPr>
      </w:pPr>
    </w:p>
    <w:p w14:paraId="37D33C34" w14:textId="77777777" w:rsidR="00C47985" w:rsidRPr="00347ED6" w:rsidRDefault="00C47985" w:rsidP="00C47985">
      <w:pPr>
        <w:rPr>
          <w:lang w:val="en-US"/>
        </w:rPr>
      </w:pPr>
    </w:p>
    <w:p w14:paraId="3DDB5DF1" w14:textId="77777777" w:rsidR="004B4D2E" w:rsidRDefault="004B4D2E" w:rsidP="00C47985">
      <w:pPr>
        <w:rPr>
          <w:lang w:val="en-US"/>
        </w:rPr>
      </w:pPr>
    </w:p>
    <w:p w14:paraId="1CD57425" w14:textId="77777777" w:rsidR="003A0697" w:rsidRDefault="003A0697" w:rsidP="00C47985">
      <w:pPr>
        <w:rPr>
          <w:lang w:val="en-US"/>
        </w:rPr>
      </w:pPr>
    </w:p>
    <w:p w14:paraId="44BD0E60" w14:textId="77777777" w:rsidR="00DA3262" w:rsidRDefault="00DA3262" w:rsidP="00C47985">
      <w:pPr>
        <w:rPr>
          <w:lang w:val="en-US"/>
        </w:rPr>
      </w:pPr>
    </w:p>
    <w:p w14:paraId="706B130F" w14:textId="77777777" w:rsidR="003A0697" w:rsidRDefault="003A0697" w:rsidP="00C47985">
      <w:pPr>
        <w:rPr>
          <w:lang w:val="en-US"/>
        </w:rPr>
      </w:pPr>
    </w:p>
    <w:p w14:paraId="518D8961" w14:textId="77777777" w:rsidR="003A0697" w:rsidRPr="00347ED6" w:rsidRDefault="003A0697" w:rsidP="00C47985">
      <w:pPr>
        <w:rPr>
          <w:lang w:val="en-US"/>
        </w:rPr>
      </w:pPr>
    </w:p>
    <w:p w14:paraId="73185DEF" w14:textId="34C70FF9" w:rsidR="00E868F4" w:rsidRDefault="00000000" w:rsidP="00C47985">
      <w:pPr>
        <w:pStyle w:val="Heading1"/>
        <w:numPr>
          <w:ilvl w:val="0"/>
          <w:numId w:val="5"/>
        </w:numPr>
        <w:rPr>
          <w:sz w:val="40"/>
          <w:szCs w:val="40"/>
        </w:rPr>
      </w:pPr>
      <w:bookmarkStart w:id="6" w:name="h.intro"/>
      <w:bookmarkStart w:id="7" w:name="_Toc243933330"/>
      <w:bookmarkEnd w:id="6"/>
      <w:r w:rsidRPr="00C47985">
        <w:rPr>
          <w:sz w:val="40"/>
          <w:szCs w:val="40"/>
        </w:rPr>
        <w:lastRenderedPageBreak/>
        <w:t>INTRODUCCI</w:t>
      </w:r>
      <w:r w:rsidR="00773361">
        <w:rPr>
          <w:sz w:val="40"/>
          <w:szCs w:val="40"/>
        </w:rPr>
        <w:t>Ó</w:t>
      </w:r>
      <w:r w:rsidRPr="00C47985">
        <w:rPr>
          <w:sz w:val="40"/>
          <w:szCs w:val="40"/>
        </w:rPr>
        <w:t>N</w:t>
      </w:r>
      <w:bookmarkEnd w:id="7"/>
    </w:p>
    <w:p w14:paraId="08D88C8B" w14:textId="77777777" w:rsidR="00E868F4" w:rsidRDefault="00E868F4" w:rsidP="00C47985"/>
    <w:p w14:paraId="76946791" w14:textId="77777777" w:rsidR="00E868F4" w:rsidRPr="00C47985" w:rsidRDefault="00000000" w:rsidP="00C47985">
      <w:r w:rsidRPr="00C47985">
        <w:t>Un servicio web basado en la arquitectura RESTful (Representational State Transfer) constituye un estilo arquitectónico moderno, ligero y altamente escalable para la comunicación e interoperabilidad de sistemas computacionales heterogéneos y distribuidos. Propuesto formalmente por Roy Fielding en el año 2000, el estilo REST desacopla de manera estricta el cliente del servidor y modela las capacidades operativas en torno al concepto fundamental de recurso. Cada recurso se encuentra unívocamente identificado mediante un Identificador Uniforme de Recursos (URI) y es manipulado a través de los verbos y métodos universales del protocolo de transferencia de hipertexto HTTP (GET, POST, PUT, DELETE), complementado con códigos de estado estándar de respuesta.</w:t>
      </w:r>
    </w:p>
    <w:p w14:paraId="365612EC" w14:textId="77777777" w:rsidR="00E868F4" w:rsidRPr="00C47985" w:rsidRDefault="00000000" w:rsidP="00C47985">
      <w:r w:rsidRPr="00C47985">
        <w:t>A diferencia del protocolo SOAP, el cual impone una pesada sobrecarga de procesamiento mediante envolturas XML rígidas y contratos WSDL obligatorios, las arquitecturas RESTful emplean de forma preferencial el formato de serialización JSON (JavaScript Object Notation). JSON proporciona un formato textual de datos estructurados sumamente ligero, de baja latencia y fácil serialización/deserialización, lo cual optimiza drásticamente el consumo de ancho de banda y maximiza la velocidad de respuesta en clientes de diversas plataformas (navegadores web, terminales de consola, entornos de escritorio e interfaces móviles).</w:t>
      </w:r>
    </w:p>
    <w:p w14:paraId="1F20BB48" w14:textId="77777777" w:rsidR="00E868F4" w:rsidRPr="00C47985" w:rsidRDefault="00000000" w:rsidP="00C47985">
      <w:r w:rsidRPr="00C47985">
        <w:t>En el desarrollo de servicios web REST bajo la plataforma Jakarta EE 10, la especificación estándar Jakarta RESTful Web Services 3.1 (JAX-RS) permite exponer recursos distribuidos mediante anotaciones declarativas (@ApplicationPath, @Path, @GET, @POST, @Produces, @Consumes). El despliegue de esta solución se efectúa sobre el servidor de aplicaciones Payara Server 6 Enterprise/Community, un entorno empresarial robusto y reactivo derivado de GlassFish. Payara provee soporte de clase empresarial para microservicios y APIs REST, garantizando alta concurrencia, administración declarativa y soporte nativo para filtros perimetrales de seguridad y políticas de Intercambio de Recursos de Origen Cruzado (CORS).</w:t>
      </w:r>
    </w:p>
    <w:p w14:paraId="45BD80F0" w14:textId="77777777" w:rsidR="00E868F4" w:rsidRPr="00C47985" w:rsidRDefault="00000000" w:rsidP="00C47985">
      <w:r w:rsidRPr="00C47985">
        <w:t>Asimismo, en este proyecto se implementa un modelo de autenticación y seguridad en memoria sin base de datos (SIN BDD), desacoplado y sustentado en tokens criptográficos (Bearer Tokens) generados y validados a través de estructuras concurrentes seguras (ConcurrentHashMap). Este esquema permite gobernar el acceso autorizado de cuatro plataformas cliente heterogéneas (consola interactiva, interfaz de escritorio en Java Swing, aplicación web en Jakarta Faces JSF 4.0 y aplicación móvil nativa Android) bajo una arquitectura MVC rigurosa y consistente.</w:t>
      </w:r>
    </w:p>
    <w:p w14:paraId="1208517B" w14:textId="77777777" w:rsidR="00E868F4" w:rsidRDefault="00E868F4" w:rsidP="00C47985"/>
    <w:p w14:paraId="642A8A70" w14:textId="77777777" w:rsidR="00E868F4" w:rsidRPr="00C47985" w:rsidRDefault="00000000" w:rsidP="00C47985">
      <w:pPr>
        <w:pStyle w:val="Heading1"/>
        <w:numPr>
          <w:ilvl w:val="0"/>
          <w:numId w:val="5"/>
        </w:numPr>
        <w:rPr>
          <w:sz w:val="48"/>
          <w:szCs w:val="48"/>
        </w:rPr>
      </w:pPr>
      <w:bookmarkStart w:id="8" w:name="h.obj"/>
      <w:bookmarkStart w:id="9" w:name="_Toc243933331"/>
      <w:bookmarkEnd w:id="8"/>
      <w:r w:rsidRPr="00C47985">
        <w:rPr>
          <w:sz w:val="40"/>
          <w:szCs w:val="40"/>
        </w:rPr>
        <w:t>OBJETIVOS</w:t>
      </w:r>
      <w:bookmarkEnd w:id="9"/>
    </w:p>
    <w:p w14:paraId="4F0DD1B7" w14:textId="77777777" w:rsidR="00E868F4" w:rsidRDefault="00E868F4" w:rsidP="00C47985"/>
    <w:p w14:paraId="603329F4" w14:textId="77777777" w:rsidR="00E868F4" w:rsidRPr="00C47985" w:rsidRDefault="00000000" w:rsidP="00C47985">
      <w:pPr>
        <w:pStyle w:val="Heading2"/>
        <w:numPr>
          <w:ilvl w:val="1"/>
          <w:numId w:val="5"/>
        </w:numPr>
        <w:rPr>
          <w:sz w:val="40"/>
          <w:szCs w:val="40"/>
        </w:rPr>
      </w:pPr>
      <w:bookmarkStart w:id="10" w:name="h.objgen"/>
      <w:bookmarkStart w:id="11" w:name="_Toc243933332"/>
      <w:bookmarkEnd w:id="10"/>
      <w:r w:rsidRPr="00C47985">
        <w:t>Objetivo</w:t>
      </w:r>
      <w:r w:rsidRPr="00C47985">
        <w:rPr>
          <w:sz w:val="40"/>
          <w:szCs w:val="40"/>
        </w:rPr>
        <w:t xml:space="preserve"> </w:t>
      </w:r>
      <w:r w:rsidRPr="00C47985">
        <w:t>General</w:t>
      </w:r>
      <w:bookmarkEnd w:id="11"/>
    </w:p>
    <w:p w14:paraId="25DD52A1" w14:textId="77777777" w:rsidR="00E868F4" w:rsidRDefault="00000000" w:rsidP="00C47985">
      <w:r>
        <w:t>Desarrollar un manual de configuración y desarrollo integral que describa de manera exhaustiva la construcción de un sistema conversor de unidades de medida (longitud, masa y temperatura) basado en el estilo arquitectónico RESTful y el patrón Modelo-Vista-Controlador (MVC), integrando cuatro clientes nativos (escritorio en Java Swing, consola en CLI, web en Jakarta Faces JSF 4.0 y móvil nativo en Android) con un servidor de servicios web REST implementado en Java Puro y Jakarta EE 10, sin base de datos (con autenticación mediante Bearer Tokens en memoria) y desplegado en Payara Server 6.</w:t>
      </w:r>
    </w:p>
    <w:p w14:paraId="36B7ADED" w14:textId="77777777" w:rsidR="00E868F4" w:rsidRDefault="00E868F4" w:rsidP="00C47985"/>
    <w:p w14:paraId="3F9822DB" w14:textId="77777777" w:rsidR="00E868F4" w:rsidRDefault="00000000" w:rsidP="00C47985">
      <w:pPr>
        <w:pStyle w:val="Heading2"/>
        <w:numPr>
          <w:ilvl w:val="1"/>
          <w:numId w:val="5"/>
        </w:numPr>
      </w:pPr>
      <w:bookmarkStart w:id="12" w:name="h.objesp"/>
      <w:bookmarkStart w:id="13" w:name="_Toc243933333"/>
      <w:bookmarkEnd w:id="12"/>
      <w:r>
        <w:t>Objetivos Específicos</w:t>
      </w:r>
      <w:bookmarkEnd w:id="13"/>
    </w:p>
    <w:p w14:paraId="4A7E0985" w14:textId="77777777" w:rsidR="00E868F4" w:rsidRDefault="00000000" w:rsidP="00C47985">
      <w:r>
        <w:t xml:space="preserve">Describir detalladamente el diseño e implementación del servicio web RESTful utilizando la especificación Jakarta REST 3.1 (JAX-RS) sobre Payara Server 6, exponiendo endpoints </w:t>
      </w:r>
      <w:r>
        <w:lastRenderedPageBreak/>
        <w:t>JSON bajo el prefijo /api/ y estructurando modularmente los conversores de longitud, masa y temperatura.</w:t>
      </w:r>
    </w:p>
    <w:p w14:paraId="6040049D" w14:textId="77777777" w:rsidR="00E868F4" w:rsidRDefault="00000000" w:rsidP="00C47985">
      <w:r>
        <w:t>Implementar un mecanismo de seguridad y autenticación sin base de datos mediante Bearer Tokens en memoria gestionados concurrentemente, asegurando el intercambio seguro de tokens en las cabeceras HTTP Authorization y cargas útiles JSON.</w:t>
      </w:r>
    </w:p>
    <w:p w14:paraId="12FDD7F3" w14:textId="77777777" w:rsidR="00E868F4" w:rsidRDefault="00000000" w:rsidP="00C47985">
      <w:r>
        <w:t>Proporcionar guías paso a paso para el desarrollo y consumo del servicio RESTful en las cuatro plataformas cliente (escritorio, consola, web y móvil), detallando el desacoplamiento estricto del patrón MVC (exactamente 3 paquetes: model, view, controller) y la comunicación HTTP nativa con serialización JSON.</w:t>
      </w:r>
    </w:p>
    <w:p w14:paraId="2F5241BF" w14:textId="77777777" w:rsidR="00E868F4" w:rsidRDefault="00000000" w:rsidP="00C47985">
      <w:r>
        <w:t>Explicar los fundamentos del estilo arquitectónico RESTful, las ventajas de la Arquitectura Orientada a Recursos (ROA) frente a SOAP, y el rendimiento de Payara Server 6 en términos de interoperabilidad, escalabilidad y procesamiento ligero de mensajes en entornos heterogéneos.</w:t>
      </w:r>
    </w:p>
    <w:p w14:paraId="01B10645" w14:textId="77777777" w:rsidR="00E868F4" w:rsidRDefault="00E868F4" w:rsidP="00C47985"/>
    <w:p w14:paraId="7F4A3C49" w14:textId="065B593E" w:rsidR="00E868F4" w:rsidRPr="00C47985" w:rsidRDefault="00000000" w:rsidP="00C47985">
      <w:pPr>
        <w:pStyle w:val="Heading1"/>
        <w:numPr>
          <w:ilvl w:val="0"/>
          <w:numId w:val="5"/>
        </w:numPr>
        <w:rPr>
          <w:sz w:val="40"/>
          <w:szCs w:val="40"/>
        </w:rPr>
      </w:pPr>
      <w:bookmarkStart w:id="14" w:name="h.marco"/>
      <w:bookmarkStart w:id="15" w:name="_Toc243933334"/>
      <w:bookmarkEnd w:id="14"/>
      <w:r w:rsidRPr="00C47985">
        <w:rPr>
          <w:sz w:val="40"/>
          <w:szCs w:val="40"/>
        </w:rPr>
        <w:t>MARCO TE</w:t>
      </w:r>
      <w:r w:rsidR="00773361">
        <w:rPr>
          <w:sz w:val="40"/>
          <w:szCs w:val="40"/>
        </w:rPr>
        <w:t>Ó</w:t>
      </w:r>
      <w:r w:rsidRPr="00C47985">
        <w:rPr>
          <w:sz w:val="40"/>
          <w:szCs w:val="40"/>
        </w:rPr>
        <w:t>RICO</w:t>
      </w:r>
      <w:bookmarkEnd w:id="15"/>
    </w:p>
    <w:p w14:paraId="5DF7B7B4" w14:textId="77777777" w:rsidR="00E868F4" w:rsidRDefault="00E868F4" w:rsidP="00C47985"/>
    <w:p w14:paraId="034F56A0" w14:textId="77777777" w:rsidR="00E868F4" w:rsidRPr="00347ED6" w:rsidRDefault="00000000" w:rsidP="00C47985">
      <w:pPr>
        <w:pStyle w:val="Heading2"/>
        <w:numPr>
          <w:ilvl w:val="1"/>
          <w:numId w:val="5"/>
        </w:numPr>
        <w:rPr>
          <w:lang w:val="en-US"/>
        </w:rPr>
      </w:pPr>
      <w:bookmarkStart w:id="16" w:name="h.m1"/>
      <w:bookmarkStart w:id="17" w:name="_Toc243933335"/>
      <w:bookmarkEnd w:id="16"/>
      <w:r w:rsidRPr="00347ED6">
        <w:rPr>
          <w:lang w:val="en-US"/>
        </w:rPr>
        <w:t>Web Services RESTful, HTTP y JSON</w:t>
      </w:r>
      <w:bookmarkEnd w:id="17"/>
    </w:p>
    <w:p w14:paraId="15BAF0A0" w14:textId="77777777" w:rsidR="00E868F4" w:rsidRDefault="00000000" w:rsidP="00C47985">
      <w:r>
        <w:t>Un servicio web RESTful (Representational State Transfer) es un estilo de arquitectura de software para sistemas distribuidos hipermedia. En una arquitectura REST, toda la información que el sistema maneja se conceptualiza como un 'recurso'. Cada recurso es identificado por una URI unívoca y su estado se transfiere entre el cliente y el servidor mediante representaciones estándar, típicamente en formato JSON (JavaScript Object Notation).</w:t>
      </w:r>
    </w:p>
    <w:p w14:paraId="3FADDBF4" w14:textId="77777777" w:rsidR="00E868F4" w:rsidRDefault="00000000" w:rsidP="00C47985">
      <w:r>
        <w:t>Los principios axiomáticos del estilo REST son:</w:t>
      </w:r>
    </w:p>
    <w:p w14:paraId="5ED14800" w14:textId="77777777" w:rsidR="00C47985" w:rsidRDefault="00C47985" w:rsidP="00C47985"/>
    <w:p w14:paraId="0BDC0878" w14:textId="11DA7045" w:rsidR="00E868F4" w:rsidRDefault="00000000" w:rsidP="00C47985">
      <w:pPr>
        <w:pStyle w:val="ListParagraph"/>
        <w:numPr>
          <w:ilvl w:val="0"/>
          <w:numId w:val="19"/>
        </w:numPr>
      </w:pPr>
      <w:r>
        <w:t>Cliente-Servidor Desacoplado: Separación estricta de responsabilidades entre la interfaz de usuario (cliente) y la lógica de negocio y almacenamiento (servidor).</w:t>
      </w:r>
    </w:p>
    <w:p w14:paraId="133D9B7E" w14:textId="19C6E2F8" w:rsidR="00E868F4" w:rsidRDefault="00000000" w:rsidP="00C47985">
      <w:pPr>
        <w:pStyle w:val="ListParagraph"/>
        <w:numPr>
          <w:ilvl w:val="0"/>
          <w:numId w:val="19"/>
        </w:numPr>
      </w:pPr>
      <w:r>
        <w:t>Sin Estado (Stateless): Cada solicitud HTTP enviada por el cliente al servidor debe contener toda la información contextual necesaria para procesar la petición. El servidor no mantiene sesiones HTTP acopladas en su memoria de procesamiento para las llamadas REST, facilitando la escalabilidad horizontal.</w:t>
      </w:r>
    </w:p>
    <w:p w14:paraId="3D82F795" w14:textId="514A76FB" w:rsidR="00E868F4" w:rsidRDefault="00000000" w:rsidP="00C47985">
      <w:pPr>
        <w:pStyle w:val="ListParagraph"/>
        <w:numPr>
          <w:ilvl w:val="0"/>
          <w:numId w:val="19"/>
        </w:numPr>
      </w:pPr>
      <w:r>
        <w:t>Capacidad de Caché (Cacheable): Las respuestas del servidor deben definirse explícitamente como almacenables en caché o no, reduciendo el tráfico de red.</w:t>
      </w:r>
    </w:p>
    <w:p w14:paraId="6460DB8E" w14:textId="6C3CB64E" w:rsidR="00E868F4" w:rsidRDefault="00000000" w:rsidP="00C47985">
      <w:pPr>
        <w:pStyle w:val="ListParagraph"/>
        <w:numPr>
          <w:ilvl w:val="0"/>
          <w:numId w:val="19"/>
        </w:numPr>
      </w:pPr>
      <w:r>
        <w:t>Interfaz Uniforme: Basada en URIs estandarizadas, manipulación de recursos mediante representaciones y uso de métodos HTTP semánticos (GET para recuperación idempotente, POST para creación/ejecución).</w:t>
      </w:r>
    </w:p>
    <w:p w14:paraId="72D3BAEA" w14:textId="600D59AC" w:rsidR="00E868F4" w:rsidRDefault="00000000" w:rsidP="00C47985">
      <w:pPr>
        <w:pStyle w:val="ListParagraph"/>
        <w:numPr>
          <w:ilvl w:val="0"/>
          <w:numId w:val="19"/>
        </w:numPr>
      </w:pPr>
      <w:r>
        <w:t>Sistema en Capas (Layered System): Permite interponer proxies, balanceadores de carga y filtros de seguridad intermedios sin que el cliente requiera cambios estructurales.</w:t>
      </w:r>
    </w:p>
    <w:p w14:paraId="3FB6852A" w14:textId="77777777" w:rsidR="00E868F4" w:rsidRDefault="00E868F4" w:rsidP="00C47985"/>
    <w:p w14:paraId="581F744C" w14:textId="77777777" w:rsidR="00E868F4" w:rsidRDefault="00000000" w:rsidP="00C47985">
      <w:pPr>
        <w:pStyle w:val="Heading2"/>
        <w:numPr>
          <w:ilvl w:val="1"/>
          <w:numId w:val="5"/>
        </w:numPr>
      </w:pPr>
      <w:bookmarkStart w:id="18" w:name="h.m2"/>
      <w:bookmarkStart w:id="19" w:name="_Toc243933336"/>
      <w:bookmarkEnd w:id="18"/>
      <w:r>
        <w:t>Arquitectura Orientada a Recursos (ROA) y REST vs SOA/SOAP</w:t>
      </w:r>
      <w:bookmarkEnd w:id="19"/>
    </w:p>
    <w:p w14:paraId="49BD71DC" w14:textId="77777777" w:rsidR="00E868F4" w:rsidRDefault="00000000" w:rsidP="00C47985">
      <w:r>
        <w:t>Mientras que la Arquitectura Orientada a Servicios (SOA) con SOAP se fundamenta en llamadas a procedimientos remotos (RPC) envueltas en complejos esquemas XML con contratos rígidos WSDL, la Arquitectura Orientada a Recursos (ROA) pone el foco en los datos y entidades expuestas. En ROA:</w:t>
      </w:r>
    </w:p>
    <w:p w14:paraId="03C5CE21" w14:textId="7257B4D6" w:rsidR="00E868F4" w:rsidRDefault="00000000" w:rsidP="00231050">
      <w:pPr>
        <w:pStyle w:val="ListParagraph"/>
        <w:numPr>
          <w:ilvl w:val="0"/>
          <w:numId w:val="22"/>
        </w:numPr>
      </w:pPr>
      <w:r>
        <w:t>Cada operación de conversión o autenticación se direcciona como un recurso específico (/api/auth/login, /api/conversor/longitud).</w:t>
      </w:r>
    </w:p>
    <w:p w14:paraId="56818D39" w14:textId="28DCE195" w:rsidR="00E868F4" w:rsidRDefault="00000000" w:rsidP="00231050">
      <w:pPr>
        <w:pStyle w:val="ListParagraph"/>
        <w:numPr>
          <w:ilvl w:val="0"/>
          <w:numId w:val="22"/>
        </w:numPr>
      </w:pPr>
      <w:r>
        <w:t>No se requiere compilación ni descarga de contratos WSDL pesados en los clientes.</w:t>
      </w:r>
    </w:p>
    <w:p w14:paraId="43139741" w14:textId="50E6F865" w:rsidR="00E868F4" w:rsidRDefault="00000000" w:rsidP="00231050">
      <w:pPr>
        <w:pStyle w:val="ListParagraph"/>
        <w:numPr>
          <w:ilvl w:val="0"/>
          <w:numId w:val="22"/>
        </w:numPr>
      </w:pPr>
      <w:r>
        <w:lastRenderedPageBreak/>
        <w:t>Se reduce el tamaño de las tramas de red entre un 60% y un 80% comparado con SOAP/XML gracias a la concisión de JSON.</w:t>
      </w:r>
    </w:p>
    <w:p w14:paraId="619E6065" w14:textId="631231F2" w:rsidR="00E868F4" w:rsidRDefault="00000000" w:rsidP="00231050">
      <w:pPr>
        <w:pStyle w:val="ListParagraph"/>
        <w:numPr>
          <w:ilvl w:val="0"/>
          <w:numId w:val="22"/>
        </w:numPr>
      </w:pPr>
      <w:r>
        <w:t>El cliente utiliza llamadas HTTP nativas de Java (HttpURLConnection) o librerías estándar, manteniendo máxima compatibilidad multiplataforma.</w:t>
      </w:r>
    </w:p>
    <w:p w14:paraId="13E4DCFC" w14:textId="77777777" w:rsidR="00E868F4" w:rsidRDefault="00E868F4" w:rsidP="00C47985"/>
    <w:p w14:paraId="4DFE5E4D" w14:textId="77777777" w:rsidR="00E868F4" w:rsidRDefault="00000000" w:rsidP="00C47985">
      <w:pPr>
        <w:pStyle w:val="Heading2"/>
        <w:numPr>
          <w:ilvl w:val="1"/>
          <w:numId w:val="5"/>
        </w:numPr>
      </w:pPr>
      <w:bookmarkStart w:id="20" w:name="h.m3"/>
      <w:bookmarkStart w:id="21" w:name="_Toc243933337"/>
      <w:bookmarkEnd w:id="20"/>
      <w:r>
        <w:t>Patrón de Arquitectura Modelo-Vista-Controlador (MVC)</w:t>
      </w:r>
      <w:bookmarkEnd w:id="21"/>
    </w:p>
    <w:p w14:paraId="32749700" w14:textId="77777777" w:rsidR="00E868F4" w:rsidRDefault="00000000" w:rsidP="00C47985">
      <w:r>
        <w:t>El patrón arquitectónico MVC en este taller se implementa con un rigor estructural estricto de exactamente tres paquetes principales por cliente:</w:t>
      </w:r>
    </w:p>
    <w:p w14:paraId="3DD1AB79" w14:textId="1B05144D" w:rsidR="00E868F4" w:rsidRDefault="00000000" w:rsidP="00231050">
      <w:pPr>
        <w:pStyle w:val="ListParagraph"/>
        <w:numPr>
          <w:ilvl w:val="0"/>
          <w:numId w:val="22"/>
        </w:numPr>
      </w:pPr>
      <w:r>
        <w:t>Paquete model: Encapsula el modelo de datos, los enumeradores de magnitudes (UnidadLongitud, UnidadMasa, UnidadTemperatura), las sesiones activas y la clase ConversorService. La clase ConversorService concentra toda la infraestructura de red, ejecutando peticiones HTTP RESTful y parseando respuestas JSON sin acoplar detalles de transporte en el resto del cliente.</w:t>
      </w:r>
    </w:p>
    <w:p w14:paraId="2FAC1DF2" w14:textId="406FE6D5" w:rsidR="00E868F4" w:rsidRDefault="00000000" w:rsidP="00231050">
      <w:pPr>
        <w:pStyle w:val="ListParagraph"/>
        <w:numPr>
          <w:ilvl w:val="0"/>
          <w:numId w:val="22"/>
        </w:numPr>
      </w:pPr>
      <w:r>
        <w:t>Paquete view: Representa las interfaces visuales según la plataforma tecnológica: ConsolaView (terminal de texto CLI con banner ASCII), LoginView y ConversorView en Java Swing (ventanas JFrame), LoginView y ConversorView en Jakarta Faces JSF (páginas reactivas Facelets XHTML), y layouts XML en Android.</w:t>
      </w:r>
    </w:p>
    <w:p w14:paraId="79059059" w14:textId="20B7957A" w:rsidR="00E868F4" w:rsidRDefault="00000000" w:rsidP="00231050">
      <w:pPr>
        <w:pStyle w:val="ListParagraph"/>
        <w:numPr>
          <w:ilvl w:val="0"/>
          <w:numId w:val="22"/>
        </w:numPr>
      </w:pPr>
      <w:r>
        <w:t>Paquete controller: Implementado a través de AppControlador (y controladores auxiliares de flujo como ConsolaControlador), actúa como intermediario puro. Captura las interacciones y eventos de la vista, invoca de manera limpia los métodos de ConversorService y despacha los resultados a la vista, garantizando cero acoplamiento entre la capa de interfaz y la red.</w:t>
      </w:r>
    </w:p>
    <w:p w14:paraId="657F9274" w14:textId="77777777" w:rsidR="00E868F4" w:rsidRDefault="00E868F4" w:rsidP="00C47985"/>
    <w:p w14:paraId="6A224A2C" w14:textId="77777777" w:rsidR="00E868F4" w:rsidRDefault="00000000" w:rsidP="00C47985">
      <w:pPr>
        <w:pStyle w:val="Heading2"/>
        <w:numPr>
          <w:ilvl w:val="1"/>
          <w:numId w:val="5"/>
        </w:numPr>
      </w:pPr>
      <w:bookmarkStart w:id="22" w:name="h.m4"/>
      <w:bookmarkStart w:id="23" w:name="_Toc243933338"/>
      <w:bookmarkEnd w:id="22"/>
      <w:r>
        <w:t>Servidor Payara 6 y Jakarta REST (JAX-RS)</w:t>
      </w:r>
      <w:bookmarkEnd w:id="23"/>
    </w:p>
    <w:p w14:paraId="4084789D" w14:textId="77777777" w:rsidR="00E868F4" w:rsidRDefault="00000000" w:rsidP="00C47985">
      <w:r>
        <w:t>Payara Server 6 es un servidor de aplicaciones empresariales certificado para Jakarta EE 10. Provee un motor optimizado para Jakarta REST 3.1 (JAX-RS), permitiendo gestionar el ciclo de vida de los endpoints mediante anotaciones como @ApplicationPath, @Path, @GET, @POST, @Produces(MediaType.APPLICATION_JSON) y @Consumes(MediaType.APPLICATION_JSON).</w:t>
      </w:r>
    </w:p>
    <w:p w14:paraId="3513F7D4" w14:textId="77777777" w:rsidR="00E868F4" w:rsidRDefault="00000000" w:rsidP="00C47985">
      <w:r>
        <w:t>Seguridad por Bearer Tokens y Filtros Perimetrales en Memoria (SIN BDD):</w:t>
      </w:r>
    </w:p>
    <w:p w14:paraId="5A173CDB" w14:textId="77777777" w:rsidR="00E868F4" w:rsidRDefault="00000000" w:rsidP="00C47985">
      <w:r>
        <w:t>En entornos sin base de datos relacional, la autenticación se implementa mediante tokens criptográficos aleatorios generados tras la validación exitosa de credenciales en memoria (MONSTER / MONSTER9). Estos tokens se almacenan en estructuras concurrentes (ConcurrentHashMap) con expiración temporal configurada. Cada solicitud de conversión incluye el token en la cabecera HTTP estándar 'Authorization: Bearer &lt;token&gt;' o mediante parámetros JSON. Para permitir llamadas desde aplicaciones web de dominios externos o navegadores modernos, se implementa un filtro de ContainerResponseFilter (CorsFilter) que inyecta las cabeceras Access-Control-Allow-* requeridas.</w:t>
      </w:r>
    </w:p>
    <w:p w14:paraId="48868A48" w14:textId="77777777" w:rsidR="00E868F4" w:rsidRDefault="00E868F4" w:rsidP="00C47985"/>
    <w:p w14:paraId="6C73B522" w14:textId="77777777" w:rsidR="00E868F4" w:rsidRDefault="00000000" w:rsidP="00C47985">
      <w:pPr>
        <w:pStyle w:val="Heading1"/>
        <w:numPr>
          <w:ilvl w:val="0"/>
          <w:numId w:val="5"/>
        </w:numPr>
      </w:pPr>
      <w:bookmarkStart w:id="24" w:name="h.dev"/>
      <w:bookmarkStart w:id="25" w:name="_Toc243933339"/>
      <w:bookmarkEnd w:id="24"/>
      <w:r>
        <w:t>DESARROLLO DEL APLICATIVO</w:t>
      </w:r>
      <w:bookmarkEnd w:id="25"/>
    </w:p>
    <w:p w14:paraId="2DF8D669" w14:textId="77777777" w:rsidR="00E868F4" w:rsidRDefault="00000000" w:rsidP="00C47985">
      <w:r>
        <w:t>El desarrollo del sistema conversor de unidades distribuidas comprende la construcción del servidor de servicios web RESTful y la implementación de cuatro clientes nativos heterogéneos (consola, escritorio, móvil y web), desarrollados íntegramente sobre la plataforma Java 17 y estructurados bajo el patrón arquitectónico Modelo-Vista-Controlador (MVC).</w:t>
      </w:r>
    </w:p>
    <w:p w14:paraId="3E4633C4" w14:textId="77777777" w:rsidR="00E868F4" w:rsidRDefault="00E868F4" w:rsidP="00C47985"/>
    <w:p w14:paraId="263CB3D5" w14:textId="77777777" w:rsidR="00E868F4" w:rsidRDefault="00000000" w:rsidP="00C47985">
      <w:pPr>
        <w:pStyle w:val="Heading2"/>
        <w:numPr>
          <w:ilvl w:val="1"/>
          <w:numId w:val="5"/>
        </w:numPr>
      </w:pPr>
      <w:bookmarkStart w:id="26" w:name="h.srv"/>
      <w:bookmarkStart w:id="27" w:name="_Toc243933340"/>
      <w:bookmarkEnd w:id="26"/>
      <w:r>
        <w:t>Servidor Web RESTful</w:t>
      </w:r>
      <w:bookmarkEnd w:id="27"/>
    </w:p>
    <w:p w14:paraId="01CBACC1" w14:textId="77777777" w:rsidR="00E868F4" w:rsidRDefault="00E868F4" w:rsidP="00C47985"/>
    <w:p w14:paraId="7DAF0854" w14:textId="77777777" w:rsidR="00E868F4" w:rsidRDefault="00000000" w:rsidP="00C47985">
      <w:pPr>
        <w:pStyle w:val="Heading3"/>
      </w:pPr>
      <w:bookmarkStart w:id="28" w:name="h.sp1"/>
      <w:bookmarkStart w:id="29" w:name="_Toc243933341"/>
      <w:bookmarkEnd w:id="28"/>
      <w:r>
        <w:t>Paso 1: Creación de la Instancia de Servidor Payara en el IDE</w:t>
      </w:r>
      <w:bookmarkEnd w:id="29"/>
    </w:p>
    <w:p w14:paraId="3EDF82C4" w14:textId="77777777" w:rsidR="00E868F4" w:rsidRDefault="00000000" w:rsidP="00C47985">
      <w:r>
        <w:t>En el entorno de desarrollo integrado NetBeans, dentro del panel de administración de servicios (Services), se inicializa el asistente para el registro del servidor de aplicaciones seleccionando Payara Server.</w:t>
      </w:r>
    </w:p>
    <w:p w14:paraId="1FA87A8A" w14:textId="77777777" w:rsidR="00E868F4" w:rsidRDefault="00000000" w:rsidP="00C47985">
      <w:pPr>
        <w:pStyle w:val="Heading4"/>
        <w:rPr>
          <w:color w:val="000000"/>
        </w:rPr>
      </w:pPr>
      <w:bookmarkStart w:id="30" w:name="_Toc243926309"/>
      <w:r>
        <w:t>Figura 1</w:t>
      </w:r>
      <w:r>
        <w:br/>
        <w:t>Creación de Servidor Payara en NetBeans</w:t>
      </w:r>
      <w:bookmarkEnd w:id="30"/>
    </w:p>
    <w:p w14:paraId="1A755F85" w14:textId="77777777" w:rsidR="00347ED6" w:rsidRDefault="00000000" w:rsidP="00C47985">
      <w:pPr>
        <w:jc w:val="center"/>
      </w:pPr>
      <w:r>
        <w:rPr>
          <w:noProof/>
        </w:rPr>
        <w:drawing>
          <wp:inline distT="114300" distB="114300" distL="114300" distR="114300" wp14:anchorId="67A19062" wp14:editId="3C2CF89C">
            <wp:extent cx="3929644" cy="2663771"/>
            <wp:effectExtent l="0" t="0" r="0" b="0"/>
            <wp:docPr id="10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3929644" cy="2663771"/>
                    </a:xfrm>
                    <a:prstGeom prst="rect">
                      <a:avLst/>
                    </a:prstGeom>
                    <a:ln/>
                  </pic:spPr>
                </pic:pic>
              </a:graphicData>
            </a:graphic>
          </wp:inline>
        </w:drawing>
      </w:r>
    </w:p>
    <w:p w14:paraId="2DBC5C94" w14:textId="77777777" w:rsidR="00E868F4" w:rsidRDefault="00000000" w:rsidP="00C47985">
      <w:pPr>
        <w:pStyle w:val="Heading3"/>
      </w:pPr>
      <w:bookmarkStart w:id="31" w:name="h.sp2"/>
      <w:bookmarkStart w:id="32" w:name="_Toc243933342"/>
      <w:bookmarkEnd w:id="31"/>
      <w:r>
        <w:t>Paso 2: Selección de Versión y Directorio de Instalación</w:t>
      </w:r>
      <w:bookmarkEnd w:id="32"/>
    </w:p>
    <w:p w14:paraId="2E386718" w14:textId="77777777" w:rsidR="00E868F4" w:rsidRDefault="00000000" w:rsidP="00C47985">
      <w:r>
        <w:t>Se selecciona la versión estable de Payara Server Community compatible con Jakarta EE 10, se confirman los términos de licenciamiento de código abierto y se especifica la ruta del sistema de archivos donde se encuentran los binarios de instalación.</w:t>
      </w:r>
    </w:p>
    <w:p w14:paraId="44D7C894" w14:textId="77777777" w:rsidR="00E868F4" w:rsidRDefault="00000000" w:rsidP="00C47985">
      <w:pPr>
        <w:pStyle w:val="Heading4"/>
        <w:rPr>
          <w:color w:val="000000"/>
        </w:rPr>
      </w:pPr>
      <w:bookmarkStart w:id="33" w:name="fig.2"/>
      <w:bookmarkStart w:id="34" w:name="_Toc243926029"/>
      <w:bookmarkStart w:id="35" w:name="_Toc243926310"/>
      <w:bookmarkEnd w:id="33"/>
      <w:r>
        <w:t>Figura 2</w:t>
      </w:r>
      <w:r>
        <w:br/>
        <w:t>Configuración básica del servidor Payara</w:t>
      </w:r>
      <w:bookmarkEnd w:id="34"/>
      <w:bookmarkEnd w:id="35"/>
    </w:p>
    <w:p w14:paraId="2536ACD6" w14:textId="77777777" w:rsidR="00E868F4" w:rsidRDefault="00000000" w:rsidP="00C47985">
      <w:pPr>
        <w:jc w:val="center"/>
      </w:pPr>
      <w:r>
        <w:rPr>
          <w:noProof/>
        </w:rPr>
        <w:drawing>
          <wp:inline distT="114300" distB="114300" distL="114300" distR="114300" wp14:anchorId="244A5FED" wp14:editId="544EC61D">
            <wp:extent cx="4144800" cy="2830187"/>
            <wp:effectExtent l="0" t="0" r="0" b="0"/>
            <wp:docPr id="1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4144800" cy="2830187"/>
                    </a:xfrm>
                    <a:prstGeom prst="rect">
                      <a:avLst/>
                    </a:prstGeom>
                    <a:ln/>
                  </pic:spPr>
                </pic:pic>
              </a:graphicData>
            </a:graphic>
          </wp:inline>
        </w:drawing>
      </w:r>
    </w:p>
    <w:p w14:paraId="3D9143C4" w14:textId="77777777" w:rsidR="00E868F4" w:rsidRDefault="00000000" w:rsidP="00C47985">
      <w:pPr>
        <w:pStyle w:val="Heading3"/>
      </w:pPr>
      <w:bookmarkStart w:id="36" w:name="h.sp3"/>
      <w:bookmarkStart w:id="37" w:name="_Toc243933343"/>
      <w:bookmarkEnd w:id="36"/>
      <w:r>
        <w:t>Paso 3: Configuración de Dominio y Puertos de Red</w:t>
      </w:r>
      <w:bookmarkEnd w:id="37"/>
    </w:p>
    <w:p w14:paraId="08E18E9F" w14:textId="77777777" w:rsidR="00E868F4" w:rsidRDefault="00000000" w:rsidP="00C47985">
      <w:r>
        <w:t>Se parametrizan las propiedades del dominio de ejecución (domain1), estableciendo el host de enlace local (localhost o interfaz de red configurada), el puerto del contenedor HTTP (8080) y el puerto de administración de la consola web (4848).</w:t>
      </w:r>
    </w:p>
    <w:p w14:paraId="50292A20" w14:textId="77777777" w:rsidR="00E868F4" w:rsidRDefault="00000000" w:rsidP="00C47985">
      <w:pPr>
        <w:pStyle w:val="Heading4"/>
        <w:rPr>
          <w:color w:val="000000"/>
        </w:rPr>
      </w:pPr>
      <w:bookmarkStart w:id="38" w:name="fig.3"/>
      <w:bookmarkStart w:id="39" w:name="_Toc243926030"/>
      <w:bookmarkStart w:id="40" w:name="_Toc243926311"/>
      <w:bookmarkEnd w:id="38"/>
      <w:r>
        <w:lastRenderedPageBreak/>
        <w:t>Figura 3</w:t>
      </w:r>
      <w:r>
        <w:br/>
        <w:t>Configuración avanzada del servidor Payara</w:t>
      </w:r>
      <w:bookmarkEnd w:id="39"/>
      <w:bookmarkEnd w:id="40"/>
    </w:p>
    <w:p w14:paraId="5641E896" w14:textId="77777777" w:rsidR="00E868F4" w:rsidRDefault="00000000" w:rsidP="00C47985">
      <w:pPr>
        <w:jc w:val="center"/>
      </w:pPr>
      <w:r>
        <w:rPr>
          <w:noProof/>
        </w:rPr>
        <w:drawing>
          <wp:inline distT="114300" distB="114300" distL="114300" distR="114300" wp14:anchorId="6D131728" wp14:editId="106C4475">
            <wp:extent cx="4067175" cy="2844746"/>
            <wp:effectExtent l="0" t="0" r="0" b="0"/>
            <wp:docPr id="10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a:srcRect/>
                    <a:stretch>
                      <a:fillRect/>
                    </a:stretch>
                  </pic:blipFill>
                  <pic:spPr>
                    <a:xfrm>
                      <a:off x="0" y="0"/>
                      <a:ext cx="4067175" cy="2844746"/>
                    </a:xfrm>
                    <a:prstGeom prst="rect">
                      <a:avLst/>
                    </a:prstGeom>
                    <a:ln/>
                  </pic:spPr>
                </pic:pic>
              </a:graphicData>
            </a:graphic>
          </wp:inline>
        </w:drawing>
      </w:r>
    </w:p>
    <w:p w14:paraId="781311A0" w14:textId="77777777" w:rsidR="00C47985" w:rsidRDefault="00C47985" w:rsidP="00C47985">
      <w:pPr>
        <w:jc w:val="center"/>
      </w:pPr>
    </w:p>
    <w:p w14:paraId="3984AFF7" w14:textId="77777777" w:rsidR="00E868F4" w:rsidRPr="00C47985" w:rsidRDefault="00000000" w:rsidP="00C47985">
      <w:pPr>
        <w:pStyle w:val="Heading3"/>
      </w:pPr>
      <w:bookmarkStart w:id="41" w:name="h.sp4"/>
      <w:bookmarkStart w:id="42" w:name="_Toc243933344"/>
      <w:bookmarkEnd w:id="41"/>
      <w:r w:rsidRPr="00C47985">
        <w:t>Paso 4: Creación del Proyecto Tipo Aplicación Web</w:t>
      </w:r>
      <w:bookmarkEnd w:id="42"/>
    </w:p>
    <w:p w14:paraId="325F58AB" w14:textId="77777777" w:rsidR="00E868F4" w:rsidRDefault="00000000" w:rsidP="00C47985">
      <w:r>
        <w:t>Una vez activo el servidor de aplicaciones, se crea un nuevo proyecto en NetBeans clasificado como Java with Maven &gt; Web Application, garantizando la gestión declarativa de dependencias y la compilación estandarizada mediante Maven.</w:t>
      </w:r>
    </w:p>
    <w:p w14:paraId="0ED96BF8" w14:textId="77777777" w:rsidR="00E868F4" w:rsidRDefault="00000000" w:rsidP="00C47985">
      <w:pPr>
        <w:pStyle w:val="Heading4"/>
        <w:rPr>
          <w:color w:val="000000"/>
        </w:rPr>
      </w:pPr>
      <w:bookmarkStart w:id="43" w:name="fig.4"/>
      <w:bookmarkStart w:id="44" w:name="_Toc243926031"/>
      <w:bookmarkStart w:id="45" w:name="_Toc243926312"/>
      <w:bookmarkEnd w:id="43"/>
      <w:r>
        <w:t>Figura 4</w:t>
      </w:r>
      <w:r>
        <w:br/>
        <w:t>Creación de Proyecto Tipo Aplicación Web REST</w:t>
      </w:r>
      <w:bookmarkEnd w:id="44"/>
      <w:bookmarkEnd w:id="45"/>
    </w:p>
    <w:p w14:paraId="460FC663" w14:textId="77777777" w:rsidR="00E868F4" w:rsidRDefault="00000000" w:rsidP="00C47985">
      <w:pPr>
        <w:jc w:val="center"/>
      </w:pPr>
      <w:r>
        <w:rPr>
          <w:noProof/>
        </w:rPr>
        <w:drawing>
          <wp:inline distT="114300" distB="114300" distL="114300" distR="114300" wp14:anchorId="248AF7C6" wp14:editId="02503469">
            <wp:extent cx="4219575" cy="2622962"/>
            <wp:effectExtent l="0" t="0" r="0" b="0"/>
            <wp:docPr id="10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4219575" cy="2622962"/>
                    </a:xfrm>
                    <a:prstGeom prst="rect">
                      <a:avLst/>
                    </a:prstGeom>
                    <a:ln/>
                  </pic:spPr>
                </pic:pic>
              </a:graphicData>
            </a:graphic>
          </wp:inline>
        </w:drawing>
      </w:r>
    </w:p>
    <w:p w14:paraId="6174E9C8" w14:textId="77777777" w:rsidR="00C47985" w:rsidRDefault="00C47985" w:rsidP="00C47985">
      <w:pPr>
        <w:jc w:val="right"/>
      </w:pPr>
    </w:p>
    <w:p w14:paraId="663A8DC4" w14:textId="77777777" w:rsidR="00E868F4" w:rsidRDefault="00000000" w:rsidP="00C47985">
      <w:pPr>
        <w:pStyle w:val="Heading3"/>
      </w:pPr>
      <w:bookmarkStart w:id="46" w:name="h.sp5"/>
      <w:bookmarkStart w:id="47" w:name="_Toc243933345"/>
      <w:bookmarkEnd w:id="46"/>
      <w:r>
        <w:t>Paso 5: Parametrización de Metadatos del Proyecto</w:t>
      </w:r>
      <w:bookmarkEnd w:id="47"/>
    </w:p>
    <w:p w14:paraId="6F5D952E" w14:textId="77777777" w:rsidR="00E868F4" w:rsidRDefault="00000000" w:rsidP="00C47985">
      <w:r>
        <w:t>Se asigna el identificador de artefacto WS_ConversorUnidades_Java_REST, estableciendo el identificador de grupo (GroupId) bajo el estándar de nomenclatura inversa de dominio ec.edu.monster y la versión base 1.0-SNAPSHOT.</w:t>
      </w:r>
    </w:p>
    <w:p w14:paraId="74310503" w14:textId="77777777" w:rsidR="00E868F4" w:rsidRDefault="00000000" w:rsidP="00C47985">
      <w:pPr>
        <w:pStyle w:val="Heading4"/>
        <w:rPr>
          <w:color w:val="000000"/>
        </w:rPr>
      </w:pPr>
      <w:bookmarkStart w:id="48" w:name="fig.5"/>
      <w:bookmarkStart w:id="49" w:name="_Toc243926032"/>
      <w:bookmarkStart w:id="50" w:name="_Toc243926313"/>
      <w:bookmarkEnd w:id="48"/>
      <w:r>
        <w:lastRenderedPageBreak/>
        <w:t>Figura 5</w:t>
      </w:r>
      <w:r>
        <w:br/>
        <w:t>Parámetros del proyecto servidor Maven</w:t>
      </w:r>
      <w:bookmarkEnd w:id="49"/>
      <w:bookmarkEnd w:id="50"/>
    </w:p>
    <w:p w14:paraId="179A354F" w14:textId="1C979C96" w:rsidR="00E868F4" w:rsidRDefault="00231050" w:rsidP="00C47985">
      <w:pPr>
        <w:jc w:val="center"/>
      </w:pPr>
      <w:r>
        <w:rPr>
          <w:noProof/>
        </w:rPr>
        <w:drawing>
          <wp:inline distT="0" distB="0" distL="0" distR="0" wp14:anchorId="7F5EEB6D" wp14:editId="2A6CDD5A">
            <wp:extent cx="3683367" cy="2560320"/>
            <wp:effectExtent l="0" t="0" r="0" b="0"/>
            <wp:docPr id="12587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4644" name=""/>
                    <pic:cNvPicPr/>
                  </pic:nvPicPr>
                  <pic:blipFill>
                    <a:blip r:embed="rId15"/>
                    <a:stretch>
                      <a:fillRect/>
                    </a:stretch>
                  </pic:blipFill>
                  <pic:spPr>
                    <a:xfrm>
                      <a:off x="0" y="0"/>
                      <a:ext cx="3705649" cy="2575808"/>
                    </a:xfrm>
                    <a:prstGeom prst="rect">
                      <a:avLst/>
                    </a:prstGeom>
                  </pic:spPr>
                </pic:pic>
              </a:graphicData>
            </a:graphic>
          </wp:inline>
        </w:drawing>
      </w:r>
    </w:p>
    <w:p w14:paraId="35ED9273" w14:textId="77777777" w:rsidR="00C47985" w:rsidRDefault="00C47985" w:rsidP="00C52ED9">
      <w:pPr>
        <w:jc w:val="center"/>
      </w:pPr>
    </w:p>
    <w:p w14:paraId="11FBDCDC" w14:textId="77777777" w:rsidR="00E868F4" w:rsidRDefault="00000000" w:rsidP="00C47985">
      <w:pPr>
        <w:pStyle w:val="Heading3"/>
      </w:pPr>
      <w:bookmarkStart w:id="51" w:name="h.sp6"/>
      <w:bookmarkStart w:id="52" w:name="_Toc243933346"/>
      <w:bookmarkEnd w:id="51"/>
      <w:r>
        <w:t>Paso 6: Asociación del Servidor y Plataforma Jakarta EE 10</w:t>
      </w:r>
      <w:bookmarkEnd w:id="52"/>
    </w:p>
    <w:p w14:paraId="0654B081" w14:textId="77777777" w:rsidR="00E868F4" w:rsidRDefault="00000000" w:rsidP="00C47985">
      <w:r>
        <w:t>Se asocia el proyecto recién creado al servidor Payara configurado en los pasos previos, definiendo Jakarta EE 10 como el conjunto de especificaciones empresariales de desarrollo para asegurar el soporte nativo de JAX-RS y CDI.</w:t>
      </w:r>
    </w:p>
    <w:p w14:paraId="7A03EA66" w14:textId="77777777" w:rsidR="00E868F4" w:rsidRDefault="00000000" w:rsidP="00C47985">
      <w:pPr>
        <w:pStyle w:val="Heading4"/>
        <w:rPr>
          <w:color w:val="000000"/>
        </w:rPr>
      </w:pPr>
      <w:bookmarkStart w:id="53" w:name="fig.6"/>
      <w:bookmarkStart w:id="54" w:name="_Toc243926033"/>
      <w:bookmarkStart w:id="55" w:name="_Toc243926314"/>
      <w:bookmarkEnd w:id="53"/>
      <w:r>
        <w:t>Figura 6</w:t>
      </w:r>
      <w:r>
        <w:br/>
        <w:t>Selección de Servidor y perfil Jakarta EE 10</w:t>
      </w:r>
      <w:bookmarkEnd w:id="54"/>
      <w:bookmarkEnd w:id="55"/>
    </w:p>
    <w:p w14:paraId="03444B56" w14:textId="1A3335C9" w:rsidR="00E868F4" w:rsidRDefault="00000000" w:rsidP="00C47985">
      <w:pPr>
        <w:jc w:val="center"/>
      </w:pPr>
      <w:r>
        <w:rPr>
          <w:noProof/>
        </w:rPr>
        <w:drawing>
          <wp:inline distT="114300" distB="114300" distL="114300" distR="114300" wp14:anchorId="1287CCFF" wp14:editId="7ED01B17">
            <wp:extent cx="4221000" cy="2817205"/>
            <wp:effectExtent l="0" t="0" r="0" b="0"/>
            <wp:docPr id="10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221000" cy="2817205"/>
                    </a:xfrm>
                    <a:prstGeom prst="rect">
                      <a:avLst/>
                    </a:prstGeom>
                    <a:ln/>
                  </pic:spPr>
                </pic:pic>
              </a:graphicData>
            </a:graphic>
          </wp:inline>
        </w:drawing>
      </w:r>
      <w:r w:rsidR="00C47985">
        <w:t>|</w:t>
      </w:r>
    </w:p>
    <w:p w14:paraId="626C940D" w14:textId="77777777" w:rsidR="00C47985" w:rsidRDefault="00C47985" w:rsidP="00C52ED9">
      <w:pPr>
        <w:jc w:val="center"/>
      </w:pPr>
    </w:p>
    <w:p w14:paraId="6E0AD484" w14:textId="77777777" w:rsidR="00E868F4" w:rsidRDefault="00000000" w:rsidP="00C47985">
      <w:pPr>
        <w:pStyle w:val="Heading3"/>
      </w:pPr>
      <w:bookmarkStart w:id="56" w:name="h.sp7"/>
      <w:bookmarkStart w:id="57" w:name="_Toc243933347"/>
      <w:bookmarkEnd w:id="56"/>
      <w:r>
        <w:t>Paso 7: Estructuración de Paquetes del Servidor</w:t>
      </w:r>
      <w:bookmarkEnd w:id="57"/>
    </w:p>
    <w:p w14:paraId="3087C797" w14:textId="77777777" w:rsidR="00E868F4" w:rsidRDefault="00000000" w:rsidP="00C47985">
      <w:r>
        <w:t>Para garantizar una separación de responsabilidades estricta, se organiza el código fuente dentro del directorio src/main/java en la siguiente estructura modular: ec.edu.monster.controladores.rest, ec.edu.monster.modelos.dto, ec.edu.monster.modelos.utilidades, ec.edu.monster.seguridad y ec.edu.monster.servicios.</w:t>
      </w:r>
    </w:p>
    <w:p w14:paraId="6400AB2B" w14:textId="77777777" w:rsidR="00E868F4" w:rsidRDefault="00000000" w:rsidP="00C47985">
      <w:pPr>
        <w:pStyle w:val="Heading4"/>
        <w:rPr>
          <w:color w:val="000000"/>
        </w:rPr>
      </w:pPr>
      <w:bookmarkStart w:id="58" w:name="fig.7"/>
      <w:bookmarkStart w:id="59" w:name="_Toc243926034"/>
      <w:bookmarkStart w:id="60" w:name="_Toc243926315"/>
      <w:bookmarkEnd w:id="58"/>
      <w:r>
        <w:lastRenderedPageBreak/>
        <w:t>Figura 7</w:t>
      </w:r>
      <w:r>
        <w:br/>
        <w:t>Estructura modular de paquetes del servidor REST</w:t>
      </w:r>
      <w:bookmarkEnd w:id="59"/>
      <w:bookmarkEnd w:id="60"/>
    </w:p>
    <w:p w14:paraId="08B37D1F" w14:textId="03FD50FD" w:rsidR="00E868F4" w:rsidRDefault="00231050" w:rsidP="00C52ED9">
      <w:pPr>
        <w:jc w:val="center"/>
      </w:pPr>
      <w:r w:rsidRPr="00231050">
        <w:drawing>
          <wp:inline distT="0" distB="0" distL="0" distR="0" wp14:anchorId="2818BDCC" wp14:editId="03C593E3">
            <wp:extent cx="2611527" cy="2182768"/>
            <wp:effectExtent l="0" t="0" r="0" b="8255"/>
            <wp:docPr id="1791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6336" name=""/>
                    <pic:cNvPicPr/>
                  </pic:nvPicPr>
                  <pic:blipFill>
                    <a:blip r:embed="rId17"/>
                    <a:stretch>
                      <a:fillRect/>
                    </a:stretch>
                  </pic:blipFill>
                  <pic:spPr>
                    <a:xfrm>
                      <a:off x="0" y="0"/>
                      <a:ext cx="2619819" cy="2189699"/>
                    </a:xfrm>
                    <a:prstGeom prst="rect">
                      <a:avLst/>
                    </a:prstGeom>
                  </pic:spPr>
                </pic:pic>
              </a:graphicData>
            </a:graphic>
          </wp:inline>
        </w:drawing>
      </w:r>
    </w:p>
    <w:p w14:paraId="21D259A3" w14:textId="0227A80B" w:rsidR="00C47985" w:rsidRPr="00C47985" w:rsidRDefault="00000000" w:rsidP="00C47985">
      <w:pPr>
        <w:pStyle w:val="Heading3"/>
      </w:pPr>
      <w:bookmarkStart w:id="61" w:name="h.sp8"/>
      <w:bookmarkStart w:id="62" w:name="_Toc243933348"/>
      <w:bookmarkEnd w:id="61"/>
      <w:r>
        <w:t>Paso 8: Configuración de la Aplicación REST (RestApplication.java)</w:t>
      </w:r>
      <w:bookmarkEnd w:id="62"/>
      <w:r w:rsidR="00C47985">
        <w:br/>
      </w:r>
    </w:p>
    <w:p w14:paraId="1ED3404D" w14:textId="77777777" w:rsidR="00E868F4" w:rsidRDefault="00000000" w:rsidP="00C47985">
      <w:r>
        <w:t>Dentro del paquete ec.edu.monster.controladores.rest, se implementa la clase RestApplication que extiende de jakarta.ws.rs.core.Application decorada con la anotación @ApplicationPath('/api'). Esta clase activa el motor JAX-RS en Payara Server y define el prefijo base de todos los recursos y endpoints publicados:</w:t>
      </w:r>
    </w:p>
    <w:p w14:paraId="29568265" w14:textId="77777777" w:rsidR="00E868F4" w:rsidRDefault="00000000" w:rsidP="00C47985">
      <w:pPr>
        <w:pStyle w:val="Heading4"/>
        <w:rPr>
          <w:color w:val="000000"/>
        </w:rPr>
      </w:pPr>
      <w:bookmarkStart w:id="63" w:name="fig.8"/>
      <w:bookmarkStart w:id="64" w:name="_Toc243926035"/>
      <w:bookmarkStart w:id="65" w:name="_Toc243926316"/>
      <w:bookmarkEnd w:id="63"/>
      <w:r>
        <w:t>Figura 8</w:t>
      </w:r>
      <w:r>
        <w:br/>
        <w:t>Configuración de RestApplication (@ApplicationPath)</w:t>
      </w:r>
      <w:bookmarkEnd w:id="64"/>
      <w:bookmarkEnd w:id="65"/>
    </w:p>
    <w:p w14:paraId="76D52DE9" w14:textId="5D134203" w:rsidR="00E868F4" w:rsidRDefault="00231050" w:rsidP="00C52ED9">
      <w:pPr>
        <w:jc w:val="center"/>
      </w:pPr>
      <w:r w:rsidRPr="00231050">
        <w:drawing>
          <wp:inline distT="0" distB="0" distL="0" distR="0" wp14:anchorId="46D85FCE" wp14:editId="6FA122EC">
            <wp:extent cx="3122622" cy="1759891"/>
            <wp:effectExtent l="0" t="0" r="1905" b="0"/>
            <wp:docPr id="18976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5444" name=""/>
                    <pic:cNvPicPr/>
                  </pic:nvPicPr>
                  <pic:blipFill>
                    <a:blip r:embed="rId18"/>
                    <a:stretch>
                      <a:fillRect/>
                    </a:stretch>
                  </pic:blipFill>
                  <pic:spPr>
                    <a:xfrm>
                      <a:off x="0" y="0"/>
                      <a:ext cx="3149636" cy="1775116"/>
                    </a:xfrm>
                    <a:prstGeom prst="rect">
                      <a:avLst/>
                    </a:prstGeom>
                  </pic:spPr>
                </pic:pic>
              </a:graphicData>
            </a:graphic>
          </wp:inline>
        </w:drawing>
      </w:r>
    </w:p>
    <w:p w14:paraId="6B4F3FF3" w14:textId="77777777" w:rsidR="00E868F4" w:rsidRDefault="00000000" w:rsidP="00C47985">
      <w:pPr>
        <w:pStyle w:val="Heading5"/>
      </w:pPr>
      <w:bookmarkStart w:id="66" w:name="tbl.1"/>
      <w:bookmarkStart w:id="67" w:name="_Toc243926426"/>
      <w:bookmarkStart w:id="68" w:name="_Toc243929195"/>
      <w:bookmarkEnd w:id="66"/>
      <w:r>
        <w:t>Tabla 1</w:t>
      </w:r>
      <w:r>
        <w:br/>
        <w:t>Configuración de la aplicación REST (RestApplication.java)</w:t>
      </w:r>
      <w:bookmarkEnd w:id="67"/>
      <w:bookmarkEnd w:id="68"/>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35AE4570" w14:textId="77777777">
        <w:tc>
          <w:tcPr>
            <w:tcW w:w="8504" w:type="dxa"/>
            <w:tcMar>
              <w:top w:w="100" w:type="dxa"/>
              <w:left w:w="100" w:type="dxa"/>
              <w:bottom w:w="100" w:type="dxa"/>
              <w:right w:w="100" w:type="dxa"/>
            </w:tcMar>
          </w:tcPr>
          <w:p w14:paraId="11C464E3" w14:textId="2C2DD305" w:rsidR="00E868F4" w:rsidRPr="00347ED6" w:rsidRDefault="00000000" w:rsidP="008C1564">
            <w:pPr>
              <w:pStyle w:val="tabla"/>
              <w:rPr>
                <w:lang w:val="en-US"/>
              </w:rPr>
            </w:pPr>
            <w:r w:rsidRPr="00347ED6">
              <w:rPr>
                <w:lang w:val="en-US"/>
              </w:rPr>
              <w:t>package ec.edu.monster.controladores.rest;</w:t>
            </w:r>
          </w:p>
          <w:p w14:paraId="365F160F" w14:textId="77777777" w:rsidR="00E868F4" w:rsidRPr="00347ED6" w:rsidRDefault="00000000" w:rsidP="008C1564">
            <w:pPr>
              <w:pStyle w:val="tabla"/>
              <w:rPr>
                <w:lang w:val="en-US"/>
              </w:rPr>
            </w:pPr>
            <w:r w:rsidRPr="00347ED6">
              <w:rPr>
                <w:lang w:val="en-US"/>
              </w:rPr>
              <w:t>import jakarta.ws.rs.ApplicationPath;</w:t>
            </w:r>
          </w:p>
          <w:p w14:paraId="78DDFCC3" w14:textId="77777777" w:rsidR="00E868F4" w:rsidRPr="00347ED6" w:rsidRDefault="00000000" w:rsidP="008C1564">
            <w:pPr>
              <w:pStyle w:val="tabla"/>
              <w:rPr>
                <w:lang w:val="en-US"/>
              </w:rPr>
            </w:pPr>
            <w:r w:rsidRPr="00347ED6">
              <w:rPr>
                <w:lang w:val="en-US"/>
              </w:rPr>
              <w:t>import jakarta.ws.rs.core.Application;</w:t>
            </w:r>
          </w:p>
          <w:p w14:paraId="7736B155" w14:textId="77777777" w:rsidR="00E868F4" w:rsidRPr="00347ED6" w:rsidRDefault="00E868F4" w:rsidP="008C1564">
            <w:pPr>
              <w:pStyle w:val="tabla"/>
              <w:rPr>
                <w:lang w:val="en-US"/>
              </w:rPr>
            </w:pPr>
          </w:p>
          <w:p w14:paraId="083E0AAF" w14:textId="77777777" w:rsidR="00E868F4" w:rsidRDefault="00000000" w:rsidP="008C1564">
            <w:pPr>
              <w:pStyle w:val="tabla"/>
            </w:pPr>
            <w:r>
              <w:t>/**</w:t>
            </w:r>
          </w:p>
          <w:p w14:paraId="4F2C9857" w14:textId="77777777" w:rsidR="00E868F4" w:rsidRDefault="00000000" w:rsidP="008C1564">
            <w:pPr>
              <w:pStyle w:val="tabla"/>
            </w:pPr>
            <w:r>
              <w:t xml:space="preserve"> * ConfiguraciÃ³n base de Jakarta RESTful Web Services.</w:t>
            </w:r>
          </w:p>
          <w:p w14:paraId="7CDD275B" w14:textId="77777777" w:rsidR="00E868F4" w:rsidRDefault="00000000" w:rsidP="008C1564">
            <w:pPr>
              <w:pStyle w:val="tabla"/>
            </w:pPr>
            <w:r>
              <w:t xml:space="preserve"> * Define el prefijo base de todas las rutas de la API (/api/*).</w:t>
            </w:r>
          </w:p>
          <w:p w14:paraId="4B3BC186" w14:textId="77777777" w:rsidR="00E868F4" w:rsidRPr="00347ED6" w:rsidRDefault="00000000" w:rsidP="008C1564">
            <w:pPr>
              <w:pStyle w:val="tabla"/>
              <w:rPr>
                <w:lang w:val="en-US"/>
              </w:rPr>
            </w:pPr>
            <w:r>
              <w:t xml:space="preserve"> </w:t>
            </w:r>
            <w:r w:rsidRPr="00347ED6">
              <w:rPr>
                <w:lang w:val="en-US"/>
              </w:rPr>
              <w:t xml:space="preserve">* </w:t>
            </w:r>
          </w:p>
          <w:p w14:paraId="4E7C0812" w14:textId="77777777" w:rsidR="00E868F4" w:rsidRPr="00347ED6" w:rsidRDefault="00000000" w:rsidP="008C1564">
            <w:pPr>
              <w:pStyle w:val="tabla"/>
              <w:rPr>
                <w:lang w:val="en-US"/>
              </w:rPr>
            </w:pPr>
            <w:r w:rsidRPr="00347ED6">
              <w:rPr>
                <w:lang w:val="en-US"/>
              </w:rPr>
              <w:t xml:space="preserve"> * @author MeatPuppets</w:t>
            </w:r>
          </w:p>
          <w:p w14:paraId="074E84F1" w14:textId="77777777" w:rsidR="00E868F4" w:rsidRPr="00347ED6" w:rsidRDefault="00000000" w:rsidP="008C1564">
            <w:pPr>
              <w:pStyle w:val="tabla"/>
              <w:rPr>
                <w:lang w:val="en-US"/>
              </w:rPr>
            </w:pPr>
            <w:r w:rsidRPr="00347ED6">
              <w:rPr>
                <w:lang w:val="en-US"/>
              </w:rPr>
              <w:t xml:space="preserve"> */</w:t>
            </w:r>
          </w:p>
          <w:p w14:paraId="6A4EC254" w14:textId="77777777" w:rsidR="00E868F4" w:rsidRPr="00347ED6" w:rsidRDefault="00000000" w:rsidP="008C1564">
            <w:pPr>
              <w:pStyle w:val="tabla"/>
              <w:rPr>
                <w:lang w:val="en-US"/>
              </w:rPr>
            </w:pPr>
            <w:r w:rsidRPr="00347ED6">
              <w:rPr>
                <w:lang w:val="en-US"/>
              </w:rPr>
              <w:t>@ApplicationPath("/api")</w:t>
            </w:r>
          </w:p>
          <w:p w14:paraId="6A81F3DE" w14:textId="77777777" w:rsidR="00E868F4" w:rsidRPr="00347ED6" w:rsidRDefault="00000000" w:rsidP="008C1564">
            <w:pPr>
              <w:pStyle w:val="tabla"/>
              <w:rPr>
                <w:lang w:val="en-US"/>
              </w:rPr>
            </w:pPr>
            <w:r w:rsidRPr="00347ED6">
              <w:rPr>
                <w:lang w:val="en-US"/>
              </w:rPr>
              <w:t>public class RestApplication extends Application {</w:t>
            </w:r>
          </w:p>
          <w:p w14:paraId="1675864F" w14:textId="77777777" w:rsidR="00E868F4" w:rsidRDefault="00000000" w:rsidP="008C1564">
            <w:pPr>
              <w:pStyle w:val="tabla"/>
            </w:pPr>
            <w:r>
              <w:t>}</w:t>
            </w:r>
          </w:p>
        </w:tc>
      </w:tr>
    </w:tbl>
    <w:p w14:paraId="79AAB120" w14:textId="77777777" w:rsidR="00E868F4" w:rsidRDefault="00000000" w:rsidP="00C47985">
      <w:pPr>
        <w:pStyle w:val="Heading3"/>
      </w:pPr>
      <w:bookmarkStart w:id="69" w:name="h.sp9"/>
      <w:bookmarkStart w:id="70" w:name="_Toc243933349"/>
      <w:bookmarkEnd w:id="69"/>
      <w:r>
        <w:lastRenderedPageBreak/>
        <w:t>Paso 9: Implementación del Filtro Global de CORS (CorsFilter.java)</w:t>
      </w:r>
      <w:bookmarkEnd w:id="70"/>
    </w:p>
    <w:p w14:paraId="245A17DB" w14:textId="77777777" w:rsidR="00E868F4" w:rsidRDefault="00000000" w:rsidP="00C47985">
      <w:r>
        <w:t>Para permitir que clientes web basados en navegadores o clientes móviles consuman la API REST sin bloqueos de seguridad de origen cruzado, se implementa el proveedor CorsFilter que implementa ContainerResponseFilter:</w:t>
      </w:r>
    </w:p>
    <w:p w14:paraId="2F51F085" w14:textId="77777777" w:rsidR="00E868F4" w:rsidRDefault="00000000" w:rsidP="00C47985">
      <w:pPr>
        <w:pStyle w:val="Heading4"/>
        <w:rPr>
          <w:color w:val="000000"/>
        </w:rPr>
      </w:pPr>
      <w:bookmarkStart w:id="71" w:name="fig.9"/>
      <w:bookmarkStart w:id="72" w:name="_Toc243926036"/>
      <w:bookmarkStart w:id="73" w:name="_Toc243926317"/>
      <w:bookmarkEnd w:id="71"/>
      <w:r>
        <w:t>Figura 9</w:t>
      </w:r>
      <w:r>
        <w:br/>
        <w:t>Declaración de Endpoints RESTful con anotaciones JAX-RS</w:t>
      </w:r>
      <w:bookmarkEnd w:id="72"/>
      <w:bookmarkEnd w:id="73"/>
    </w:p>
    <w:p w14:paraId="7584EE7D" w14:textId="4C70911F" w:rsidR="00E868F4" w:rsidRDefault="00231050" w:rsidP="003A0697">
      <w:pPr>
        <w:jc w:val="center"/>
      </w:pPr>
      <w:r>
        <w:rPr>
          <w:noProof/>
        </w:rPr>
        <w:drawing>
          <wp:inline distT="0" distB="0" distL="0" distR="0" wp14:anchorId="157C1E77" wp14:editId="7CD5B6F8">
            <wp:extent cx="3533242" cy="2843113"/>
            <wp:effectExtent l="0" t="0" r="0" b="0"/>
            <wp:docPr id="17770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6580" name=""/>
                    <pic:cNvPicPr/>
                  </pic:nvPicPr>
                  <pic:blipFill>
                    <a:blip r:embed="rId19"/>
                    <a:stretch>
                      <a:fillRect/>
                    </a:stretch>
                  </pic:blipFill>
                  <pic:spPr>
                    <a:xfrm>
                      <a:off x="0" y="0"/>
                      <a:ext cx="3540399" cy="2848872"/>
                    </a:xfrm>
                    <a:prstGeom prst="rect">
                      <a:avLst/>
                    </a:prstGeom>
                  </pic:spPr>
                </pic:pic>
              </a:graphicData>
            </a:graphic>
          </wp:inline>
        </w:drawing>
      </w:r>
    </w:p>
    <w:p w14:paraId="07BE18E4" w14:textId="77777777" w:rsidR="00E868F4" w:rsidRDefault="00000000" w:rsidP="00C47985">
      <w:pPr>
        <w:pStyle w:val="Heading5"/>
      </w:pPr>
      <w:bookmarkStart w:id="74" w:name="tbl.2"/>
      <w:bookmarkStart w:id="75" w:name="_Toc243926427"/>
      <w:bookmarkStart w:id="76" w:name="_Toc243929196"/>
      <w:bookmarkEnd w:id="74"/>
      <w:r>
        <w:t>Tabla 2</w:t>
      </w:r>
      <w:r>
        <w:br/>
        <w:t>Filtro global de CORS (CorsFilter.java)</w:t>
      </w:r>
      <w:bookmarkEnd w:id="75"/>
      <w:bookmarkEnd w:id="76"/>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18318C11" w14:textId="77777777">
        <w:tc>
          <w:tcPr>
            <w:tcW w:w="8504" w:type="dxa"/>
            <w:tcMar>
              <w:top w:w="100" w:type="dxa"/>
              <w:left w:w="100" w:type="dxa"/>
              <w:bottom w:w="100" w:type="dxa"/>
              <w:right w:w="100" w:type="dxa"/>
            </w:tcMar>
          </w:tcPr>
          <w:p w14:paraId="22CD9076" w14:textId="77777777" w:rsidR="00E868F4" w:rsidRPr="00347ED6" w:rsidRDefault="00000000" w:rsidP="008C1564">
            <w:pPr>
              <w:pStyle w:val="tabla"/>
              <w:rPr>
                <w:lang w:val="en-US"/>
              </w:rPr>
            </w:pPr>
            <w:r w:rsidRPr="00347ED6">
              <w:rPr>
                <w:lang w:val="en-US"/>
              </w:rPr>
              <w:t>package ec.edu.monster.controladores.rest;</w:t>
            </w:r>
          </w:p>
          <w:p w14:paraId="432BCA18" w14:textId="77777777" w:rsidR="00E868F4" w:rsidRPr="00347ED6" w:rsidRDefault="00E868F4" w:rsidP="008C1564">
            <w:pPr>
              <w:pStyle w:val="tabla"/>
              <w:rPr>
                <w:lang w:val="en-US"/>
              </w:rPr>
            </w:pPr>
          </w:p>
          <w:p w14:paraId="01F4E2A6" w14:textId="77777777" w:rsidR="00E868F4" w:rsidRPr="00347ED6" w:rsidRDefault="00000000" w:rsidP="008C1564">
            <w:pPr>
              <w:pStyle w:val="tabla"/>
              <w:rPr>
                <w:lang w:val="en-US"/>
              </w:rPr>
            </w:pPr>
            <w:r w:rsidRPr="00347ED6">
              <w:rPr>
                <w:lang w:val="en-US"/>
              </w:rPr>
              <w:t>import jakarta.ws.rs.container.ContainerRequestContext;</w:t>
            </w:r>
          </w:p>
          <w:p w14:paraId="2AA7AB4F" w14:textId="77777777" w:rsidR="00E868F4" w:rsidRPr="00347ED6" w:rsidRDefault="00000000" w:rsidP="008C1564">
            <w:pPr>
              <w:pStyle w:val="tabla"/>
              <w:rPr>
                <w:lang w:val="en-US"/>
              </w:rPr>
            </w:pPr>
            <w:r w:rsidRPr="00347ED6">
              <w:rPr>
                <w:lang w:val="en-US"/>
              </w:rPr>
              <w:t>import jakarta.ws.rs.container.ContainerResponseContext;</w:t>
            </w:r>
          </w:p>
          <w:p w14:paraId="7D63C798" w14:textId="77777777" w:rsidR="00E868F4" w:rsidRPr="00347ED6" w:rsidRDefault="00000000" w:rsidP="008C1564">
            <w:pPr>
              <w:pStyle w:val="tabla"/>
              <w:rPr>
                <w:lang w:val="en-US"/>
              </w:rPr>
            </w:pPr>
            <w:r w:rsidRPr="00347ED6">
              <w:rPr>
                <w:lang w:val="en-US"/>
              </w:rPr>
              <w:t>import jakarta.ws.rs.container.ContainerResponseFilter;</w:t>
            </w:r>
          </w:p>
          <w:p w14:paraId="77ED1783" w14:textId="77777777" w:rsidR="00E868F4" w:rsidRPr="00347ED6" w:rsidRDefault="00000000" w:rsidP="008C1564">
            <w:pPr>
              <w:pStyle w:val="tabla"/>
              <w:rPr>
                <w:lang w:val="en-US"/>
              </w:rPr>
            </w:pPr>
            <w:r w:rsidRPr="00347ED6">
              <w:rPr>
                <w:lang w:val="en-US"/>
              </w:rPr>
              <w:t>import jakarta.ws.rs.ext.Provider;</w:t>
            </w:r>
          </w:p>
          <w:p w14:paraId="5DAC022F" w14:textId="77777777" w:rsidR="00E868F4" w:rsidRDefault="00000000" w:rsidP="008C1564">
            <w:pPr>
              <w:pStyle w:val="tabla"/>
            </w:pPr>
            <w:r>
              <w:t>import java.io.IOException;</w:t>
            </w:r>
          </w:p>
          <w:p w14:paraId="2ADCC02F" w14:textId="77777777" w:rsidR="00E868F4" w:rsidRDefault="00E868F4" w:rsidP="008C1564">
            <w:pPr>
              <w:pStyle w:val="tabla"/>
            </w:pPr>
          </w:p>
          <w:p w14:paraId="71C58F42" w14:textId="77777777" w:rsidR="00E868F4" w:rsidRDefault="00000000" w:rsidP="008C1564">
            <w:pPr>
              <w:pStyle w:val="tabla"/>
            </w:pPr>
            <w:r>
              <w:t>/**</w:t>
            </w:r>
          </w:p>
          <w:p w14:paraId="4315BC0E" w14:textId="77777777" w:rsidR="00E868F4" w:rsidRDefault="00000000" w:rsidP="008C1564">
            <w:pPr>
              <w:pStyle w:val="tabla"/>
            </w:pPr>
            <w:r>
              <w:t xml:space="preserve"> * Filtro global de CORS para permitir solicitudes desde clientes Web, MÃ³viles y de Escritorio.</w:t>
            </w:r>
          </w:p>
          <w:p w14:paraId="33DC4046" w14:textId="77777777" w:rsidR="00E868F4" w:rsidRPr="00347ED6" w:rsidRDefault="00000000" w:rsidP="008C1564">
            <w:pPr>
              <w:pStyle w:val="tabla"/>
              <w:rPr>
                <w:lang w:val="en-US"/>
              </w:rPr>
            </w:pPr>
            <w:r>
              <w:t xml:space="preserve"> </w:t>
            </w:r>
            <w:r w:rsidRPr="00347ED6">
              <w:rPr>
                <w:lang w:val="en-US"/>
              </w:rPr>
              <w:t xml:space="preserve">* </w:t>
            </w:r>
          </w:p>
          <w:p w14:paraId="239A9972" w14:textId="77777777" w:rsidR="00E868F4" w:rsidRPr="00347ED6" w:rsidRDefault="00000000" w:rsidP="008C1564">
            <w:pPr>
              <w:pStyle w:val="tabla"/>
              <w:rPr>
                <w:lang w:val="en-US"/>
              </w:rPr>
            </w:pPr>
            <w:r w:rsidRPr="00347ED6">
              <w:rPr>
                <w:lang w:val="en-US"/>
              </w:rPr>
              <w:t xml:space="preserve"> * @author MeatPuppets</w:t>
            </w:r>
          </w:p>
          <w:p w14:paraId="7CFD5FFC" w14:textId="77777777" w:rsidR="00E868F4" w:rsidRPr="00347ED6" w:rsidRDefault="00000000" w:rsidP="008C1564">
            <w:pPr>
              <w:pStyle w:val="tabla"/>
              <w:rPr>
                <w:lang w:val="en-US"/>
              </w:rPr>
            </w:pPr>
            <w:r w:rsidRPr="00347ED6">
              <w:rPr>
                <w:lang w:val="en-US"/>
              </w:rPr>
              <w:t xml:space="preserve"> */</w:t>
            </w:r>
          </w:p>
          <w:p w14:paraId="1F5841E2" w14:textId="77777777" w:rsidR="00E868F4" w:rsidRPr="00347ED6" w:rsidRDefault="00000000" w:rsidP="008C1564">
            <w:pPr>
              <w:pStyle w:val="tabla"/>
              <w:rPr>
                <w:lang w:val="en-US"/>
              </w:rPr>
            </w:pPr>
            <w:r w:rsidRPr="00347ED6">
              <w:rPr>
                <w:lang w:val="en-US"/>
              </w:rPr>
              <w:t>@Provider</w:t>
            </w:r>
          </w:p>
          <w:p w14:paraId="17E42DFB" w14:textId="77777777" w:rsidR="00E868F4" w:rsidRPr="00347ED6" w:rsidRDefault="00000000" w:rsidP="008C1564">
            <w:pPr>
              <w:pStyle w:val="tabla"/>
              <w:rPr>
                <w:lang w:val="en-US"/>
              </w:rPr>
            </w:pPr>
            <w:r w:rsidRPr="00347ED6">
              <w:rPr>
                <w:lang w:val="en-US"/>
              </w:rPr>
              <w:t>public class CorsFilter implements ContainerResponseFilter {</w:t>
            </w:r>
          </w:p>
          <w:p w14:paraId="27C4B679" w14:textId="77777777" w:rsidR="00E868F4" w:rsidRPr="00347ED6" w:rsidRDefault="00E868F4" w:rsidP="008C1564">
            <w:pPr>
              <w:pStyle w:val="tabla"/>
              <w:rPr>
                <w:lang w:val="en-US"/>
              </w:rPr>
            </w:pPr>
          </w:p>
          <w:p w14:paraId="409913F4" w14:textId="77777777" w:rsidR="00E868F4" w:rsidRPr="00347ED6" w:rsidRDefault="00000000" w:rsidP="008C1564">
            <w:pPr>
              <w:pStyle w:val="tabla"/>
              <w:rPr>
                <w:lang w:val="en-US"/>
              </w:rPr>
            </w:pPr>
            <w:r w:rsidRPr="00347ED6">
              <w:rPr>
                <w:lang w:val="en-US"/>
              </w:rPr>
              <w:t xml:space="preserve">    @Override</w:t>
            </w:r>
          </w:p>
          <w:p w14:paraId="4B9F42DE" w14:textId="77777777" w:rsidR="00E868F4" w:rsidRPr="00347ED6" w:rsidRDefault="00000000" w:rsidP="008C1564">
            <w:pPr>
              <w:pStyle w:val="tabla"/>
              <w:rPr>
                <w:lang w:val="en-US"/>
              </w:rPr>
            </w:pPr>
            <w:r w:rsidRPr="00347ED6">
              <w:rPr>
                <w:lang w:val="en-US"/>
              </w:rPr>
              <w:t xml:space="preserve">    public void filter(ContainerRequestContext requestContext,</w:t>
            </w:r>
          </w:p>
          <w:p w14:paraId="37D52693" w14:textId="77777777" w:rsidR="00E868F4" w:rsidRPr="00347ED6" w:rsidRDefault="00000000" w:rsidP="008C1564">
            <w:pPr>
              <w:pStyle w:val="tabla"/>
              <w:rPr>
                <w:lang w:val="en-US"/>
              </w:rPr>
            </w:pPr>
            <w:r w:rsidRPr="00347ED6">
              <w:rPr>
                <w:lang w:val="en-US"/>
              </w:rPr>
              <w:t xml:space="preserve">                       ContainerResponseContext responseContext) throws IOException {</w:t>
            </w:r>
          </w:p>
          <w:p w14:paraId="0735ACC6" w14:textId="77777777" w:rsidR="00E868F4" w:rsidRPr="00347ED6" w:rsidRDefault="00E868F4" w:rsidP="008C1564">
            <w:pPr>
              <w:pStyle w:val="tabla"/>
              <w:rPr>
                <w:lang w:val="en-US"/>
              </w:rPr>
            </w:pPr>
          </w:p>
          <w:p w14:paraId="3131D377" w14:textId="77777777" w:rsidR="00E868F4" w:rsidRPr="00347ED6" w:rsidRDefault="00000000" w:rsidP="008C1564">
            <w:pPr>
              <w:pStyle w:val="tabla"/>
              <w:rPr>
                <w:lang w:val="en-US"/>
              </w:rPr>
            </w:pPr>
            <w:r w:rsidRPr="00347ED6">
              <w:rPr>
                <w:lang w:val="en-US"/>
              </w:rPr>
              <w:t xml:space="preserve">        responseContext.getHeaders().add("Access-Control-Allow-Origin", "*");</w:t>
            </w:r>
          </w:p>
          <w:p w14:paraId="5F8A4429" w14:textId="77777777" w:rsidR="00E868F4" w:rsidRPr="00347ED6" w:rsidRDefault="00000000" w:rsidP="008C1564">
            <w:pPr>
              <w:pStyle w:val="tabla"/>
              <w:rPr>
                <w:lang w:val="en-US"/>
              </w:rPr>
            </w:pPr>
            <w:r w:rsidRPr="00347ED6">
              <w:rPr>
                <w:lang w:val="en-US"/>
              </w:rPr>
              <w:t xml:space="preserve">        responseContext.getHeaders().add("Access-Control-Allow-Headers",</w:t>
            </w:r>
          </w:p>
          <w:p w14:paraId="5665C11E" w14:textId="77777777" w:rsidR="00E868F4" w:rsidRPr="00347ED6" w:rsidRDefault="00000000" w:rsidP="008C1564">
            <w:pPr>
              <w:pStyle w:val="tabla"/>
              <w:rPr>
                <w:lang w:val="en-US"/>
              </w:rPr>
            </w:pPr>
            <w:r w:rsidRPr="00347ED6">
              <w:rPr>
                <w:lang w:val="en-US"/>
              </w:rPr>
              <w:t xml:space="preserve">                "origin, content-type, accept, authorization, x-token");</w:t>
            </w:r>
          </w:p>
          <w:p w14:paraId="18AE8F24" w14:textId="77777777" w:rsidR="00E868F4" w:rsidRPr="00347ED6" w:rsidRDefault="00000000" w:rsidP="008C1564">
            <w:pPr>
              <w:pStyle w:val="tabla"/>
              <w:rPr>
                <w:lang w:val="en-US"/>
              </w:rPr>
            </w:pPr>
            <w:r w:rsidRPr="00347ED6">
              <w:rPr>
                <w:lang w:val="en-US"/>
              </w:rPr>
              <w:t xml:space="preserve">        responseContext.getHeaders().add("Access-Control-Allow-Credentials", "true");</w:t>
            </w:r>
          </w:p>
          <w:p w14:paraId="7BB6197D" w14:textId="77777777" w:rsidR="00E868F4" w:rsidRPr="00347ED6" w:rsidRDefault="00000000" w:rsidP="008C1564">
            <w:pPr>
              <w:pStyle w:val="tabla"/>
              <w:rPr>
                <w:lang w:val="en-US"/>
              </w:rPr>
            </w:pPr>
            <w:r w:rsidRPr="00347ED6">
              <w:rPr>
                <w:lang w:val="en-US"/>
              </w:rPr>
              <w:lastRenderedPageBreak/>
              <w:t xml:space="preserve">        responseContext.getHeaders().add("Access-Control-Allow-Methods",</w:t>
            </w:r>
          </w:p>
          <w:p w14:paraId="13FCC035" w14:textId="77777777" w:rsidR="00E868F4" w:rsidRPr="00347ED6" w:rsidRDefault="00000000" w:rsidP="008C1564">
            <w:pPr>
              <w:pStyle w:val="tabla"/>
              <w:rPr>
                <w:lang w:val="en-US"/>
              </w:rPr>
            </w:pPr>
            <w:r w:rsidRPr="00347ED6">
              <w:rPr>
                <w:lang w:val="en-US"/>
              </w:rPr>
              <w:t xml:space="preserve">                "GET, POST, PUT, DELETE, OPTIONS, HEAD");</w:t>
            </w:r>
          </w:p>
          <w:p w14:paraId="62666507" w14:textId="77777777" w:rsidR="00E868F4" w:rsidRPr="00347ED6" w:rsidRDefault="00000000" w:rsidP="008C1564">
            <w:pPr>
              <w:pStyle w:val="tabla"/>
              <w:rPr>
                <w:lang w:val="en-US"/>
              </w:rPr>
            </w:pPr>
            <w:r w:rsidRPr="00347ED6">
              <w:rPr>
                <w:lang w:val="en-US"/>
              </w:rPr>
              <w:t xml:space="preserve">        responseContext.getHeaders().add("Access-Control-Max-Age", "1209600");</w:t>
            </w:r>
          </w:p>
          <w:p w14:paraId="0D3EAB17" w14:textId="77777777" w:rsidR="00E868F4" w:rsidRDefault="00000000" w:rsidP="008C1564">
            <w:pPr>
              <w:pStyle w:val="tabla"/>
            </w:pPr>
            <w:r w:rsidRPr="00347ED6">
              <w:rPr>
                <w:lang w:val="en-US"/>
              </w:rPr>
              <w:t xml:space="preserve">    </w:t>
            </w:r>
            <w:r>
              <w:t>}</w:t>
            </w:r>
          </w:p>
          <w:p w14:paraId="38365A43" w14:textId="77777777" w:rsidR="00E868F4" w:rsidRDefault="00000000" w:rsidP="008C1564">
            <w:pPr>
              <w:pStyle w:val="tabla"/>
            </w:pPr>
            <w:r>
              <w:t>}</w:t>
            </w:r>
          </w:p>
        </w:tc>
      </w:tr>
    </w:tbl>
    <w:p w14:paraId="3FD725D8" w14:textId="77777777" w:rsidR="00E868F4" w:rsidRDefault="00000000" w:rsidP="00C47985">
      <w:pPr>
        <w:pStyle w:val="Heading3"/>
      </w:pPr>
      <w:bookmarkStart w:id="77" w:name="h.sp10"/>
      <w:bookmarkStart w:id="78" w:name="_Toc243933350"/>
      <w:bookmarkEnd w:id="77"/>
      <w:r>
        <w:lastRenderedPageBreak/>
        <w:t>Paso 10: Implementación del Endpoint Central de Compatibilidad (WSConversorUnidadesRest.java)</w:t>
      </w:r>
      <w:bookmarkEnd w:id="78"/>
    </w:p>
    <w:p w14:paraId="3BD395C1" w14:textId="77777777" w:rsidR="00E868F4" w:rsidRDefault="00000000" w:rsidP="00C47985">
      <w:r>
        <w:t>Se crea el controlador WSConversorUnidadesRest mapeado en @Path('/WSConversorUnidades'), exponiendo las operaciones login, cambiarContrasenia, convertirLongitud, convertirMasa y convertirTemperatura en formato JSON:</w:t>
      </w:r>
    </w:p>
    <w:p w14:paraId="3F24CF20" w14:textId="77777777" w:rsidR="00E868F4" w:rsidRDefault="00000000" w:rsidP="00C47985">
      <w:r>
        <w:t>1. Declaración, inyecciones de servicio y método de login:</w:t>
      </w:r>
    </w:p>
    <w:p w14:paraId="022AD971" w14:textId="77777777" w:rsidR="00E868F4" w:rsidRDefault="00000000" w:rsidP="00C47985">
      <w:pPr>
        <w:pStyle w:val="Heading5"/>
      </w:pPr>
      <w:bookmarkStart w:id="79" w:name="tbl.3"/>
      <w:bookmarkStart w:id="80" w:name="_Toc243926428"/>
      <w:bookmarkStart w:id="81" w:name="_Toc243929197"/>
      <w:bookmarkEnd w:id="79"/>
      <w:r>
        <w:t>Tabla 3</w:t>
      </w:r>
      <w:r>
        <w:br/>
        <w:t>Declaración del Endpoint REST y autenticación (WSConversorUnidadesRest.java)</w:t>
      </w:r>
      <w:bookmarkEnd w:id="80"/>
      <w:bookmarkEnd w:id="81"/>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117E945F" w14:textId="77777777">
        <w:tc>
          <w:tcPr>
            <w:tcW w:w="8504" w:type="dxa"/>
            <w:tcMar>
              <w:top w:w="100" w:type="dxa"/>
              <w:left w:w="100" w:type="dxa"/>
              <w:bottom w:w="100" w:type="dxa"/>
              <w:right w:w="100" w:type="dxa"/>
            </w:tcMar>
          </w:tcPr>
          <w:p w14:paraId="40E47D39" w14:textId="77777777" w:rsidR="00E868F4" w:rsidRDefault="00000000" w:rsidP="008C1564">
            <w:pPr>
              <w:pStyle w:val="tabla"/>
            </w:pPr>
            <w:r>
              <w:t>package ec.edu.monster.controladores.rest;</w:t>
            </w:r>
          </w:p>
          <w:p w14:paraId="18A4BDE4" w14:textId="77777777" w:rsidR="00E868F4" w:rsidRDefault="00E868F4" w:rsidP="008C1564">
            <w:pPr>
              <w:pStyle w:val="tabla"/>
            </w:pPr>
          </w:p>
          <w:p w14:paraId="03159791" w14:textId="77777777" w:rsidR="00E868F4" w:rsidRDefault="00000000" w:rsidP="008C1564">
            <w:pPr>
              <w:pStyle w:val="tabla"/>
            </w:pPr>
            <w:r>
              <w:t>import ec.edu.monster.modelos.dto.ConversionResponse;</w:t>
            </w:r>
          </w:p>
          <w:p w14:paraId="6E6450F1" w14:textId="77777777" w:rsidR="00E868F4" w:rsidRDefault="00000000" w:rsidP="008C1564">
            <w:pPr>
              <w:pStyle w:val="tabla"/>
            </w:pPr>
            <w:r>
              <w:t>import ec.edu.monster.modelos.dto.LoginResponse;</w:t>
            </w:r>
          </w:p>
          <w:p w14:paraId="19822165" w14:textId="77777777" w:rsidR="00E868F4" w:rsidRDefault="00000000" w:rsidP="008C1564">
            <w:pPr>
              <w:pStyle w:val="tabla"/>
            </w:pPr>
            <w:r>
              <w:t>import ec.edu.monster.modelos.dto.RespuestaGeneral;</w:t>
            </w:r>
          </w:p>
          <w:p w14:paraId="3047E334" w14:textId="77777777" w:rsidR="00E868F4" w:rsidRDefault="00000000" w:rsidP="008C1564">
            <w:pPr>
              <w:pStyle w:val="tabla"/>
            </w:pPr>
            <w:r>
              <w:t>import ec.edu.monster.modelos.utilidades.ConversorLongitud;</w:t>
            </w:r>
          </w:p>
          <w:p w14:paraId="50E40E9E" w14:textId="77777777" w:rsidR="00E868F4" w:rsidRDefault="00000000" w:rsidP="008C1564">
            <w:pPr>
              <w:pStyle w:val="tabla"/>
            </w:pPr>
            <w:r>
              <w:t>import ec.edu.monster.modelos.utilidades.ConversorMasa;</w:t>
            </w:r>
          </w:p>
          <w:p w14:paraId="58119D3C" w14:textId="77777777" w:rsidR="00E868F4" w:rsidRDefault="00000000" w:rsidP="008C1564">
            <w:pPr>
              <w:pStyle w:val="tabla"/>
            </w:pPr>
            <w:r>
              <w:t>import ec.edu.monster.modelos.utilidades.ConversorTemperatura;</w:t>
            </w:r>
          </w:p>
          <w:p w14:paraId="36C9FED5" w14:textId="77777777" w:rsidR="00E868F4" w:rsidRDefault="00000000" w:rsidP="008C1564">
            <w:pPr>
              <w:pStyle w:val="tabla"/>
            </w:pPr>
            <w:r>
              <w:t>import ec.edu.monster.modelos.utilidades.enums.UnidadLongitud;</w:t>
            </w:r>
          </w:p>
          <w:p w14:paraId="7E420AC4" w14:textId="77777777" w:rsidR="00E868F4" w:rsidRDefault="00000000" w:rsidP="008C1564">
            <w:pPr>
              <w:pStyle w:val="tabla"/>
            </w:pPr>
            <w:r>
              <w:t>import ec.edu.monster.modelos.utilidades.enums.UnidadMasa;</w:t>
            </w:r>
          </w:p>
          <w:p w14:paraId="46A3F5CB" w14:textId="77777777" w:rsidR="00E868F4" w:rsidRDefault="00000000" w:rsidP="008C1564">
            <w:pPr>
              <w:pStyle w:val="tabla"/>
            </w:pPr>
            <w:r>
              <w:t>import ec.edu.monster.modelos.utilidades.enums.UnidadTemperatura;</w:t>
            </w:r>
          </w:p>
          <w:p w14:paraId="1B193880" w14:textId="77777777" w:rsidR="00E868F4" w:rsidRDefault="00000000" w:rsidP="008C1564">
            <w:pPr>
              <w:pStyle w:val="tabla"/>
            </w:pPr>
            <w:r>
              <w:t>import ec.edu.monster.modelos.utilidades.mapeadores.UnidadMapper;</w:t>
            </w:r>
          </w:p>
          <w:p w14:paraId="3199527A" w14:textId="77777777" w:rsidR="00E868F4" w:rsidRDefault="00000000" w:rsidP="008C1564">
            <w:pPr>
              <w:pStyle w:val="tabla"/>
            </w:pPr>
            <w:r>
              <w:t>import ec.edu.monster.seguridad.AdministradorCredenciales;</w:t>
            </w:r>
          </w:p>
          <w:p w14:paraId="61FDF333" w14:textId="77777777" w:rsidR="00E868F4" w:rsidRDefault="00000000" w:rsidP="008C1564">
            <w:pPr>
              <w:pStyle w:val="tabla"/>
            </w:pPr>
            <w:r>
              <w:t>import ec.edu.monster.seguridad.AdministradorToken;</w:t>
            </w:r>
          </w:p>
          <w:p w14:paraId="6667E668" w14:textId="77777777" w:rsidR="00E868F4" w:rsidRDefault="00000000" w:rsidP="008C1564">
            <w:pPr>
              <w:pStyle w:val="tabla"/>
            </w:pPr>
            <w:r>
              <w:t>import ec.edu.monster.servicios.ServicioConversor;</w:t>
            </w:r>
          </w:p>
          <w:p w14:paraId="3AFF1FCA" w14:textId="77777777" w:rsidR="00E868F4" w:rsidRDefault="00E868F4" w:rsidP="008C1564">
            <w:pPr>
              <w:pStyle w:val="tabla"/>
            </w:pPr>
          </w:p>
          <w:p w14:paraId="68735375" w14:textId="77777777" w:rsidR="00E868F4" w:rsidRPr="00347ED6" w:rsidRDefault="00000000" w:rsidP="008C1564">
            <w:pPr>
              <w:pStyle w:val="tabla"/>
              <w:rPr>
                <w:lang w:val="en-US"/>
              </w:rPr>
            </w:pPr>
            <w:r w:rsidRPr="00347ED6">
              <w:rPr>
                <w:lang w:val="en-US"/>
              </w:rPr>
              <w:t>import jakarta.ws.rs.Consumes;</w:t>
            </w:r>
          </w:p>
          <w:p w14:paraId="2B55AFDC" w14:textId="77777777" w:rsidR="00E868F4" w:rsidRPr="00347ED6" w:rsidRDefault="00000000" w:rsidP="008C1564">
            <w:pPr>
              <w:pStyle w:val="tabla"/>
              <w:rPr>
                <w:lang w:val="en-US"/>
              </w:rPr>
            </w:pPr>
            <w:r w:rsidRPr="00347ED6">
              <w:rPr>
                <w:lang w:val="en-US"/>
              </w:rPr>
              <w:t>import jakarta.ws.rs.FormParam;</w:t>
            </w:r>
          </w:p>
          <w:p w14:paraId="1148442C" w14:textId="77777777" w:rsidR="00E868F4" w:rsidRPr="00347ED6" w:rsidRDefault="00000000" w:rsidP="008C1564">
            <w:pPr>
              <w:pStyle w:val="tabla"/>
              <w:rPr>
                <w:lang w:val="en-US"/>
              </w:rPr>
            </w:pPr>
            <w:r w:rsidRPr="00347ED6">
              <w:rPr>
                <w:lang w:val="en-US"/>
              </w:rPr>
              <w:t>import jakarta.ws.rs.GET;</w:t>
            </w:r>
          </w:p>
          <w:p w14:paraId="1C6BF6C5" w14:textId="77777777" w:rsidR="00E868F4" w:rsidRPr="00347ED6" w:rsidRDefault="00000000" w:rsidP="008C1564">
            <w:pPr>
              <w:pStyle w:val="tabla"/>
              <w:rPr>
                <w:lang w:val="en-US"/>
              </w:rPr>
            </w:pPr>
            <w:r w:rsidRPr="00347ED6">
              <w:rPr>
                <w:lang w:val="en-US"/>
              </w:rPr>
              <w:t>import jakarta.ws.rs.POST;</w:t>
            </w:r>
          </w:p>
          <w:p w14:paraId="74E6B28A" w14:textId="77777777" w:rsidR="00E868F4" w:rsidRPr="00347ED6" w:rsidRDefault="00000000" w:rsidP="008C1564">
            <w:pPr>
              <w:pStyle w:val="tabla"/>
              <w:rPr>
                <w:lang w:val="en-US"/>
              </w:rPr>
            </w:pPr>
            <w:r w:rsidRPr="00347ED6">
              <w:rPr>
                <w:lang w:val="en-US"/>
              </w:rPr>
              <w:t>import jakarta.ws.rs.Path;</w:t>
            </w:r>
          </w:p>
          <w:p w14:paraId="515C4334" w14:textId="77777777" w:rsidR="00E868F4" w:rsidRPr="00347ED6" w:rsidRDefault="00000000" w:rsidP="008C1564">
            <w:pPr>
              <w:pStyle w:val="tabla"/>
              <w:rPr>
                <w:lang w:val="en-US"/>
              </w:rPr>
            </w:pPr>
            <w:r w:rsidRPr="00347ED6">
              <w:rPr>
                <w:lang w:val="en-US"/>
              </w:rPr>
              <w:t>import jakarta.ws.rs.Produces;</w:t>
            </w:r>
          </w:p>
          <w:p w14:paraId="5B8B1175" w14:textId="77777777" w:rsidR="00E868F4" w:rsidRPr="00347ED6" w:rsidRDefault="00000000" w:rsidP="008C1564">
            <w:pPr>
              <w:pStyle w:val="tabla"/>
              <w:rPr>
                <w:lang w:val="en-US"/>
              </w:rPr>
            </w:pPr>
            <w:r w:rsidRPr="00347ED6">
              <w:rPr>
                <w:lang w:val="en-US"/>
              </w:rPr>
              <w:t>import jakarta.ws.rs.QueryParam;</w:t>
            </w:r>
          </w:p>
          <w:p w14:paraId="0129A11B" w14:textId="77777777" w:rsidR="00E868F4" w:rsidRPr="00347ED6" w:rsidRDefault="00000000" w:rsidP="008C1564">
            <w:pPr>
              <w:pStyle w:val="tabla"/>
              <w:rPr>
                <w:lang w:val="en-US"/>
              </w:rPr>
            </w:pPr>
            <w:r w:rsidRPr="00347ED6">
              <w:rPr>
                <w:lang w:val="en-US"/>
              </w:rPr>
              <w:t>import jakarta.ws.rs.core.MediaType;</w:t>
            </w:r>
          </w:p>
          <w:p w14:paraId="351635FE" w14:textId="77777777" w:rsidR="00E868F4" w:rsidRPr="00347ED6" w:rsidRDefault="00000000" w:rsidP="008C1564">
            <w:pPr>
              <w:pStyle w:val="tabla"/>
              <w:rPr>
                <w:lang w:val="en-US"/>
              </w:rPr>
            </w:pPr>
            <w:r w:rsidRPr="00347ED6">
              <w:rPr>
                <w:lang w:val="en-US"/>
              </w:rPr>
              <w:t>import jakarta.ws.rs.core.Response;</w:t>
            </w:r>
          </w:p>
          <w:p w14:paraId="3022190F" w14:textId="77777777" w:rsidR="00E868F4" w:rsidRPr="00347ED6" w:rsidRDefault="00E868F4" w:rsidP="008C1564">
            <w:pPr>
              <w:pStyle w:val="tabla"/>
              <w:rPr>
                <w:lang w:val="en-US"/>
              </w:rPr>
            </w:pPr>
          </w:p>
          <w:p w14:paraId="272813E1" w14:textId="77777777" w:rsidR="00E868F4" w:rsidRDefault="00000000" w:rsidP="008C1564">
            <w:pPr>
              <w:pStyle w:val="tabla"/>
            </w:pPr>
            <w:r>
              <w:t>/**</w:t>
            </w:r>
          </w:p>
          <w:p w14:paraId="478F5C24" w14:textId="77777777" w:rsidR="00E868F4" w:rsidRDefault="00000000" w:rsidP="008C1564">
            <w:pPr>
              <w:pStyle w:val="tabla"/>
            </w:pPr>
            <w:r>
              <w:t xml:space="preserve"> * Endpoint de compatibilidad directa con los mÃ©todos del Web Service SOAP original.</w:t>
            </w:r>
          </w:p>
          <w:p w14:paraId="61CEB884" w14:textId="77777777" w:rsidR="00E868F4" w:rsidRDefault="00000000" w:rsidP="008C1564">
            <w:pPr>
              <w:pStyle w:val="tabla"/>
            </w:pPr>
            <w:r>
              <w:t xml:space="preserve"> * Permite invocar las 5 operaciones principales con la misma nomenclatura:</w:t>
            </w:r>
          </w:p>
          <w:p w14:paraId="5289839B" w14:textId="77777777" w:rsidR="00E868F4" w:rsidRDefault="00000000" w:rsidP="008C1564">
            <w:pPr>
              <w:pStyle w:val="tabla"/>
            </w:pPr>
            <w:r>
              <w:t xml:space="preserve"> * - login</w:t>
            </w:r>
          </w:p>
          <w:p w14:paraId="008AC17B" w14:textId="77777777" w:rsidR="00E868F4" w:rsidRDefault="00000000" w:rsidP="008C1564">
            <w:pPr>
              <w:pStyle w:val="tabla"/>
            </w:pPr>
            <w:r>
              <w:t xml:space="preserve"> * - cambiarContrasenia</w:t>
            </w:r>
          </w:p>
          <w:p w14:paraId="662D3BEF" w14:textId="77777777" w:rsidR="00E868F4" w:rsidRDefault="00000000" w:rsidP="008C1564">
            <w:pPr>
              <w:pStyle w:val="tabla"/>
            </w:pPr>
            <w:r>
              <w:t xml:space="preserve"> * - convertirLongitud</w:t>
            </w:r>
          </w:p>
          <w:p w14:paraId="70613F20" w14:textId="77777777" w:rsidR="00E868F4" w:rsidRDefault="00000000" w:rsidP="008C1564">
            <w:pPr>
              <w:pStyle w:val="tabla"/>
            </w:pPr>
            <w:r>
              <w:t xml:space="preserve"> * - convertirMasa</w:t>
            </w:r>
          </w:p>
          <w:p w14:paraId="5DBFAB3B" w14:textId="77777777" w:rsidR="00E868F4" w:rsidRDefault="00000000" w:rsidP="008C1564">
            <w:pPr>
              <w:pStyle w:val="tabla"/>
            </w:pPr>
            <w:r>
              <w:t xml:space="preserve"> * - convertirTemperatura</w:t>
            </w:r>
          </w:p>
          <w:p w14:paraId="1D18D2F9" w14:textId="77777777" w:rsidR="00E868F4" w:rsidRDefault="00000000" w:rsidP="008C1564">
            <w:pPr>
              <w:pStyle w:val="tabla"/>
            </w:pPr>
            <w:r>
              <w:t xml:space="preserve"> * </w:t>
            </w:r>
          </w:p>
          <w:p w14:paraId="5C625A72" w14:textId="77777777" w:rsidR="00E868F4" w:rsidRPr="00347ED6" w:rsidRDefault="00000000" w:rsidP="008C1564">
            <w:pPr>
              <w:pStyle w:val="tabla"/>
              <w:rPr>
                <w:lang w:val="en-US"/>
              </w:rPr>
            </w:pPr>
            <w:r>
              <w:t xml:space="preserve"> </w:t>
            </w:r>
            <w:r w:rsidRPr="00347ED6">
              <w:rPr>
                <w:lang w:val="en-US"/>
              </w:rPr>
              <w:t>* @author MeatPuppets</w:t>
            </w:r>
          </w:p>
          <w:p w14:paraId="4434A5E6" w14:textId="77777777" w:rsidR="00E868F4" w:rsidRPr="00347ED6" w:rsidRDefault="00000000" w:rsidP="008C1564">
            <w:pPr>
              <w:pStyle w:val="tabla"/>
              <w:rPr>
                <w:lang w:val="en-US"/>
              </w:rPr>
            </w:pPr>
            <w:r w:rsidRPr="00347ED6">
              <w:rPr>
                <w:lang w:val="en-US"/>
              </w:rPr>
              <w:lastRenderedPageBreak/>
              <w:t xml:space="preserve"> */</w:t>
            </w:r>
          </w:p>
          <w:p w14:paraId="32CD4445" w14:textId="77777777" w:rsidR="00E868F4" w:rsidRPr="00347ED6" w:rsidRDefault="00000000" w:rsidP="008C1564">
            <w:pPr>
              <w:pStyle w:val="tabla"/>
              <w:rPr>
                <w:lang w:val="en-US"/>
              </w:rPr>
            </w:pPr>
            <w:r w:rsidRPr="00347ED6">
              <w:rPr>
                <w:lang w:val="en-US"/>
              </w:rPr>
              <w:t>@Path("/WSConversorUnidades")</w:t>
            </w:r>
          </w:p>
          <w:p w14:paraId="07C0CB22" w14:textId="77777777" w:rsidR="00E868F4" w:rsidRPr="00347ED6" w:rsidRDefault="00000000" w:rsidP="008C1564">
            <w:pPr>
              <w:pStyle w:val="tabla"/>
              <w:rPr>
                <w:lang w:val="en-US"/>
              </w:rPr>
            </w:pPr>
            <w:r w:rsidRPr="00347ED6">
              <w:rPr>
                <w:lang w:val="en-US"/>
              </w:rPr>
              <w:t>@Produces(MediaType.APPLICATION_JSON)</w:t>
            </w:r>
          </w:p>
          <w:p w14:paraId="0A3D9672" w14:textId="77777777" w:rsidR="00E868F4" w:rsidRDefault="00000000" w:rsidP="008C1564">
            <w:pPr>
              <w:pStyle w:val="tabla"/>
            </w:pPr>
            <w:r>
              <w:t>public class WSConversorUnidadesRest {</w:t>
            </w:r>
          </w:p>
          <w:p w14:paraId="77C144A4" w14:textId="77777777" w:rsidR="00E868F4" w:rsidRDefault="00E868F4" w:rsidP="008C1564">
            <w:pPr>
              <w:pStyle w:val="tabla"/>
            </w:pPr>
          </w:p>
          <w:p w14:paraId="4C732E61" w14:textId="77777777" w:rsidR="00E868F4" w:rsidRDefault="00000000" w:rsidP="008C1564">
            <w:pPr>
              <w:pStyle w:val="tabla"/>
            </w:pPr>
            <w:r>
              <w:t xml:space="preserve">    private final ServicioConversor&lt;UnidadLongitud&gt; servicioLongitud =</w:t>
            </w:r>
          </w:p>
          <w:p w14:paraId="79C7212B" w14:textId="77777777" w:rsidR="00E868F4" w:rsidRDefault="00000000" w:rsidP="008C1564">
            <w:pPr>
              <w:pStyle w:val="tabla"/>
            </w:pPr>
            <w:r>
              <w:t xml:space="preserve">            new ServicioConversor&lt;&gt;(new ConversorLongitud());</w:t>
            </w:r>
          </w:p>
          <w:p w14:paraId="675057F8" w14:textId="77777777" w:rsidR="00E868F4" w:rsidRDefault="00000000" w:rsidP="008C1564">
            <w:pPr>
              <w:pStyle w:val="tabla"/>
            </w:pPr>
            <w:r>
              <w:t xml:space="preserve">    private final ServicioConversor&lt;UnidadMasa&gt; servicioMasa =</w:t>
            </w:r>
          </w:p>
          <w:p w14:paraId="104BADEC" w14:textId="77777777" w:rsidR="00E868F4" w:rsidRDefault="00000000" w:rsidP="008C1564">
            <w:pPr>
              <w:pStyle w:val="tabla"/>
            </w:pPr>
            <w:r>
              <w:t xml:space="preserve">            new ServicioConversor&lt;&gt;(new ConversorMasa());</w:t>
            </w:r>
          </w:p>
          <w:p w14:paraId="425BEEA2" w14:textId="77777777" w:rsidR="00E868F4" w:rsidRDefault="00000000" w:rsidP="008C1564">
            <w:pPr>
              <w:pStyle w:val="tabla"/>
            </w:pPr>
            <w:r>
              <w:t xml:space="preserve">    private final ServicioConversor&lt;UnidadTemperatura&gt; servicioTemperatura =</w:t>
            </w:r>
          </w:p>
          <w:p w14:paraId="5BDE83A8" w14:textId="77777777" w:rsidR="00E868F4" w:rsidRPr="00347ED6" w:rsidRDefault="00000000" w:rsidP="008C1564">
            <w:pPr>
              <w:pStyle w:val="tabla"/>
              <w:rPr>
                <w:lang w:val="en-US"/>
              </w:rPr>
            </w:pPr>
            <w:r>
              <w:t xml:space="preserve">            </w:t>
            </w:r>
            <w:r w:rsidRPr="00347ED6">
              <w:rPr>
                <w:lang w:val="en-US"/>
              </w:rPr>
              <w:t>new ServicioConversor&lt;&gt;(new ConversorTemperatura());</w:t>
            </w:r>
          </w:p>
          <w:p w14:paraId="026DB6D3" w14:textId="77777777" w:rsidR="00E868F4" w:rsidRPr="00347ED6" w:rsidRDefault="00E868F4" w:rsidP="008C1564">
            <w:pPr>
              <w:pStyle w:val="tabla"/>
              <w:rPr>
                <w:lang w:val="en-US"/>
              </w:rPr>
            </w:pPr>
          </w:p>
          <w:p w14:paraId="460B7A9E" w14:textId="77777777" w:rsidR="00E868F4" w:rsidRPr="00347ED6" w:rsidRDefault="00000000" w:rsidP="008C1564">
            <w:pPr>
              <w:pStyle w:val="tabla"/>
              <w:rPr>
                <w:lang w:val="en-US"/>
              </w:rPr>
            </w:pPr>
            <w:r w:rsidRPr="00347ED6">
              <w:rPr>
                <w:lang w:val="en-US"/>
              </w:rPr>
              <w:t xml:space="preserve">    @POST</w:t>
            </w:r>
          </w:p>
          <w:p w14:paraId="416BE18F" w14:textId="77777777" w:rsidR="00E868F4" w:rsidRPr="00347ED6" w:rsidRDefault="00000000" w:rsidP="008C1564">
            <w:pPr>
              <w:pStyle w:val="tabla"/>
              <w:rPr>
                <w:lang w:val="en-US"/>
              </w:rPr>
            </w:pPr>
            <w:r w:rsidRPr="00347ED6">
              <w:rPr>
                <w:lang w:val="en-US"/>
              </w:rPr>
              <w:t xml:space="preserve">    @Path("/login")</w:t>
            </w:r>
          </w:p>
          <w:p w14:paraId="62B8F37A" w14:textId="77777777" w:rsidR="00E868F4" w:rsidRPr="00347ED6" w:rsidRDefault="00000000" w:rsidP="008C1564">
            <w:pPr>
              <w:pStyle w:val="tabla"/>
              <w:rPr>
                <w:lang w:val="en-US"/>
              </w:rPr>
            </w:pPr>
            <w:r w:rsidRPr="00347ED6">
              <w:rPr>
                <w:lang w:val="en-US"/>
              </w:rPr>
              <w:t xml:space="preserve">    @Consumes({MediaType.APPLICATION_JSON, MediaType.APPLICATION_FORM_URLENCODED})</w:t>
            </w:r>
          </w:p>
          <w:p w14:paraId="6C6188ED" w14:textId="77777777" w:rsidR="00E868F4" w:rsidRPr="00347ED6" w:rsidRDefault="00000000" w:rsidP="008C1564">
            <w:pPr>
              <w:pStyle w:val="tabla"/>
              <w:rPr>
                <w:lang w:val="en-US"/>
              </w:rPr>
            </w:pPr>
            <w:r w:rsidRPr="00347ED6">
              <w:rPr>
                <w:lang w:val="en-US"/>
              </w:rPr>
              <w:t xml:space="preserve">    public Response login(@QueryParam("usuario") String qUser,</w:t>
            </w:r>
          </w:p>
          <w:p w14:paraId="74CEE4BB" w14:textId="77777777" w:rsidR="00E868F4" w:rsidRPr="00347ED6" w:rsidRDefault="00000000" w:rsidP="008C1564">
            <w:pPr>
              <w:pStyle w:val="tabla"/>
              <w:rPr>
                <w:lang w:val="en-US"/>
              </w:rPr>
            </w:pPr>
            <w:r w:rsidRPr="00347ED6">
              <w:rPr>
                <w:lang w:val="en-US"/>
              </w:rPr>
              <w:t xml:space="preserve">                          @QueryParam("contrasenia") String qPass,</w:t>
            </w:r>
          </w:p>
          <w:p w14:paraId="4029C4DB" w14:textId="77777777" w:rsidR="00E868F4" w:rsidRPr="00347ED6" w:rsidRDefault="00000000" w:rsidP="008C1564">
            <w:pPr>
              <w:pStyle w:val="tabla"/>
              <w:rPr>
                <w:lang w:val="en-US"/>
              </w:rPr>
            </w:pPr>
            <w:r w:rsidRPr="00347ED6">
              <w:rPr>
                <w:lang w:val="en-US"/>
              </w:rPr>
              <w:t xml:space="preserve">                          @FormParam("usuario") String fUser,</w:t>
            </w:r>
          </w:p>
          <w:p w14:paraId="1D71E731" w14:textId="77777777" w:rsidR="00E868F4" w:rsidRPr="00347ED6" w:rsidRDefault="00000000" w:rsidP="008C1564">
            <w:pPr>
              <w:pStyle w:val="tabla"/>
              <w:rPr>
                <w:lang w:val="en-US"/>
              </w:rPr>
            </w:pPr>
            <w:r w:rsidRPr="00347ED6">
              <w:rPr>
                <w:lang w:val="en-US"/>
              </w:rPr>
              <w:t xml:space="preserve">                          @FormParam("contrasenia") String fPass) {</w:t>
            </w:r>
          </w:p>
          <w:p w14:paraId="35BF1047" w14:textId="77777777" w:rsidR="00E868F4" w:rsidRPr="00347ED6" w:rsidRDefault="00E868F4" w:rsidP="008C1564">
            <w:pPr>
              <w:pStyle w:val="tabla"/>
              <w:rPr>
                <w:lang w:val="en-US"/>
              </w:rPr>
            </w:pPr>
          </w:p>
          <w:p w14:paraId="7DE04696" w14:textId="77777777" w:rsidR="00E868F4" w:rsidRPr="00347ED6" w:rsidRDefault="00000000" w:rsidP="008C1564">
            <w:pPr>
              <w:pStyle w:val="tabla"/>
              <w:rPr>
                <w:lang w:val="en-US"/>
              </w:rPr>
            </w:pPr>
            <w:r w:rsidRPr="00347ED6">
              <w:rPr>
                <w:lang w:val="en-US"/>
              </w:rPr>
              <w:t xml:space="preserve">        String u = (qUser != null) ? qUser : fUser;</w:t>
            </w:r>
          </w:p>
          <w:p w14:paraId="2000DDAF" w14:textId="77777777" w:rsidR="00E868F4" w:rsidRPr="00347ED6" w:rsidRDefault="00000000" w:rsidP="008C1564">
            <w:pPr>
              <w:pStyle w:val="tabla"/>
              <w:rPr>
                <w:lang w:val="en-US"/>
              </w:rPr>
            </w:pPr>
            <w:r w:rsidRPr="00347ED6">
              <w:rPr>
                <w:lang w:val="en-US"/>
              </w:rPr>
              <w:t xml:space="preserve">        String p = (qPass != null) ? qPass : fPass;</w:t>
            </w:r>
          </w:p>
          <w:p w14:paraId="5C453958" w14:textId="77777777" w:rsidR="00E868F4" w:rsidRPr="00347ED6" w:rsidRDefault="00E868F4" w:rsidP="008C1564">
            <w:pPr>
              <w:pStyle w:val="tabla"/>
              <w:rPr>
                <w:lang w:val="en-US"/>
              </w:rPr>
            </w:pPr>
          </w:p>
          <w:p w14:paraId="66B5DCB4" w14:textId="77777777" w:rsidR="00E868F4" w:rsidRDefault="00000000" w:rsidP="008C1564">
            <w:pPr>
              <w:pStyle w:val="tabla"/>
            </w:pPr>
            <w:r w:rsidRPr="00347ED6">
              <w:rPr>
                <w:lang w:val="en-US"/>
              </w:rPr>
              <w:t xml:space="preserve">        </w:t>
            </w:r>
            <w:r>
              <w:t>if (AdministradorCredenciales.validarUsuario(u, p)) {</w:t>
            </w:r>
          </w:p>
          <w:p w14:paraId="69E0C945" w14:textId="77777777" w:rsidR="00E868F4" w:rsidRPr="00347ED6" w:rsidRDefault="00000000" w:rsidP="008C1564">
            <w:pPr>
              <w:pStyle w:val="tabla"/>
              <w:rPr>
                <w:lang w:val="en-US"/>
              </w:rPr>
            </w:pPr>
            <w:r>
              <w:t xml:space="preserve">            </w:t>
            </w:r>
            <w:r w:rsidRPr="00347ED6">
              <w:rPr>
                <w:lang w:val="en-US"/>
              </w:rPr>
              <w:t>String token = AdministradorToken.generarToken();</w:t>
            </w:r>
          </w:p>
          <w:p w14:paraId="6F963AC6" w14:textId="77777777" w:rsidR="00E868F4" w:rsidRPr="00347ED6" w:rsidRDefault="00000000" w:rsidP="008C1564">
            <w:pPr>
              <w:pStyle w:val="tabla"/>
              <w:rPr>
                <w:lang w:val="en-US"/>
              </w:rPr>
            </w:pPr>
            <w:r w:rsidRPr="00347ED6">
              <w:rPr>
                <w:lang w:val="en-US"/>
              </w:rPr>
              <w:t xml:space="preserve">            return Response.ok(new LoginResponse(true, token, u.toUpperCase(), "Login correcto")).build();</w:t>
            </w:r>
          </w:p>
          <w:p w14:paraId="7159AE8B" w14:textId="77777777" w:rsidR="00E868F4" w:rsidRPr="00347ED6" w:rsidRDefault="00000000" w:rsidP="008C1564">
            <w:pPr>
              <w:pStyle w:val="tabla"/>
              <w:rPr>
                <w:lang w:val="en-US"/>
              </w:rPr>
            </w:pPr>
            <w:r w:rsidRPr="00347ED6">
              <w:rPr>
                <w:lang w:val="en-US"/>
              </w:rPr>
              <w:t xml:space="preserve">        }</w:t>
            </w:r>
          </w:p>
          <w:p w14:paraId="188A0B00" w14:textId="77777777" w:rsidR="00E868F4" w:rsidRPr="00347ED6" w:rsidRDefault="00000000" w:rsidP="008C1564">
            <w:pPr>
              <w:pStyle w:val="tabla"/>
              <w:rPr>
                <w:lang w:val="en-US"/>
              </w:rPr>
            </w:pPr>
            <w:r w:rsidRPr="00347ED6">
              <w:rPr>
                <w:lang w:val="en-US"/>
              </w:rPr>
              <w:t xml:space="preserve">        return Response.status(Response.Status.UNAUTHORIZED)</w:t>
            </w:r>
          </w:p>
          <w:p w14:paraId="02D4C643" w14:textId="77777777" w:rsidR="00E868F4" w:rsidRPr="00347ED6" w:rsidRDefault="00000000" w:rsidP="008C1564">
            <w:pPr>
              <w:pStyle w:val="tabla"/>
              <w:rPr>
                <w:lang w:val="en-US"/>
              </w:rPr>
            </w:pPr>
            <w:r w:rsidRPr="00347ED6">
              <w:rPr>
                <w:lang w:val="en-US"/>
              </w:rPr>
              <w:t xml:space="preserve">                .entity(new LoginResponse(false, null, u, "Credenciales incorrectas")).build();</w:t>
            </w:r>
          </w:p>
          <w:p w14:paraId="37C6A1DA" w14:textId="77777777" w:rsidR="00E868F4" w:rsidRPr="00347ED6" w:rsidRDefault="00000000" w:rsidP="008C1564">
            <w:pPr>
              <w:pStyle w:val="tabla"/>
              <w:rPr>
                <w:lang w:val="en-US"/>
              </w:rPr>
            </w:pPr>
            <w:r w:rsidRPr="00347ED6">
              <w:rPr>
                <w:lang w:val="en-US"/>
              </w:rPr>
              <w:t xml:space="preserve">    }</w:t>
            </w:r>
          </w:p>
          <w:p w14:paraId="5A3BF3CD" w14:textId="77777777" w:rsidR="00E868F4" w:rsidRPr="00347ED6" w:rsidRDefault="00E868F4" w:rsidP="008C1564">
            <w:pPr>
              <w:pStyle w:val="tabla"/>
              <w:rPr>
                <w:lang w:val="en-US"/>
              </w:rPr>
            </w:pPr>
          </w:p>
          <w:p w14:paraId="4904D484" w14:textId="77777777" w:rsidR="00E868F4" w:rsidRPr="00347ED6" w:rsidRDefault="00000000" w:rsidP="008C1564">
            <w:pPr>
              <w:pStyle w:val="tabla"/>
              <w:rPr>
                <w:lang w:val="en-US"/>
              </w:rPr>
            </w:pPr>
            <w:r w:rsidRPr="00347ED6">
              <w:rPr>
                <w:lang w:val="en-US"/>
              </w:rPr>
              <w:t xml:space="preserve">    @POST</w:t>
            </w:r>
          </w:p>
          <w:p w14:paraId="5959AC03" w14:textId="77777777" w:rsidR="00E868F4" w:rsidRPr="00347ED6" w:rsidRDefault="00000000" w:rsidP="008C1564">
            <w:pPr>
              <w:pStyle w:val="tabla"/>
              <w:rPr>
                <w:lang w:val="en-US"/>
              </w:rPr>
            </w:pPr>
            <w:r w:rsidRPr="00347ED6">
              <w:rPr>
                <w:lang w:val="en-US"/>
              </w:rPr>
              <w:t xml:space="preserve">    @Path("/cambiarContrasenia")</w:t>
            </w:r>
          </w:p>
          <w:p w14:paraId="6028C3AF" w14:textId="77777777" w:rsidR="00E868F4" w:rsidRPr="00347ED6" w:rsidRDefault="00000000" w:rsidP="008C1564">
            <w:pPr>
              <w:pStyle w:val="tabla"/>
              <w:rPr>
                <w:lang w:val="en-US"/>
              </w:rPr>
            </w:pPr>
            <w:r w:rsidRPr="00347ED6">
              <w:rPr>
                <w:lang w:val="en-US"/>
              </w:rPr>
              <w:t xml:space="preserve">    @Consumes({MediaType.APPLICATION_JSON, MediaType.APPLICATION_FORM_URLENCODED})</w:t>
            </w:r>
          </w:p>
          <w:p w14:paraId="16E7ED30" w14:textId="77777777" w:rsidR="00E868F4" w:rsidRPr="00347ED6" w:rsidRDefault="00000000" w:rsidP="008C1564">
            <w:pPr>
              <w:pStyle w:val="tabla"/>
              <w:rPr>
                <w:lang w:val="en-US"/>
              </w:rPr>
            </w:pPr>
            <w:r w:rsidRPr="00347ED6">
              <w:rPr>
                <w:lang w:val="en-US"/>
              </w:rPr>
              <w:t xml:space="preserve">    public Response cambiarContrasenia(@QueryParam("contraseniaActual") String qActual,</w:t>
            </w:r>
          </w:p>
          <w:p w14:paraId="5A831165" w14:textId="77777777" w:rsidR="00E868F4" w:rsidRPr="00347ED6" w:rsidRDefault="00000000" w:rsidP="008C1564">
            <w:pPr>
              <w:pStyle w:val="tabla"/>
              <w:rPr>
                <w:lang w:val="en-US"/>
              </w:rPr>
            </w:pPr>
            <w:r w:rsidRPr="00347ED6">
              <w:rPr>
                <w:lang w:val="en-US"/>
              </w:rPr>
              <w:t xml:space="preserve">                                       @QueryParam("contraseniaNueva") String qNueva,</w:t>
            </w:r>
          </w:p>
          <w:p w14:paraId="713F2A0D" w14:textId="77777777" w:rsidR="00E868F4" w:rsidRPr="00347ED6" w:rsidRDefault="00000000" w:rsidP="008C1564">
            <w:pPr>
              <w:pStyle w:val="tabla"/>
              <w:rPr>
                <w:lang w:val="en-US"/>
              </w:rPr>
            </w:pPr>
            <w:r w:rsidRPr="00347ED6">
              <w:rPr>
                <w:lang w:val="en-US"/>
              </w:rPr>
              <w:t xml:space="preserve">                                       @FormParam("contraseniaActual") String fActual,</w:t>
            </w:r>
          </w:p>
          <w:p w14:paraId="1F3D372D" w14:textId="77777777" w:rsidR="00E868F4" w:rsidRDefault="00000000" w:rsidP="008C1564">
            <w:pPr>
              <w:pStyle w:val="tabla"/>
            </w:pPr>
            <w:r w:rsidRPr="00347ED6">
              <w:rPr>
                <w:lang w:val="en-US"/>
              </w:rPr>
              <w:t xml:space="preserve">                                       </w:t>
            </w:r>
            <w:r>
              <w:t>@FormParam("contraseniaNueva") String fNueva) {</w:t>
            </w:r>
          </w:p>
          <w:p w14:paraId="0A7A75F8" w14:textId="77777777" w:rsidR="00E868F4" w:rsidRDefault="00E868F4" w:rsidP="008C1564">
            <w:pPr>
              <w:pStyle w:val="tabla"/>
            </w:pPr>
          </w:p>
          <w:p w14:paraId="170C5C8D" w14:textId="77777777" w:rsidR="00E868F4" w:rsidRDefault="00000000" w:rsidP="008C1564">
            <w:pPr>
              <w:pStyle w:val="tabla"/>
            </w:pPr>
            <w:r>
              <w:t xml:space="preserve">        String actual = (qActual != null) ? qActual : fActual;</w:t>
            </w:r>
          </w:p>
          <w:p w14:paraId="50473C34" w14:textId="77777777" w:rsidR="00E868F4" w:rsidRDefault="00000000" w:rsidP="008C1564">
            <w:pPr>
              <w:pStyle w:val="tabla"/>
            </w:pPr>
            <w:r>
              <w:t xml:space="preserve">        String nueva = (qNueva != null) ? qNueva : fNueva;</w:t>
            </w:r>
          </w:p>
          <w:p w14:paraId="57DD6C75" w14:textId="77777777" w:rsidR="00E868F4" w:rsidRDefault="00E868F4" w:rsidP="008C1564">
            <w:pPr>
              <w:pStyle w:val="tabla"/>
            </w:pPr>
          </w:p>
          <w:p w14:paraId="6496AEFA" w14:textId="77777777" w:rsidR="00E868F4" w:rsidRDefault="00000000" w:rsidP="008C1564">
            <w:pPr>
              <w:pStyle w:val="tabla"/>
            </w:pPr>
            <w:r>
              <w:t xml:space="preserve">        try {</w:t>
            </w:r>
          </w:p>
          <w:p w14:paraId="03C38AEF" w14:textId="77777777" w:rsidR="00E868F4" w:rsidRDefault="00000000" w:rsidP="008C1564">
            <w:pPr>
              <w:pStyle w:val="tabla"/>
            </w:pPr>
            <w:r>
              <w:t xml:space="preserve">            AdministradorCredenciales.cambiarContrasenia(actual, nueva);</w:t>
            </w:r>
          </w:p>
          <w:p w14:paraId="7FB5ABB1" w14:textId="77777777" w:rsidR="00E868F4" w:rsidRDefault="00000000" w:rsidP="008C1564">
            <w:pPr>
              <w:pStyle w:val="tabla"/>
            </w:pPr>
            <w:r>
              <w:t xml:space="preserve">            return Response.ok(RespuestaGeneral.ok("Contrasenia actualizada correctamente")).build();</w:t>
            </w:r>
          </w:p>
          <w:p w14:paraId="7788A054" w14:textId="77777777" w:rsidR="00E868F4" w:rsidRPr="00347ED6" w:rsidRDefault="00000000" w:rsidP="008C1564">
            <w:pPr>
              <w:pStyle w:val="tabla"/>
              <w:rPr>
                <w:lang w:val="en-US"/>
              </w:rPr>
            </w:pPr>
            <w:r>
              <w:t xml:space="preserve">        </w:t>
            </w:r>
            <w:r w:rsidRPr="00347ED6">
              <w:rPr>
                <w:lang w:val="en-US"/>
              </w:rPr>
              <w:t>} catch (Exception e) {</w:t>
            </w:r>
          </w:p>
          <w:p w14:paraId="4F7BC09C" w14:textId="77777777" w:rsidR="00E868F4" w:rsidRPr="00347ED6" w:rsidRDefault="00000000" w:rsidP="008C1564">
            <w:pPr>
              <w:pStyle w:val="tabla"/>
              <w:rPr>
                <w:lang w:val="en-US"/>
              </w:rPr>
            </w:pPr>
            <w:r w:rsidRPr="00347ED6">
              <w:rPr>
                <w:lang w:val="en-US"/>
              </w:rPr>
              <w:lastRenderedPageBreak/>
              <w:t xml:space="preserve">            return Response.status(Response.Status.BAD_REQUEST)</w:t>
            </w:r>
          </w:p>
          <w:p w14:paraId="5998F185" w14:textId="77777777" w:rsidR="00E868F4" w:rsidRPr="00347ED6" w:rsidRDefault="00000000" w:rsidP="008C1564">
            <w:pPr>
              <w:pStyle w:val="tabla"/>
              <w:rPr>
                <w:lang w:val="en-US"/>
              </w:rPr>
            </w:pPr>
            <w:r w:rsidRPr="00347ED6">
              <w:rPr>
                <w:lang w:val="en-US"/>
              </w:rPr>
              <w:t xml:space="preserve">                    .entity(RespuestaGeneral.error(e.getMessage())).build();</w:t>
            </w:r>
          </w:p>
          <w:p w14:paraId="5B7654C8" w14:textId="77777777" w:rsidR="00E868F4" w:rsidRDefault="00000000" w:rsidP="008C1564">
            <w:pPr>
              <w:pStyle w:val="tabla"/>
            </w:pPr>
            <w:r w:rsidRPr="00347ED6">
              <w:rPr>
                <w:lang w:val="en-US"/>
              </w:rPr>
              <w:t xml:space="preserve">        </w:t>
            </w:r>
            <w:r>
              <w:t>}</w:t>
            </w:r>
          </w:p>
          <w:p w14:paraId="659F51D9" w14:textId="77777777" w:rsidR="00E868F4" w:rsidRDefault="00000000" w:rsidP="008C1564">
            <w:pPr>
              <w:pStyle w:val="tabla"/>
            </w:pPr>
            <w:r>
              <w:t xml:space="preserve">    }</w:t>
            </w:r>
          </w:p>
          <w:p w14:paraId="2C13DFD4" w14:textId="77777777" w:rsidR="00E868F4" w:rsidRDefault="00E868F4" w:rsidP="008C1564">
            <w:pPr>
              <w:pStyle w:val="tabla"/>
            </w:pPr>
          </w:p>
        </w:tc>
      </w:tr>
    </w:tbl>
    <w:p w14:paraId="400EB782" w14:textId="77777777" w:rsidR="00E868F4" w:rsidRDefault="00000000" w:rsidP="00C47985">
      <w:r>
        <w:lastRenderedPageBreak/>
        <w:t>2. Métodos de conversión física (longitud, masa y temperatura) con soporte de GET y POST:</w:t>
      </w:r>
    </w:p>
    <w:p w14:paraId="0FA2DC82" w14:textId="77777777" w:rsidR="00E868F4" w:rsidRDefault="00000000" w:rsidP="00C47985">
      <w:pPr>
        <w:pStyle w:val="Heading5"/>
      </w:pPr>
      <w:bookmarkStart w:id="82" w:name="tbl.4"/>
      <w:bookmarkStart w:id="83" w:name="_Toc243926429"/>
      <w:bookmarkStart w:id="84" w:name="_Toc243929198"/>
      <w:bookmarkEnd w:id="82"/>
      <w:r>
        <w:t>Tabla 4</w:t>
      </w:r>
      <w:r>
        <w:br/>
        <w:t>Métodos de conversión expuestos en REST (WSConversorUnidadesRest.java)</w:t>
      </w:r>
      <w:bookmarkEnd w:id="83"/>
      <w:bookmarkEnd w:id="84"/>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7C68EFDB" w14:textId="77777777">
        <w:tc>
          <w:tcPr>
            <w:tcW w:w="8504" w:type="dxa"/>
            <w:tcMar>
              <w:top w:w="100" w:type="dxa"/>
              <w:left w:w="100" w:type="dxa"/>
              <w:bottom w:w="100" w:type="dxa"/>
              <w:right w:w="100" w:type="dxa"/>
            </w:tcMar>
          </w:tcPr>
          <w:p w14:paraId="75F21860" w14:textId="77777777" w:rsidR="00E868F4" w:rsidRPr="00347ED6" w:rsidRDefault="00000000" w:rsidP="008C1564">
            <w:pPr>
              <w:pStyle w:val="tabla"/>
              <w:rPr>
                <w:lang w:val="en-US"/>
              </w:rPr>
            </w:pPr>
            <w:r>
              <w:t xml:space="preserve">    </w:t>
            </w:r>
            <w:r w:rsidRPr="00347ED6">
              <w:rPr>
                <w:lang w:val="en-US"/>
              </w:rPr>
              <w:t>@GET</w:t>
            </w:r>
          </w:p>
          <w:p w14:paraId="639E2112" w14:textId="77777777" w:rsidR="00E868F4" w:rsidRPr="00347ED6" w:rsidRDefault="00000000" w:rsidP="008C1564">
            <w:pPr>
              <w:pStyle w:val="tabla"/>
              <w:rPr>
                <w:lang w:val="en-US"/>
              </w:rPr>
            </w:pPr>
            <w:r w:rsidRPr="00347ED6">
              <w:rPr>
                <w:lang w:val="en-US"/>
              </w:rPr>
              <w:t xml:space="preserve">    @Path("/convertirLongitud")</w:t>
            </w:r>
          </w:p>
          <w:p w14:paraId="446795AB" w14:textId="77777777" w:rsidR="00E868F4" w:rsidRPr="00347ED6" w:rsidRDefault="00000000" w:rsidP="008C1564">
            <w:pPr>
              <w:pStyle w:val="tabla"/>
              <w:rPr>
                <w:lang w:val="en-US"/>
              </w:rPr>
            </w:pPr>
            <w:r w:rsidRPr="00347ED6">
              <w:rPr>
                <w:lang w:val="en-US"/>
              </w:rPr>
              <w:t xml:space="preserve">    public Response convertirLongitudGet(@QueryParam("valor") double valor,</w:t>
            </w:r>
          </w:p>
          <w:p w14:paraId="54E58AB3" w14:textId="77777777" w:rsidR="00E868F4" w:rsidRPr="00347ED6" w:rsidRDefault="00000000" w:rsidP="008C1564">
            <w:pPr>
              <w:pStyle w:val="tabla"/>
              <w:rPr>
                <w:lang w:val="en-US"/>
              </w:rPr>
            </w:pPr>
            <w:r w:rsidRPr="00347ED6">
              <w:rPr>
                <w:lang w:val="en-US"/>
              </w:rPr>
              <w:t xml:space="preserve">                                        @QueryParam("unidadInicial") String unidadInicial,</w:t>
            </w:r>
          </w:p>
          <w:p w14:paraId="0506DD1B" w14:textId="77777777" w:rsidR="00E868F4" w:rsidRPr="00347ED6" w:rsidRDefault="00000000" w:rsidP="008C1564">
            <w:pPr>
              <w:pStyle w:val="tabla"/>
              <w:rPr>
                <w:lang w:val="en-US"/>
              </w:rPr>
            </w:pPr>
            <w:r w:rsidRPr="00347ED6">
              <w:rPr>
                <w:lang w:val="en-US"/>
              </w:rPr>
              <w:t xml:space="preserve">                                        @QueryParam("unidadFinal") String unidadFinal) {</w:t>
            </w:r>
          </w:p>
          <w:p w14:paraId="735D13BF" w14:textId="77777777" w:rsidR="00E868F4" w:rsidRDefault="00000000" w:rsidP="008C1564">
            <w:pPr>
              <w:pStyle w:val="tabla"/>
            </w:pPr>
            <w:r w:rsidRPr="00347ED6">
              <w:rPr>
                <w:lang w:val="en-US"/>
              </w:rPr>
              <w:t xml:space="preserve">        </w:t>
            </w:r>
            <w:r>
              <w:t>return convertirLongitud(valor, unidadInicial, unidadFinal);</w:t>
            </w:r>
          </w:p>
          <w:p w14:paraId="54CB7667" w14:textId="77777777" w:rsidR="00E868F4" w:rsidRPr="00347ED6" w:rsidRDefault="00000000" w:rsidP="008C1564">
            <w:pPr>
              <w:pStyle w:val="tabla"/>
              <w:rPr>
                <w:lang w:val="en-US"/>
              </w:rPr>
            </w:pPr>
            <w:r>
              <w:t xml:space="preserve">    </w:t>
            </w:r>
            <w:r w:rsidRPr="00347ED6">
              <w:rPr>
                <w:lang w:val="en-US"/>
              </w:rPr>
              <w:t>}</w:t>
            </w:r>
          </w:p>
          <w:p w14:paraId="1C8A3C8A" w14:textId="77777777" w:rsidR="00E868F4" w:rsidRPr="00347ED6" w:rsidRDefault="00E868F4" w:rsidP="008C1564">
            <w:pPr>
              <w:pStyle w:val="tabla"/>
              <w:rPr>
                <w:lang w:val="en-US"/>
              </w:rPr>
            </w:pPr>
          </w:p>
          <w:p w14:paraId="7E413BEB" w14:textId="77777777" w:rsidR="00E868F4" w:rsidRPr="00347ED6" w:rsidRDefault="00000000" w:rsidP="008C1564">
            <w:pPr>
              <w:pStyle w:val="tabla"/>
              <w:rPr>
                <w:lang w:val="en-US"/>
              </w:rPr>
            </w:pPr>
            <w:r w:rsidRPr="00347ED6">
              <w:rPr>
                <w:lang w:val="en-US"/>
              </w:rPr>
              <w:t xml:space="preserve">    @POST</w:t>
            </w:r>
          </w:p>
          <w:p w14:paraId="27A492A5" w14:textId="77777777" w:rsidR="00E868F4" w:rsidRPr="00347ED6" w:rsidRDefault="00000000" w:rsidP="008C1564">
            <w:pPr>
              <w:pStyle w:val="tabla"/>
              <w:rPr>
                <w:lang w:val="en-US"/>
              </w:rPr>
            </w:pPr>
            <w:r w:rsidRPr="00347ED6">
              <w:rPr>
                <w:lang w:val="en-US"/>
              </w:rPr>
              <w:t xml:space="preserve">    @Path("/convertirLongitud")</w:t>
            </w:r>
          </w:p>
          <w:p w14:paraId="6F9A898C" w14:textId="77777777" w:rsidR="00E868F4" w:rsidRPr="00347ED6" w:rsidRDefault="00000000" w:rsidP="008C1564">
            <w:pPr>
              <w:pStyle w:val="tabla"/>
              <w:rPr>
                <w:lang w:val="en-US"/>
              </w:rPr>
            </w:pPr>
            <w:r w:rsidRPr="00347ED6">
              <w:rPr>
                <w:lang w:val="en-US"/>
              </w:rPr>
              <w:t xml:space="preserve">    @Consumes({MediaType.APPLICATION_JSON, MediaType.APPLICATION_FORM_URLENCODED})</w:t>
            </w:r>
          </w:p>
          <w:p w14:paraId="169BB640" w14:textId="77777777" w:rsidR="00E868F4" w:rsidRPr="00347ED6" w:rsidRDefault="00000000" w:rsidP="008C1564">
            <w:pPr>
              <w:pStyle w:val="tabla"/>
              <w:rPr>
                <w:lang w:val="en-US"/>
              </w:rPr>
            </w:pPr>
            <w:r w:rsidRPr="00347ED6">
              <w:rPr>
                <w:lang w:val="en-US"/>
              </w:rPr>
              <w:t xml:space="preserve">    public Response convertirLongitudPost(@FormParam("valor") double valor,</w:t>
            </w:r>
          </w:p>
          <w:p w14:paraId="6EAB686C" w14:textId="77777777" w:rsidR="00E868F4" w:rsidRPr="00347ED6" w:rsidRDefault="00000000" w:rsidP="008C1564">
            <w:pPr>
              <w:pStyle w:val="tabla"/>
              <w:rPr>
                <w:lang w:val="en-US"/>
              </w:rPr>
            </w:pPr>
            <w:r w:rsidRPr="00347ED6">
              <w:rPr>
                <w:lang w:val="en-US"/>
              </w:rPr>
              <w:t xml:space="preserve">                                         @FormParam("unidadInicial") String unidadInicial,</w:t>
            </w:r>
          </w:p>
          <w:p w14:paraId="40D1F9C2" w14:textId="77777777" w:rsidR="00E868F4" w:rsidRPr="00347ED6" w:rsidRDefault="00000000" w:rsidP="008C1564">
            <w:pPr>
              <w:pStyle w:val="tabla"/>
              <w:rPr>
                <w:lang w:val="en-US"/>
              </w:rPr>
            </w:pPr>
            <w:r w:rsidRPr="00347ED6">
              <w:rPr>
                <w:lang w:val="en-US"/>
              </w:rPr>
              <w:t xml:space="preserve">                                         @FormParam("unidadFinal") String unidadFinal) {</w:t>
            </w:r>
          </w:p>
          <w:p w14:paraId="52677180" w14:textId="77777777" w:rsidR="00E868F4" w:rsidRDefault="00000000" w:rsidP="008C1564">
            <w:pPr>
              <w:pStyle w:val="tabla"/>
            </w:pPr>
            <w:r w:rsidRPr="00347ED6">
              <w:rPr>
                <w:lang w:val="en-US"/>
              </w:rPr>
              <w:t xml:space="preserve">        </w:t>
            </w:r>
            <w:r>
              <w:t>return convertirLongitud(valor, unidadInicial, unidadFinal);</w:t>
            </w:r>
          </w:p>
          <w:p w14:paraId="657A1629" w14:textId="77777777" w:rsidR="00E868F4" w:rsidRPr="00347ED6" w:rsidRDefault="00000000" w:rsidP="008C1564">
            <w:pPr>
              <w:pStyle w:val="tabla"/>
              <w:rPr>
                <w:lang w:val="en-US"/>
              </w:rPr>
            </w:pPr>
            <w:r>
              <w:t xml:space="preserve">    </w:t>
            </w:r>
            <w:r w:rsidRPr="00347ED6">
              <w:rPr>
                <w:lang w:val="en-US"/>
              </w:rPr>
              <w:t>}</w:t>
            </w:r>
          </w:p>
          <w:p w14:paraId="17B11ADC" w14:textId="77777777" w:rsidR="00E868F4" w:rsidRPr="00347ED6" w:rsidRDefault="00E868F4" w:rsidP="008C1564">
            <w:pPr>
              <w:pStyle w:val="tabla"/>
              <w:rPr>
                <w:lang w:val="en-US"/>
              </w:rPr>
            </w:pPr>
          </w:p>
          <w:p w14:paraId="006015FC" w14:textId="77777777" w:rsidR="00E868F4" w:rsidRPr="00347ED6" w:rsidRDefault="00000000" w:rsidP="008C1564">
            <w:pPr>
              <w:pStyle w:val="tabla"/>
              <w:rPr>
                <w:lang w:val="en-US"/>
              </w:rPr>
            </w:pPr>
            <w:r w:rsidRPr="00347ED6">
              <w:rPr>
                <w:lang w:val="en-US"/>
              </w:rPr>
              <w:t xml:space="preserve">    private Response convertirLongitud(double valor, String unidadInicial, String unidadFinal) {</w:t>
            </w:r>
          </w:p>
          <w:p w14:paraId="01381089" w14:textId="77777777" w:rsidR="00E868F4" w:rsidRPr="00347ED6" w:rsidRDefault="00000000" w:rsidP="008C1564">
            <w:pPr>
              <w:pStyle w:val="tabla"/>
              <w:rPr>
                <w:lang w:val="en-US"/>
              </w:rPr>
            </w:pPr>
            <w:r w:rsidRPr="00347ED6">
              <w:rPr>
                <w:lang w:val="en-US"/>
              </w:rPr>
              <w:t xml:space="preserve">        try {</w:t>
            </w:r>
          </w:p>
          <w:p w14:paraId="5EDEFCC9" w14:textId="77777777" w:rsidR="00E868F4" w:rsidRDefault="00000000" w:rsidP="008C1564">
            <w:pPr>
              <w:pStyle w:val="tabla"/>
            </w:pPr>
            <w:r w:rsidRPr="00347ED6">
              <w:rPr>
                <w:lang w:val="en-US"/>
              </w:rPr>
              <w:t xml:space="preserve">            </w:t>
            </w:r>
            <w:r>
              <w:t>UnidadLongitud origen = UnidadMapper.toLongitud(unidadInicial);</w:t>
            </w:r>
          </w:p>
          <w:p w14:paraId="2B9488E5" w14:textId="77777777" w:rsidR="00E868F4" w:rsidRDefault="00000000" w:rsidP="008C1564">
            <w:pPr>
              <w:pStyle w:val="tabla"/>
            </w:pPr>
            <w:r>
              <w:t xml:space="preserve">            UnidadLongitud destino = UnidadMapper.toLongitud(unidadFinal);</w:t>
            </w:r>
          </w:p>
          <w:p w14:paraId="7C547821" w14:textId="77777777" w:rsidR="00E868F4" w:rsidRDefault="00000000" w:rsidP="008C1564">
            <w:pPr>
              <w:pStyle w:val="tabla"/>
            </w:pPr>
            <w:r>
              <w:t xml:space="preserve">            double resultado = servicioLongitud.convertir(valor, origen, destino);</w:t>
            </w:r>
          </w:p>
          <w:p w14:paraId="4F917A01" w14:textId="77777777" w:rsidR="00E868F4" w:rsidRPr="00347ED6" w:rsidRDefault="00000000" w:rsidP="008C1564">
            <w:pPr>
              <w:pStyle w:val="tabla"/>
              <w:rPr>
                <w:lang w:val="en-US"/>
              </w:rPr>
            </w:pPr>
            <w:r>
              <w:t xml:space="preserve">            </w:t>
            </w:r>
            <w:r w:rsidRPr="00347ED6">
              <w:rPr>
                <w:lang w:val="en-US"/>
              </w:rPr>
              <w:t>return Response.ok(new ConversionResponse(true, "LONGITUD", valor, origen.name(), resultado, destino.name(), "OK")).build();</w:t>
            </w:r>
          </w:p>
          <w:p w14:paraId="1B02677C" w14:textId="77777777" w:rsidR="00E868F4" w:rsidRPr="00347ED6" w:rsidRDefault="00000000" w:rsidP="008C1564">
            <w:pPr>
              <w:pStyle w:val="tabla"/>
              <w:rPr>
                <w:lang w:val="en-US"/>
              </w:rPr>
            </w:pPr>
            <w:r w:rsidRPr="00347ED6">
              <w:rPr>
                <w:lang w:val="en-US"/>
              </w:rPr>
              <w:t xml:space="preserve">        } catch (Exception e) {</w:t>
            </w:r>
          </w:p>
          <w:p w14:paraId="4648C1D5" w14:textId="77777777" w:rsidR="00E868F4" w:rsidRPr="00347ED6" w:rsidRDefault="00000000" w:rsidP="008C1564">
            <w:pPr>
              <w:pStyle w:val="tabla"/>
              <w:rPr>
                <w:lang w:val="en-US"/>
              </w:rPr>
            </w:pPr>
            <w:r w:rsidRPr="00347ED6">
              <w:rPr>
                <w:lang w:val="en-US"/>
              </w:rPr>
              <w:t xml:space="preserve">            return Response.status(Response.Status.BAD_REQUEST).entity(RespuestaGeneral.error(e.getMessage())).build();</w:t>
            </w:r>
          </w:p>
          <w:p w14:paraId="7040F4A6" w14:textId="77777777" w:rsidR="00E868F4" w:rsidRPr="00347ED6" w:rsidRDefault="00000000" w:rsidP="008C1564">
            <w:pPr>
              <w:pStyle w:val="tabla"/>
              <w:rPr>
                <w:lang w:val="en-US"/>
              </w:rPr>
            </w:pPr>
            <w:r w:rsidRPr="00347ED6">
              <w:rPr>
                <w:lang w:val="en-US"/>
              </w:rPr>
              <w:t xml:space="preserve">        }</w:t>
            </w:r>
          </w:p>
          <w:p w14:paraId="06F67035" w14:textId="77777777" w:rsidR="00E868F4" w:rsidRPr="00347ED6" w:rsidRDefault="00000000" w:rsidP="008C1564">
            <w:pPr>
              <w:pStyle w:val="tabla"/>
              <w:rPr>
                <w:lang w:val="en-US"/>
              </w:rPr>
            </w:pPr>
            <w:r w:rsidRPr="00347ED6">
              <w:rPr>
                <w:lang w:val="en-US"/>
              </w:rPr>
              <w:t xml:space="preserve">    }</w:t>
            </w:r>
          </w:p>
          <w:p w14:paraId="373B43F2" w14:textId="77777777" w:rsidR="00E868F4" w:rsidRPr="00347ED6" w:rsidRDefault="00E868F4" w:rsidP="008C1564">
            <w:pPr>
              <w:pStyle w:val="tabla"/>
              <w:rPr>
                <w:lang w:val="en-US"/>
              </w:rPr>
            </w:pPr>
          </w:p>
          <w:p w14:paraId="77AA7892" w14:textId="77777777" w:rsidR="00E868F4" w:rsidRPr="00347ED6" w:rsidRDefault="00000000" w:rsidP="008C1564">
            <w:pPr>
              <w:pStyle w:val="tabla"/>
              <w:rPr>
                <w:lang w:val="en-US"/>
              </w:rPr>
            </w:pPr>
            <w:r w:rsidRPr="00347ED6">
              <w:rPr>
                <w:lang w:val="en-US"/>
              </w:rPr>
              <w:t xml:space="preserve">    @GET</w:t>
            </w:r>
          </w:p>
          <w:p w14:paraId="61E07B30" w14:textId="77777777" w:rsidR="00E868F4" w:rsidRPr="00347ED6" w:rsidRDefault="00000000" w:rsidP="008C1564">
            <w:pPr>
              <w:pStyle w:val="tabla"/>
              <w:rPr>
                <w:lang w:val="en-US"/>
              </w:rPr>
            </w:pPr>
            <w:r w:rsidRPr="00347ED6">
              <w:rPr>
                <w:lang w:val="en-US"/>
              </w:rPr>
              <w:t xml:space="preserve">    @Path("/convertirMasa")</w:t>
            </w:r>
          </w:p>
          <w:p w14:paraId="7BE2CDE8" w14:textId="77777777" w:rsidR="00E868F4" w:rsidRPr="00347ED6" w:rsidRDefault="00000000" w:rsidP="008C1564">
            <w:pPr>
              <w:pStyle w:val="tabla"/>
              <w:rPr>
                <w:lang w:val="en-US"/>
              </w:rPr>
            </w:pPr>
            <w:r w:rsidRPr="00347ED6">
              <w:rPr>
                <w:lang w:val="en-US"/>
              </w:rPr>
              <w:t xml:space="preserve">    public Response convertirMasaGet(@QueryParam("valor") double valor,</w:t>
            </w:r>
          </w:p>
          <w:p w14:paraId="47022595" w14:textId="77777777" w:rsidR="00E868F4" w:rsidRPr="00347ED6" w:rsidRDefault="00000000" w:rsidP="008C1564">
            <w:pPr>
              <w:pStyle w:val="tabla"/>
              <w:rPr>
                <w:lang w:val="en-US"/>
              </w:rPr>
            </w:pPr>
            <w:r w:rsidRPr="00347ED6">
              <w:rPr>
                <w:lang w:val="en-US"/>
              </w:rPr>
              <w:t xml:space="preserve">                                     @QueryParam("unidadInicial") String unidadInicial,</w:t>
            </w:r>
          </w:p>
          <w:p w14:paraId="386898F9" w14:textId="77777777" w:rsidR="00E868F4" w:rsidRPr="00347ED6" w:rsidRDefault="00000000" w:rsidP="008C1564">
            <w:pPr>
              <w:pStyle w:val="tabla"/>
              <w:rPr>
                <w:lang w:val="en-US"/>
              </w:rPr>
            </w:pPr>
            <w:r w:rsidRPr="00347ED6">
              <w:rPr>
                <w:lang w:val="en-US"/>
              </w:rPr>
              <w:t xml:space="preserve">                                     @QueryParam("unidadFinal") String unidadFinal) {</w:t>
            </w:r>
          </w:p>
          <w:p w14:paraId="1FC16C1D" w14:textId="77777777" w:rsidR="00E868F4" w:rsidRDefault="00000000" w:rsidP="008C1564">
            <w:pPr>
              <w:pStyle w:val="tabla"/>
            </w:pPr>
            <w:r w:rsidRPr="00347ED6">
              <w:rPr>
                <w:lang w:val="en-US"/>
              </w:rPr>
              <w:t xml:space="preserve">        </w:t>
            </w:r>
            <w:r>
              <w:t>return convertirMasa(valor, unidadInicial, unidadFinal);</w:t>
            </w:r>
          </w:p>
          <w:p w14:paraId="5A5D5E57" w14:textId="77777777" w:rsidR="00E868F4" w:rsidRPr="00347ED6" w:rsidRDefault="00000000" w:rsidP="008C1564">
            <w:pPr>
              <w:pStyle w:val="tabla"/>
              <w:rPr>
                <w:lang w:val="en-US"/>
              </w:rPr>
            </w:pPr>
            <w:r>
              <w:t xml:space="preserve">    </w:t>
            </w:r>
            <w:r w:rsidRPr="00347ED6">
              <w:rPr>
                <w:lang w:val="en-US"/>
              </w:rPr>
              <w:t>}</w:t>
            </w:r>
          </w:p>
          <w:p w14:paraId="4AF90639" w14:textId="77777777" w:rsidR="00E868F4" w:rsidRPr="00347ED6" w:rsidRDefault="00E868F4" w:rsidP="008C1564">
            <w:pPr>
              <w:pStyle w:val="tabla"/>
              <w:rPr>
                <w:lang w:val="en-US"/>
              </w:rPr>
            </w:pPr>
          </w:p>
          <w:p w14:paraId="4E7091A5" w14:textId="77777777" w:rsidR="00E868F4" w:rsidRPr="00347ED6" w:rsidRDefault="00000000" w:rsidP="008C1564">
            <w:pPr>
              <w:pStyle w:val="tabla"/>
              <w:rPr>
                <w:lang w:val="en-US"/>
              </w:rPr>
            </w:pPr>
            <w:r w:rsidRPr="00347ED6">
              <w:rPr>
                <w:lang w:val="en-US"/>
              </w:rPr>
              <w:t xml:space="preserve">    @POST</w:t>
            </w:r>
          </w:p>
          <w:p w14:paraId="4F905815" w14:textId="77777777" w:rsidR="00E868F4" w:rsidRPr="00347ED6" w:rsidRDefault="00000000" w:rsidP="008C1564">
            <w:pPr>
              <w:pStyle w:val="tabla"/>
              <w:rPr>
                <w:lang w:val="en-US"/>
              </w:rPr>
            </w:pPr>
            <w:r w:rsidRPr="00347ED6">
              <w:rPr>
                <w:lang w:val="en-US"/>
              </w:rPr>
              <w:lastRenderedPageBreak/>
              <w:t xml:space="preserve">    @Path("/convertirMasa")</w:t>
            </w:r>
          </w:p>
          <w:p w14:paraId="6F90021B" w14:textId="77777777" w:rsidR="00E868F4" w:rsidRPr="00347ED6" w:rsidRDefault="00000000" w:rsidP="008C1564">
            <w:pPr>
              <w:pStyle w:val="tabla"/>
              <w:rPr>
                <w:lang w:val="en-US"/>
              </w:rPr>
            </w:pPr>
            <w:r w:rsidRPr="00347ED6">
              <w:rPr>
                <w:lang w:val="en-US"/>
              </w:rPr>
              <w:t xml:space="preserve">    @Consumes({MediaType.APPLICATION_JSON, MediaType.APPLICATION_FORM_URLENCODED})</w:t>
            </w:r>
          </w:p>
          <w:p w14:paraId="02ADB5E8" w14:textId="77777777" w:rsidR="00E868F4" w:rsidRPr="00347ED6" w:rsidRDefault="00000000" w:rsidP="008C1564">
            <w:pPr>
              <w:pStyle w:val="tabla"/>
              <w:rPr>
                <w:lang w:val="en-US"/>
              </w:rPr>
            </w:pPr>
            <w:r w:rsidRPr="00347ED6">
              <w:rPr>
                <w:lang w:val="en-US"/>
              </w:rPr>
              <w:t xml:space="preserve">    public Response convertirMasaPost(@FormParam("valor") double valor,</w:t>
            </w:r>
          </w:p>
          <w:p w14:paraId="5D282E91" w14:textId="77777777" w:rsidR="00E868F4" w:rsidRPr="00347ED6" w:rsidRDefault="00000000" w:rsidP="008C1564">
            <w:pPr>
              <w:pStyle w:val="tabla"/>
              <w:rPr>
                <w:lang w:val="en-US"/>
              </w:rPr>
            </w:pPr>
            <w:r w:rsidRPr="00347ED6">
              <w:rPr>
                <w:lang w:val="en-US"/>
              </w:rPr>
              <w:t xml:space="preserve">                                      @FormParam("unidadInicial") String unidadInicial,</w:t>
            </w:r>
          </w:p>
          <w:p w14:paraId="698F4DBD" w14:textId="77777777" w:rsidR="00E868F4" w:rsidRPr="00347ED6" w:rsidRDefault="00000000" w:rsidP="008C1564">
            <w:pPr>
              <w:pStyle w:val="tabla"/>
              <w:rPr>
                <w:lang w:val="en-US"/>
              </w:rPr>
            </w:pPr>
            <w:r w:rsidRPr="00347ED6">
              <w:rPr>
                <w:lang w:val="en-US"/>
              </w:rPr>
              <w:t xml:space="preserve">                                      @FormParam("unidadFinal") String unidadFinal) {</w:t>
            </w:r>
          </w:p>
          <w:p w14:paraId="39A62D11" w14:textId="77777777" w:rsidR="00E868F4" w:rsidRDefault="00000000" w:rsidP="008C1564">
            <w:pPr>
              <w:pStyle w:val="tabla"/>
            </w:pPr>
            <w:r w:rsidRPr="00347ED6">
              <w:rPr>
                <w:lang w:val="en-US"/>
              </w:rPr>
              <w:t xml:space="preserve">        </w:t>
            </w:r>
            <w:r>
              <w:t>return convertirMasa(valor, unidadInicial, unidadFinal);</w:t>
            </w:r>
          </w:p>
          <w:p w14:paraId="371BC41C" w14:textId="77777777" w:rsidR="00E868F4" w:rsidRDefault="00000000" w:rsidP="008C1564">
            <w:pPr>
              <w:pStyle w:val="tabla"/>
            </w:pPr>
            <w:r>
              <w:t xml:space="preserve">    }</w:t>
            </w:r>
          </w:p>
          <w:p w14:paraId="3F3F4555" w14:textId="77777777" w:rsidR="00E868F4" w:rsidRDefault="00E868F4" w:rsidP="008C1564">
            <w:pPr>
              <w:pStyle w:val="tabla"/>
            </w:pPr>
          </w:p>
          <w:p w14:paraId="79539B94" w14:textId="77777777" w:rsidR="00E868F4" w:rsidRDefault="00000000" w:rsidP="008C1564">
            <w:pPr>
              <w:pStyle w:val="tabla"/>
            </w:pPr>
            <w:r>
              <w:t xml:space="preserve">    private Response convertirMasa(double valor, String unidadInicial, String unidadFinal) {</w:t>
            </w:r>
          </w:p>
          <w:p w14:paraId="17846478" w14:textId="77777777" w:rsidR="00E868F4" w:rsidRDefault="00000000" w:rsidP="008C1564">
            <w:pPr>
              <w:pStyle w:val="tabla"/>
            </w:pPr>
            <w:r>
              <w:t xml:space="preserve">        try {</w:t>
            </w:r>
          </w:p>
          <w:p w14:paraId="4D0F120E" w14:textId="77777777" w:rsidR="00E868F4" w:rsidRDefault="00000000" w:rsidP="008C1564">
            <w:pPr>
              <w:pStyle w:val="tabla"/>
            </w:pPr>
            <w:r>
              <w:t xml:space="preserve">            UnidadMasa origen = UnidadMapper.toMasa(unidadInicial);</w:t>
            </w:r>
          </w:p>
          <w:p w14:paraId="56348158" w14:textId="77777777" w:rsidR="00E868F4" w:rsidRDefault="00000000" w:rsidP="008C1564">
            <w:pPr>
              <w:pStyle w:val="tabla"/>
            </w:pPr>
            <w:r>
              <w:t xml:space="preserve">            UnidadMasa destino = UnidadMapper.toMasa(unidadFinal);</w:t>
            </w:r>
          </w:p>
          <w:p w14:paraId="3752FA24" w14:textId="77777777" w:rsidR="00E868F4" w:rsidRDefault="00000000" w:rsidP="008C1564">
            <w:pPr>
              <w:pStyle w:val="tabla"/>
            </w:pPr>
            <w:r>
              <w:t xml:space="preserve">            double resultado = servicioMasa.convertir(valor, origen, destino);</w:t>
            </w:r>
          </w:p>
          <w:p w14:paraId="05530382" w14:textId="77777777" w:rsidR="00E868F4" w:rsidRPr="00347ED6" w:rsidRDefault="00000000" w:rsidP="008C1564">
            <w:pPr>
              <w:pStyle w:val="tabla"/>
              <w:rPr>
                <w:lang w:val="en-US"/>
              </w:rPr>
            </w:pPr>
            <w:r>
              <w:t xml:space="preserve">            </w:t>
            </w:r>
            <w:r w:rsidRPr="00347ED6">
              <w:rPr>
                <w:lang w:val="en-US"/>
              </w:rPr>
              <w:t>return Response.ok(new ConversionResponse(true, "MASA", valor, origen.name(), resultado, destino.name(), "OK")).build();</w:t>
            </w:r>
          </w:p>
          <w:p w14:paraId="5CBA5031" w14:textId="77777777" w:rsidR="00E868F4" w:rsidRPr="00347ED6" w:rsidRDefault="00000000" w:rsidP="008C1564">
            <w:pPr>
              <w:pStyle w:val="tabla"/>
              <w:rPr>
                <w:lang w:val="en-US"/>
              </w:rPr>
            </w:pPr>
            <w:r w:rsidRPr="00347ED6">
              <w:rPr>
                <w:lang w:val="en-US"/>
              </w:rPr>
              <w:t xml:space="preserve">        } catch (Exception e) {</w:t>
            </w:r>
          </w:p>
          <w:p w14:paraId="72A349F4" w14:textId="77777777" w:rsidR="00E868F4" w:rsidRPr="00347ED6" w:rsidRDefault="00000000" w:rsidP="008C1564">
            <w:pPr>
              <w:pStyle w:val="tabla"/>
              <w:rPr>
                <w:lang w:val="en-US"/>
              </w:rPr>
            </w:pPr>
            <w:r w:rsidRPr="00347ED6">
              <w:rPr>
                <w:lang w:val="en-US"/>
              </w:rPr>
              <w:t xml:space="preserve">            return Response.status(Response.Status.BAD_REQUEST).entity(RespuestaGeneral.error(e.getMessage())).build();</w:t>
            </w:r>
          </w:p>
          <w:p w14:paraId="7D5913E4" w14:textId="77777777" w:rsidR="00E868F4" w:rsidRPr="00347ED6" w:rsidRDefault="00000000" w:rsidP="008C1564">
            <w:pPr>
              <w:pStyle w:val="tabla"/>
              <w:rPr>
                <w:lang w:val="en-US"/>
              </w:rPr>
            </w:pPr>
            <w:r w:rsidRPr="00347ED6">
              <w:rPr>
                <w:lang w:val="en-US"/>
              </w:rPr>
              <w:t xml:space="preserve">        }</w:t>
            </w:r>
          </w:p>
          <w:p w14:paraId="5D5D1494" w14:textId="77777777" w:rsidR="00E868F4" w:rsidRPr="00347ED6" w:rsidRDefault="00000000" w:rsidP="008C1564">
            <w:pPr>
              <w:pStyle w:val="tabla"/>
              <w:rPr>
                <w:lang w:val="en-US"/>
              </w:rPr>
            </w:pPr>
            <w:r w:rsidRPr="00347ED6">
              <w:rPr>
                <w:lang w:val="en-US"/>
              </w:rPr>
              <w:t xml:space="preserve">    }</w:t>
            </w:r>
          </w:p>
          <w:p w14:paraId="56EB4A41" w14:textId="77777777" w:rsidR="00E868F4" w:rsidRPr="00347ED6" w:rsidRDefault="00E868F4" w:rsidP="008C1564">
            <w:pPr>
              <w:pStyle w:val="tabla"/>
              <w:rPr>
                <w:lang w:val="en-US"/>
              </w:rPr>
            </w:pPr>
          </w:p>
          <w:p w14:paraId="1B8C8D50" w14:textId="77777777" w:rsidR="00E868F4" w:rsidRPr="00347ED6" w:rsidRDefault="00000000" w:rsidP="008C1564">
            <w:pPr>
              <w:pStyle w:val="tabla"/>
              <w:rPr>
                <w:lang w:val="en-US"/>
              </w:rPr>
            </w:pPr>
            <w:r w:rsidRPr="00347ED6">
              <w:rPr>
                <w:lang w:val="en-US"/>
              </w:rPr>
              <w:t xml:space="preserve">    @GET</w:t>
            </w:r>
          </w:p>
          <w:p w14:paraId="7A15E68A" w14:textId="77777777" w:rsidR="00E868F4" w:rsidRPr="00347ED6" w:rsidRDefault="00000000" w:rsidP="008C1564">
            <w:pPr>
              <w:pStyle w:val="tabla"/>
              <w:rPr>
                <w:lang w:val="en-US"/>
              </w:rPr>
            </w:pPr>
            <w:r w:rsidRPr="00347ED6">
              <w:rPr>
                <w:lang w:val="en-US"/>
              </w:rPr>
              <w:t xml:space="preserve">    @Path("/convertirTemperatura")</w:t>
            </w:r>
          </w:p>
          <w:p w14:paraId="353A29FB" w14:textId="77777777" w:rsidR="00E868F4" w:rsidRPr="00347ED6" w:rsidRDefault="00000000" w:rsidP="008C1564">
            <w:pPr>
              <w:pStyle w:val="tabla"/>
              <w:rPr>
                <w:lang w:val="en-US"/>
              </w:rPr>
            </w:pPr>
            <w:r w:rsidRPr="00347ED6">
              <w:rPr>
                <w:lang w:val="en-US"/>
              </w:rPr>
              <w:t xml:space="preserve">    public Response convertirTemperaturaGet(@QueryParam("valor") double valor,</w:t>
            </w:r>
          </w:p>
          <w:p w14:paraId="136940C0" w14:textId="77777777" w:rsidR="00E868F4" w:rsidRPr="00347ED6" w:rsidRDefault="00000000" w:rsidP="008C1564">
            <w:pPr>
              <w:pStyle w:val="tabla"/>
              <w:rPr>
                <w:lang w:val="en-US"/>
              </w:rPr>
            </w:pPr>
            <w:r w:rsidRPr="00347ED6">
              <w:rPr>
                <w:lang w:val="en-US"/>
              </w:rPr>
              <w:t xml:space="preserve">                                            @QueryParam("unidadInicial") String unidadInicial,</w:t>
            </w:r>
          </w:p>
          <w:p w14:paraId="47E5D2ED" w14:textId="77777777" w:rsidR="00E868F4" w:rsidRPr="00347ED6" w:rsidRDefault="00000000" w:rsidP="008C1564">
            <w:pPr>
              <w:pStyle w:val="tabla"/>
              <w:rPr>
                <w:lang w:val="en-US"/>
              </w:rPr>
            </w:pPr>
            <w:r w:rsidRPr="00347ED6">
              <w:rPr>
                <w:lang w:val="en-US"/>
              </w:rPr>
              <w:t xml:space="preserve">                                            @QueryParam("unidadFinal") String unidadFinal) {</w:t>
            </w:r>
          </w:p>
          <w:p w14:paraId="56D9AB62" w14:textId="77777777" w:rsidR="00E868F4" w:rsidRDefault="00000000" w:rsidP="008C1564">
            <w:pPr>
              <w:pStyle w:val="tabla"/>
            </w:pPr>
            <w:r w:rsidRPr="00347ED6">
              <w:rPr>
                <w:lang w:val="en-US"/>
              </w:rPr>
              <w:t xml:space="preserve">        </w:t>
            </w:r>
            <w:r>
              <w:t>return convertirTemperatura(valor, unidadInicial, unidadFinal);</w:t>
            </w:r>
          </w:p>
          <w:p w14:paraId="7790ADE8" w14:textId="77777777" w:rsidR="00E868F4" w:rsidRPr="00347ED6" w:rsidRDefault="00000000" w:rsidP="008C1564">
            <w:pPr>
              <w:pStyle w:val="tabla"/>
              <w:rPr>
                <w:lang w:val="en-US"/>
              </w:rPr>
            </w:pPr>
            <w:r>
              <w:t xml:space="preserve">    </w:t>
            </w:r>
            <w:r w:rsidRPr="00347ED6">
              <w:rPr>
                <w:lang w:val="en-US"/>
              </w:rPr>
              <w:t>}</w:t>
            </w:r>
          </w:p>
          <w:p w14:paraId="046C9F49" w14:textId="77777777" w:rsidR="00E868F4" w:rsidRPr="00347ED6" w:rsidRDefault="00E868F4" w:rsidP="008C1564">
            <w:pPr>
              <w:pStyle w:val="tabla"/>
              <w:rPr>
                <w:lang w:val="en-US"/>
              </w:rPr>
            </w:pPr>
          </w:p>
          <w:p w14:paraId="56276CB0" w14:textId="77777777" w:rsidR="00E868F4" w:rsidRPr="00347ED6" w:rsidRDefault="00000000" w:rsidP="008C1564">
            <w:pPr>
              <w:pStyle w:val="tabla"/>
              <w:rPr>
                <w:lang w:val="en-US"/>
              </w:rPr>
            </w:pPr>
            <w:r w:rsidRPr="00347ED6">
              <w:rPr>
                <w:lang w:val="en-US"/>
              </w:rPr>
              <w:t xml:space="preserve">    @POST</w:t>
            </w:r>
          </w:p>
          <w:p w14:paraId="41818C7B" w14:textId="77777777" w:rsidR="00E868F4" w:rsidRPr="00347ED6" w:rsidRDefault="00000000" w:rsidP="008C1564">
            <w:pPr>
              <w:pStyle w:val="tabla"/>
              <w:rPr>
                <w:lang w:val="en-US"/>
              </w:rPr>
            </w:pPr>
            <w:r w:rsidRPr="00347ED6">
              <w:rPr>
                <w:lang w:val="en-US"/>
              </w:rPr>
              <w:t xml:space="preserve">    @Path("/convertirTemperatura")</w:t>
            </w:r>
          </w:p>
          <w:p w14:paraId="21F71DC8" w14:textId="77777777" w:rsidR="00E868F4" w:rsidRPr="00347ED6" w:rsidRDefault="00000000" w:rsidP="008C1564">
            <w:pPr>
              <w:pStyle w:val="tabla"/>
              <w:rPr>
                <w:lang w:val="en-US"/>
              </w:rPr>
            </w:pPr>
            <w:r w:rsidRPr="00347ED6">
              <w:rPr>
                <w:lang w:val="en-US"/>
              </w:rPr>
              <w:t xml:space="preserve">    @Consumes({MediaType.APPLICATION_JSON, MediaType.APPLICATION_FORM_URLENCODED})</w:t>
            </w:r>
          </w:p>
          <w:p w14:paraId="203E45FE" w14:textId="77777777" w:rsidR="00E868F4" w:rsidRPr="00347ED6" w:rsidRDefault="00000000" w:rsidP="008C1564">
            <w:pPr>
              <w:pStyle w:val="tabla"/>
              <w:rPr>
                <w:lang w:val="en-US"/>
              </w:rPr>
            </w:pPr>
            <w:r w:rsidRPr="00347ED6">
              <w:rPr>
                <w:lang w:val="en-US"/>
              </w:rPr>
              <w:t xml:space="preserve">    public Response convertirTemperaturaPost(@FormParam("valor") double valor,</w:t>
            </w:r>
          </w:p>
          <w:p w14:paraId="100FEDEE" w14:textId="77777777" w:rsidR="00E868F4" w:rsidRPr="00347ED6" w:rsidRDefault="00000000" w:rsidP="008C1564">
            <w:pPr>
              <w:pStyle w:val="tabla"/>
              <w:rPr>
                <w:lang w:val="en-US"/>
              </w:rPr>
            </w:pPr>
            <w:r w:rsidRPr="00347ED6">
              <w:rPr>
                <w:lang w:val="en-US"/>
              </w:rPr>
              <w:t xml:space="preserve">                                             @FormParam("unidadInicial") String unidadInicial,</w:t>
            </w:r>
          </w:p>
          <w:p w14:paraId="4E276FF8" w14:textId="77777777" w:rsidR="00E868F4" w:rsidRPr="00347ED6" w:rsidRDefault="00000000" w:rsidP="008C1564">
            <w:pPr>
              <w:pStyle w:val="tabla"/>
              <w:rPr>
                <w:lang w:val="en-US"/>
              </w:rPr>
            </w:pPr>
            <w:r w:rsidRPr="00347ED6">
              <w:rPr>
                <w:lang w:val="en-US"/>
              </w:rPr>
              <w:t xml:space="preserve">                                             @FormParam("unidadFinal") String unidadFinal) {</w:t>
            </w:r>
          </w:p>
          <w:p w14:paraId="59FF52E3" w14:textId="77777777" w:rsidR="00E868F4" w:rsidRDefault="00000000" w:rsidP="008C1564">
            <w:pPr>
              <w:pStyle w:val="tabla"/>
            </w:pPr>
            <w:r w:rsidRPr="00347ED6">
              <w:rPr>
                <w:lang w:val="en-US"/>
              </w:rPr>
              <w:t xml:space="preserve">        </w:t>
            </w:r>
            <w:r>
              <w:t>return convertirTemperatura(valor, unidadInicial, unidadFinal);</w:t>
            </w:r>
          </w:p>
          <w:p w14:paraId="331BA77B" w14:textId="77777777" w:rsidR="00E868F4" w:rsidRDefault="00000000" w:rsidP="008C1564">
            <w:pPr>
              <w:pStyle w:val="tabla"/>
            </w:pPr>
            <w:r>
              <w:t xml:space="preserve">    }</w:t>
            </w:r>
          </w:p>
          <w:p w14:paraId="46F4EB6E" w14:textId="77777777" w:rsidR="00E868F4" w:rsidRDefault="00E868F4" w:rsidP="008C1564">
            <w:pPr>
              <w:pStyle w:val="tabla"/>
            </w:pPr>
          </w:p>
          <w:p w14:paraId="3CF8BB52" w14:textId="77777777" w:rsidR="00E868F4" w:rsidRDefault="00000000" w:rsidP="008C1564">
            <w:pPr>
              <w:pStyle w:val="tabla"/>
            </w:pPr>
            <w:r>
              <w:t xml:space="preserve">    private Response convertirTemperatura(double valor, String unidadInicial, String unidadFinal) {</w:t>
            </w:r>
          </w:p>
          <w:p w14:paraId="2D3702E5" w14:textId="77777777" w:rsidR="00E868F4" w:rsidRDefault="00000000" w:rsidP="008C1564">
            <w:pPr>
              <w:pStyle w:val="tabla"/>
            </w:pPr>
            <w:r>
              <w:t xml:space="preserve">        try {</w:t>
            </w:r>
          </w:p>
          <w:p w14:paraId="3276D752" w14:textId="77777777" w:rsidR="00E868F4" w:rsidRDefault="00000000" w:rsidP="008C1564">
            <w:pPr>
              <w:pStyle w:val="tabla"/>
            </w:pPr>
            <w:r>
              <w:t xml:space="preserve">            UnidadTemperatura origen = UnidadMapper.toTemperatura(unidadInicial);</w:t>
            </w:r>
          </w:p>
          <w:p w14:paraId="142F2D3F" w14:textId="77777777" w:rsidR="00E868F4" w:rsidRDefault="00000000" w:rsidP="008C1564">
            <w:pPr>
              <w:pStyle w:val="tabla"/>
            </w:pPr>
            <w:r>
              <w:t xml:space="preserve">            UnidadTemperatura destino = UnidadMapper.toTemperatura(unidadFinal);</w:t>
            </w:r>
          </w:p>
          <w:p w14:paraId="70E79629" w14:textId="77777777" w:rsidR="00E868F4" w:rsidRDefault="00000000" w:rsidP="008C1564">
            <w:pPr>
              <w:pStyle w:val="tabla"/>
            </w:pPr>
            <w:r>
              <w:t xml:space="preserve">            double resultado = servicioTemperatura.convertir(valor, origen, destino);</w:t>
            </w:r>
          </w:p>
          <w:p w14:paraId="7F789FA6" w14:textId="77777777" w:rsidR="00E868F4" w:rsidRPr="00347ED6" w:rsidRDefault="00000000" w:rsidP="008C1564">
            <w:pPr>
              <w:pStyle w:val="tabla"/>
              <w:rPr>
                <w:lang w:val="en-US"/>
              </w:rPr>
            </w:pPr>
            <w:r>
              <w:t xml:space="preserve">            </w:t>
            </w:r>
            <w:r w:rsidRPr="00347ED6">
              <w:rPr>
                <w:lang w:val="en-US"/>
              </w:rPr>
              <w:t>return Response.ok(new ConversionResponse(true, "TEMPERATURA", valor, origen.name(), resultado, destino.name(), "OK")).build();</w:t>
            </w:r>
          </w:p>
          <w:p w14:paraId="51918DC7" w14:textId="77777777" w:rsidR="00E868F4" w:rsidRPr="00347ED6" w:rsidRDefault="00000000" w:rsidP="008C1564">
            <w:pPr>
              <w:pStyle w:val="tabla"/>
              <w:rPr>
                <w:lang w:val="en-US"/>
              </w:rPr>
            </w:pPr>
            <w:r w:rsidRPr="00347ED6">
              <w:rPr>
                <w:lang w:val="en-US"/>
              </w:rPr>
              <w:t xml:space="preserve">        } catch (Exception e) {</w:t>
            </w:r>
          </w:p>
          <w:p w14:paraId="57F8E97A" w14:textId="77777777" w:rsidR="00E868F4" w:rsidRPr="00347ED6" w:rsidRDefault="00000000" w:rsidP="008C1564">
            <w:pPr>
              <w:pStyle w:val="tabla"/>
              <w:rPr>
                <w:lang w:val="en-US"/>
              </w:rPr>
            </w:pPr>
            <w:r w:rsidRPr="00347ED6">
              <w:rPr>
                <w:lang w:val="en-US"/>
              </w:rPr>
              <w:lastRenderedPageBreak/>
              <w:t xml:space="preserve">            return Response.status(Response.Status.BAD_REQUEST).entity(RespuestaGeneral.error(e.getMessage())).build();</w:t>
            </w:r>
          </w:p>
          <w:p w14:paraId="0321D387" w14:textId="77777777" w:rsidR="00E868F4" w:rsidRDefault="00000000" w:rsidP="008C1564">
            <w:pPr>
              <w:pStyle w:val="tabla"/>
            </w:pPr>
            <w:r w:rsidRPr="00347ED6">
              <w:rPr>
                <w:lang w:val="en-US"/>
              </w:rPr>
              <w:t xml:space="preserve">        </w:t>
            </w:r>
            <w:r>
              <w:t>}</w:t>
            </w:r>
          </w:p>
          <w:p w14:paraId="43BC8C3A" w14:textId="77777777" w:rsidR="00E868F4" w:rsidRDefault="00000000" w:rsidP="008C1564">
            <w:pPr>
              <w:pStyle w:val="tabla"/>
            </w:pPr>
            <w:r>
              <w:t xml:space="preserve">    }</w:t>
            </w:r>
          </w:p>
          <w:p w14:paraId="335C7107" w14:textId="77777777" w:rsidR="00E868F4" w:rsidRDefault="00000000" w:rsidP="008C1564">
            <w:pPr>
              <w:pStyle w:val="tabla"/>
            </w:pPr>
            <w:r>
              <w:t>}</w:t>
            </w:r>
          </w:p>
        </w:tc>
      </w:tr>
    </w:tbl>
    <w:p w14:paraId="60C6AE5A" w14:textId="77777777" w:rsidR="00E868F4" w:rsidRDefault="00000000" w:rsidP="00C47985">
      <w:pPr>
        <w:pStyle w:val="Heading3"/>
      </w:pPr>
      <w:bookmarkStart w:id="85" w:name="h.sp11"/>
      <w:bookmarkStart w:id="86" w:name="_Toc243933351"/>
      <w:bookmarkEnd w:id="85"/>
      <w:r>
        <w:lastRenderedPageBreak/>
        <w:t>Paso 11: Implementación de Recursos REST Dedicados (/api/auth y /api/conversor)</w:t>
      </w:r>
      <w:bookmarkEnd w:id="86"/>
    </w:p>
    <w:p w14:paraId="411B8E08" w14:textId="77777777" w:rsidR="00E868F4" w:rsidRDefault="00000000" w:rsidP="00C47985">
      <w:r>
        <w:t>Para una arquitectura orientada a recursos pura, se diseñan endpoints independientes para autenticación y para cálculo numérico:</w:t>
      </w:r>
    </w:p>
    <w:p w14:paraId="5924B2DB" w14:textId="77777777" w:rsidR="00E868F4" w:rsidRDefault="00000000" w:rsidP="00C47985">
      <w:r>
        <w:t>AutenticacionResource maneja el login con cuerpo JSON (/api/auth/login), formularios (/api/auth/login-form), cambio de contraseña (/api/auth/cambiar-contrasenia) y verificación de vigencia de tokens:</w:t>
      </w:r>
    </w:p>
    <w:p w14:paraId="6FEE4F40" w14:textId="77777777" w:rsidR="00E868F4" w:rsidRDefault="00000000" w:rsidP="00C47985">
      <w:pPr>
        <w:pStyle w:val="Heading5"/>
      </w:pPr>
      <w:bookmarkStart w:id="87" w:name="tbl.5"/>
      <w:bookmarkStart w:id="88" w:name="_Toc243926430"/>
      <w:bookmarkStart w:id="89" w:name="_Toc243929199"/>
      <w:bookmarkEnd w:id="87"/>
      <w:r>
        <w:t>Tabla 5</w:t>
      </w:r>
      <w:r>
        <w:br/>
        <w:t>Recurso REST de Autenticación (AutenticacionResource.java)</w:t>
      </w:r>
      <w:bookmarkEnd w:id="88"/>
      <w:bookmarkEnd w:id="89"/>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36F194EA" w14:textId="77777777">
        <w:tc>
          <w:tcPr>
            <w:tcW w:w="8504" w:type="dxa"/>
            <w:tcMar>
              <w:top w:w="100" w:type="dxa"/>
              <w:left w:w="100" w:type="dxa"/>
              <w:bottom w:w="100" w:type="dxa"/>
              <w:right w:w="100" w:type="dxa"/>
            </w:tcMar>
          </w:tcPr>
          <w:p w14:paraId="24634655" w14:textId="77777777" w:rsidR="00E868F4" w:rsidRDefault="00000000" w:rsidP="008C1564">
            <w:pPr>
              <w:pStyle w:val="tabla"/>
            </w:pPr>
            <w:r>
              <w:t>package ec.edu.monster.controladores.rest;</w:t>
            </w:r>
          </w:p>
          <w:p w14:paraId="0F8DFCEE" w14:textId="77777777" w:rsidR="00E868F4" w:rsidRDefault="00E868F4" w:rsidP="008C1564">
            <w:pPr>
              <w:pStyle w:val="tabla"/>
            </w:pPr>
          </w:p>
          <w:p w14:paraId="552CE5F7" w14:textId="77777777" w:rsidR="00E868F4" w:rsidRDefault="00000000" w:rsidP="008C1564">
            <w:pPr>
              <w:pStyle w:val="tabla"/>
            </w:pPr>
            <w:r>
              <w:t>import ec.edu.monster.modelos.dto.CambioContraseniaRequest;</w:t>
            </w:r>
          </w:p>
          <w:p w14:paraId="367F14B7" w14:textId="77777777" w:rsidR="00E868F4" w:rsidRDefault="00000000" w:rsidP="008C1564">
            <w:pPr>
              <w:pStyle w:val="tabla"/>
            </w:pPr>
            <w:r>
              <w:t>import ec.edu.monster.modelos.dto.LoginRequest;</w:t>
            </w:r>
          </w:p>
          <w:p w14:paraId="444A7E1B" w14:textId="77777777" w:rsidR="00E868F4" w:rsidRDefault="00000000" w:rsidP="008C1564">
            <w:pPr>
              <w:pStyle w:val="tabla"/>
            </w:pPr>
            <w:r>
              <w:t>import ec.edu.monster.modelos.dto.LoginResponse;</w:t>
            </w:r>
          </w:p>
          <w:p w14:paraId="78D4B28A" w14:textId="77777777" w:rsidR="00E868F4" w:rsidRDefault="00000000" w:rsidP="008C1564">
            <w:pPr>
              <w:pStyle w:val="tabla"/>
            </w:pPr>
            <w:r>
              <w:t>import ec.edu.monster.modelos.dto.RespuestaGeneral;</w:t>
            </w:r>
          </w:p>
          <w:p w14:paraId="12D24515" w14:textId="77777777" w:rsidR="00E868F4" w:rsidRDefault="00000000" w:rsidP="008C1564">
            <w:pPr>
              <w:pStyle w:val="tabla"/>
            </w:pPr>
            <w:r>
              <w:t>import ec.edu.monster.seguridad.AdministradorCredenciales;</w:t>
            </w:r>
          </w:p>
          <w:p w14:paraId="27B0EE4D" w14:textId="77777777" w:rsidR="00E868F4" w:rsidRDefault="00000000" w:rsidP="008C1564">
            <w:pPr>
              <w:pStyle w:val="tabla"/>
            </w:pPr>
            <w:r>
              <w:t>import ec.edu.monster.seguridad.AdministradorToken;</w:t>
            </w:r>
          </w:p>
          <w:p w14:paraId="49B2D83D" w14:textId="77777777" w:rsidR="00E868F4" w:rsidRDefault="00E868F4" w:rsidP="008C1564">
            <w:pPr>
              <w:pStyle w:val="tabla"/>
            </w:pPr>
          </w:p>
          <w:p w14:paraId="6D1E74F3" w14:textId="77777777" w:rsidR="00E868F4" w:rsidRDefault="00000000" w:rsidP="008C1564">
            <w:pPr>
              <w:pStyle w:val="tabla"/>
            </w:pPr>
            <w:r>
              <w:t>import jakarta.ws.rs.Consumes;</w:t>
            </w:r>
          </w:p>
          <w:p w14:paraId="4479717C" w14:textId="77777777" w:rsidR="00E868F4" w:rsidRDefault="00000000" w:rsidP="008C1564">
            <w:pPr>
              <w:pStyle w:val="tabla"/>
            </w:pPr>
            <w:r>
              <w:t>import jakarta.ws.rs.FormParam;</w:t>
            </w:r>
          </w:p>
          <w:p w14:paraId="02036869" w14:textId="77777777" w:rsidR="00E868F4" w:rsidRPr="00347ED6" w:rsidRDefault="00000000" w:rsidP="008C1564">
            <w:pPr>
              <w:pStyle w:val="tabla"/>
              <w:rPr>
                <w:lang w:val="en-US"/>
              </w:rPr>
            </w:pPr>
            <w:r w:rsidRPr="00347ED6">
              <w:rPr>
                <w:lang w:val="en-US"/>
              </w:rPr>
              <w:t>import jakarta.ws.rs.GET;</w:t>
            </w:r>
          </w:p>
          <w:p w14:paraId="57C926C3" w14:textId="77777777" w:rsidR="00E868F4" w:rsidRPr="00347ED6" w:rsidRDefault="00000000" w:rsidP="008C1564">
            <w:pPr>
              <w:pStyle w:val="tabla"/>
              <w:rPr>
                <w:lang w:val="en-US"/>
              </w:rPr>
            </w:pPr>
            <w:r w:rsidRPr="00347ED6">
              <w:rPr>
                <w:lang w:val="en-US"/>
              </w:rPr>
              <w:t>import jakarta.ws.rs.HeaderParam;</w:t>
            </w:r>
          </w:p>
          <w:p w14:paraId="5AE0DD88" w14:textId="77777777" w:rsidR="00E868F4" w:rsidRPr="00347ED6" w:rsidRDefault="00000000" w:rsidP="008C1564">
            <w:pPr>
              <w:pStyle w:val="tabla"/>
              <w:rPr>
                <w:lang w:val="en-US"/>
              </w:rPr>
            </w:pPr>
            <w:r w:rsidRPr="00347ED6">
              <w:rPr>
                <w:lang w:val="en-US"/>
              </w:rPr>
              <w:t>import jakarta.ws.rs.POST;</w:t>
            </w:r>
          </w:p>
          <w:p w14:paraId="7F9FA150" w14:textId="77777777" w:rsidR="00E868F4" w:rsidRPr="00347ED6" w:rsidRDefault="00000000" w:rsidP="008C1564">
            <w:pPr>
              <w:pStyle w:val="tabla"/>
              <w:rPr>
                <w:lang w:val="en-US"/>
              </w:rPr>
            </w:pPr>
            <w:r w:rsidRPr="00347ED6">
              <w:rPr>
                <w:lang w:val="en-US"/>
              </w:rPr>
              <w:t>import jakarta.ws.rs.Path;</w:t>
            </w:r>
          </w:p>
          <w:p w14:paraId="29FC8462" w14:textId="77777777" w:rsidR="00E868F4" w:rsidRPr="00347ED6" w:rsidRDefault="00000000" w:rsidP="008C1564">
            <w:pPr>
              <w:pStyle w:val="tabla"/>
              <w:rPr>
                <w:lang w:val="en-US"/>
              </w:rPr>
            </w:pPr>
            <w:r w:rsidRPr="00347ED6">
              <w:rPr>
                <w:lang w:val="en-US"/>
              </w:rPr>
              <w:t>import jakarta.ws.rs.Produces;</w:t>
            </w:r>
          </w:p>
          <w:p w14:paraId="576F6311" w14:textId="77777777" w:rsidR="00E868F4" w:rsidRPr="00347ED6" w:rsidRDefault="00000000" w:rsidP="008C1564">
            <w:pPr>
              <w:pStyle w:val="tabla"/>
              <w:rPr>
                <w:lang w:val="en-US"/>
              </w:rPr>
            </w:pPr>
            <w:r w:rsidRPr="00347ED6">
              <w:rPr>
                <w:lang w:val="en-US"/>
              </w:rPr>
              <w:t>import jakarta.ws.rs.QueryParam;</w:t>
            </w:r>
          </w:p>
          <w:p w14:paraId="6738573E" w14:textId="77777777" w:rsidR="00E868F4" w:rsidRPr="00347ED6" w:rsidRDefault="00000000" w:rsidP="008C1564">
            <w:pPr>
              <w:pStyle w:val="tabla"/>
              <w:rPr>
                <w:lang w:val="en-US"/>
              </w:rPr>
            </w:pPr>
            <w:r w:rsidRPr="00347ED6">
              <w:rPr>
                <w:lang w:val="en-US"/>
              </w:rPr>
              <w:t>import jakarta.ws.rs.core.MediaType;</w:t>
            </w:r>
          </w:p>
          <w:p w14:paraId="7777DE14" w14:textId="77777777" w:rsidR="00E868F4" w:rsidRPr="00347ED6" w:rsidRDefault="00000000" w:rsidP="008C1564">
            <w:pPr>
              <w:pStyle w:val="tabla"/>
              <w:rPr>
                <w:lang w:val="en-US"/>
              </w:rPr>
            </w:pPr>
            <w:r w:rsidRPr="00347ED6">
              <w:rPr>
                <w:lang w:val="en-US"/>
              </w:rPr>
              <w:t>import jakarta.ws.rs.core.Response;</w:t>
            </w:r>
          </w:p>
          <w:p w14:paraId="4C8FAF6F" w14:textId="77777777" w:rsidR="00E868F4" w:rsidRPr="00347ED6" w:rsidRDefault="00E868F4" w:rsidP="008C1564">
            <w:pPr>
              <w:pStyle w:val="tabla"/>
              <w:rPr>
                <w:lang w:val="en-US"/>
              </w:rPr>
            </w:pPr>
          </w:p>
          <w:p w14:paraId="3F4A0D11" w14:textId="77777777" w:rsidR="00E868F4" w:rsidRDefault="00000000" w:rsidP="008C1564">
            <w:pPr>
              <w:pStyle w:val="tabla"/>
            </w:pPr>
            <w:r>
              <w:t>/**</w:t>
            </w:r>
          </w:p>
          <w:p w14:paraId="16E4138E" w14:textId="77777777" w:rsidR="00E868F4" w:rsidRDefault="00000000" w:rsidP="008C1564">
            <w:pPr>
              <w:pStyle w:val="tabla"/>
            </w:pPr>
            <w:r>
              <w:t xml:space="preserve"> * Endpoints REST para autenticaciÃ³n, gestiÃ³n de tokens y cambio de contraseÃ±as.</w:t>
            </w:r>
          </w:p>
          <w:p w14:paraId="46CEE1E9" w14:textId="77777777" w:rsidR="00E868F4" w:rsidRPr="00347ED6" w:rsidRDefault="00000000" w:rsidP="008C1564">
            <w:pPr>
              <w:pStyle w:val="tabla"/>
              <w:rPr>
                <w:lang w:val="en-US"/>
              </w:rPr>
            </w:pPr>
            <w:r>
              <w:t xml:space="preserve"> </w:t>
            </w:r>
            <w:r w:rsidRPr="00347ED6">
              <w:rPr>
                <w:lang w:val="en-US"/>
              </w:rPr>
              <w:t xml:space="preserve">* </w:t>
            </w:r>
          </w:p>
          <w:p w14:paraId="09BD91BF" w14:textId="77777777" w:rsidR="00E868F4" w:rsidRPr="00347ED6" w:rsidRDefault="00000000" w:rsidP="008C1564">
            <w:pPr>
              <w:pStyle w:val="tabla"/>
              <w:rPr>
                <w:lang w:val="en-US"/>
              </w:rPr>
            </w:pPr>
            <w:r w:rsidRPr="00347ED6">
              <w:rPr>
                <w:lang w:val="en-US"/>
              </w:rPr>
              <w:t xml:space="preserve"> * @author MeatPuppets</w:t>
            </w:r>
          </w:p>
          <w:p w14:paraId="488D07A8" w14:textId="77777777" w:rsidR="00E868F4" w:rsidRPr="00347ED6" w:rsidRDefault="00000000" w:rsidP="008C1564">
            <w:pPr>
              <w:pStyle w:val="tabla"/>
              <w:rPr>
                <w:lang w:val="en-US"/>
              </w:rPr>
            </w:pPr>
            <w:r w:rsidRPr="00347ED6">
              <w:rPr>
                <w:lang w:val="en-US"/>
              </w:rPr>
              <w:t xml:space="preserve"> */</w:t>
            </w:r>
          </w:p>
          <w:p w14:paraId="656B8581" w14:textId="77777777" w:rsidR="00E868F4" w:rsidRPr="00347ED6" w:rsidRDefault="00000000" w:rsidP="008C1564">
            <w:pPr>
              <w:pStyle w:val="tabla"/>
              <w:rPr>
                <w:lang w:val="en-US"/>
              </w:rPr>
            </w:pPr>
            <w:r w:rsidRPr="00347ED6">
              <w:rPr>
                <w:lang w:val="en-US"/>
              </w:rPr>
              <w:t>@Path("/auth")</w:t>
            </w:r>
          </w:p>
          <w:p w14:paraId="68ED9F05" w14:textId="77777777" w:rsidR="00E868F4" w:rsidRPr="00347ED6" w:rsidRDefault="00000000" w:rsidP="008C1564">
            <w:pPr>
              <w:pStyle w:val="tabla"/>
              <w:rPr>
                <w:lang w:val="en-US"/>
              </w:rPr>
            </w:pPr>
            <w:r w:rsidRPr="00347ED6">
              <w:rPr>
                <w:lang w:val="en-US"/>
              </w:rPr>
              <w:t>@Produces(MediaType.APPLICATION_JSON)</w:t>
            </w:r>
          </w:p>
          <w:p w14:paraId="7EFA7800" w14:textId="77777777" w:rsidR="00E868F4" w:rsidRDefault="00000000" w:rsidP="008C1564">
            <w:pPr>
              <w:pStyle w:val="tabla"/>
            </w:pPr>
            <w:r>
              <w:t>public class AutenticacionResource {</w:t>
            </w:r>
          </w:p>
          <w:p w14:paraId="69DA9B7F" w14:textId="77777777" w:rsidR="00E868F4" w:rsidRDefault="00E868F4" w:rsidP="008C1564">
            <w:pPr>
              <w:pStyle w:val="tabla"/>
            </w:pPr>
          </w:p>
          <w:p w14:paraId="028C4EF3" w14:textId="77777777" w:rsidR="00E868F4" w:rsidRDefault="00000000" w:rsidP="008C1564">
            <w:pPr>
              <w:pStyle w:val="tabla"/>
            </w:pPr>
            <w:r>
              <w:t xml:space="preserve">    /**</w:t>
            </w:r>
          </w:p>
          <w:p w14:paraId="5BBD84C3" w14:textId="77777777" w:rsidR="00E868F4" w:rsidRDefault="00000000" w:rsidP="008C1564">
            <w:pPr>
              <w:pStyle w:val="tabla"/>
            </w:pPr>
            <w:r>
              <w:t xml:space="preserve">     * Inicio de sesiÃ³n mediante cuerpo JSON.</w:t>
            </w:r>
          </w:p>
          <w:p w14:paraId="109B076F" w14:textId="77777777" w:rsidR="00E868F4" w:rsidRPr="00347ED6" w:rsidRDefault="00000000" w:rsidP="008C1564">
            <w:pPr>
              <w:pStyle w:val="tabla"/>
              <w:rPr>
                <w:lang w:val="en-US"/>
              </w:rPr>
            </w:pPr>
            <w:r>
              <w:t xml:space="preserve">     </w:t>
            </w:r>
            <w:r w:rsidRPr="00347ED6">
              <w:rPr>
                <w:lang w:val="en-US"/>
              </w:rPr>
              <w:t>* POST /api/auth/login</w:t>
            </w:r>
          </w:p>
          <w:p w14:paraId="2678E898" w14:textId="77777777" w:rsidR="00E868F4" w:rsidRPr="00347ED6" w:rsidRDefault="00000000" w:rsidP="008C1564">
            <w:pPr>
              <w:pStyle w:val="tabla"/>
              <w:rPr>
                <w:lang w:val="en-US"/>
              </w:rPr>
            </w:pPr>
            <w:r w:rsidRPr="00347ED6">
              <w:rPr>
                <w:lang w:val="en-US"/>
              </w:rPr>
              <w:t xml:space="preserve">     */</w:t>
            </w:r>
          </w:p>
          <w:p w14:paraId="077FDCB3" w14:textId="77777777" w:rsidR="00E868F4" w:rsidRPr="00347ED6" w:rsidRDefault="00000000" w:rsidP="008C1564">
            <w:pPr>
              <w:pStyle w:val="tabla"/>
              <w:rPr>
                <w:lang w:val="en-US"/>
              </w:rPr>
            </w:pPr>
            <w:r w:rsidRPr="00347ED6">
              <w:rPr>
                <w:lang w:val="en-US"/>
              </w:rPr>
              <w:t xml:space="preserve">    @POST</w:t>
            </w:r>
          </w:p>
          <w:p w14:paraId="4F426B76" w14:textId="77777777" w:rsidR="00E868F4" w:rsidRPr="00347ED6" w:rsidRDefault="00000000" w:rsidP="008C1564">
            <w:pPr>
              <w:pStyle w:val="tabla"/>
              <w:rPr>
                <w:lang w:val="en-US"/>
              </w:rPr>
            </w:pPr>
            <w:r w:rsidRPr="00347ED6">
              <w:rPr>
                <w:lang w:val="en-US"/>
              </w:rPr>
              <w:lastRenderedPageBreak/>
              <w:t xml:space="preserve">    @Path("/login")</w:t>
            </w:r>
          </w:p>
          <w:p w14:paraId="42215CB1" w14:textId="77777777" w:rsidR="00E868F4" w:rsidRPr="00347ED6" w:rsidRDefault="00000000" w:rsidP="008C1564">
            <w:pPr>
              <w:pStyle w:val="tabla"/>
              <w:rPr>
                <w:lang w:val="en-US"/>
              </w:rPr>
            </w:pPr>
            <w:r w:rsidRPr="00347ED6">
              <w:rPr>
                <w:lang w:val="en-US"/>
              </w:rPr>
              <w:t xml:space="preserve">    @Consumes(MediaType.APPLICATION_JSON)</w:t>
            </w:r>
          </w:p>
          <w:p w14:paraId="14EDCF71" w14:textId="77777777" w:rsidR="00E868F4" w:rsidRPr="00347ED6" w:rsidRDefault="00000000" w:rsidP="008C1564">
            <w:pPr>
              <w:pStyle w:val="tabla"/>
              <w:rPr>
                <w:lang w:val="en-US"/>
              </w:rPr>
            </w:pPr>
            <w:r w:rsidRPr="00347ED6">
              <w:rPr>
                <w:lang w:val="en-US"/>
              </w:rPr>
              <w:t xml:space="preserve">    public Response loginJson(LoginRequest request) {</w:t>
            </w:r>
          </w:p>
          <w:p w14:paraId="023BCD10" w14:textId="77777777" w:rsidR="00E868F4" w:rsidRPr="00347ED6" w:rsidRDefault="00000000" w:rsidP="008C1564">
            <w:pPr>
              <w:pStyle w:val="tabla"/>
              <w:rPr>
                <w:lang w:val="en-US"/>
              </w:rPr>
            </w:pPr>
            <w:r w:rsidRPr="00347ED6">
              <w:rPr>
                <w:lang w:val="en-US"/>
              </w:rPr>
              <w:t xml:space="preserve">        if (request == null) {</w:t>
            </w:r>
          </w:p>
          <w:p w14:paraId="4B369C54" w14:textId="77777777" w:rsidR="00E868F4" w:rsidRPr="00347ED6" w:rsidRDefault="00000000" w:rsidP="008C1564">
            <w:pPr>
              <w:pStyle w:val="tabla"/>
              <w:rPr>
                <w:lang w:val="en-US"/>
              </w:rPr>
            </w:pPr>
            <w:r w:rsidRPr="00347ED6">
              <w:rPr>
                <w:lang w:val="en-US"/>
              </w:rPr>
              <w:t xml:space="preserve">            return Response.status(Response.Status.BAD_REQUEST)</w:t>
            </w:r>
          </w:p>
          <w:p w14:paraId="0918213B" w14:textId="77777777" w:rsidR="00E868F4" w:rsidRDefault="00000000" w:rsidP="008C1564">
            <w:pPr>
              <w:pStyle w:val="tabla"/>
            </w:pPr>
            <w:r w:rsidRPr="00347ED6">
              <w:rPr>
                <w:lang w:val="en-US"/>
              </w:rPr>
              <w:t xml:space="preserve">                    </w:t>
            </w:r>
            <w:r>
              <w:t>.entity(new LoginResponse(false, null, null, "Datos de inicio de sesiÃ³n no proporcionados"))</w:t>
            </w:r>
          </w:p>
          <w:p w14:paraId="7DBF8F53" w14:textId="77777777" w:rsidR="00E868F4" w:rsidRDefault="00000000" w:rsidP="008C1564">
            <w:pPr>
              <w:pStyle w:val="tabla"/>
            </w:pPr>
            <w:r>
              <w:t xml:space="preserve">                    .build();</w:t>
            </w:r>
          </w:p>
          <w:p w14:paraId="38EA5A84" w14:textId="77777777" w:rsidR="00E868F4" w:rsidRDefault="00000000" w:rsidP="008C1564">
            <w:pPr>
              <w:pStyle w:val="tabla"/>
            </w:pPr>
            <w:r>
              <w:t xml:space="preserve">        }</w:t>
            </w:r>
          </w:p>
          <w:p w14:paraId="119F3B12" w14:textId="77777777" w:rsidR="00E868F4" w:rsidRDefault="00000000" w:rsidP="008C1564">
            <w:pPr>
              <w:pStyle w:val="tabla"/>
            </w:pPr>
            <w:r>
              <w:t xml:space="preserve">        return procesarLogin(request.getUsuario(), request.getContrasenia());</w:t>
            </w:r>
          </w:p>
          <w:p w14:paraId="24A9CF19" w14:textId="77777777" w:rsidR="00E868F4" w:rsidRDefault="00000000" w:rsidP="008C1564">
            <w:pPr>
              <w:pStyle w:val="tabla"/>
            </w:pPr>
            <w:r>
              <w:t xml:space="preserve">    }</w:t>
            </w:r>
          </w:p>
          <w:p w14:paraId="217AB658" w14:textId="77777777" w:rsidR="00E868F4" w:rsidRDefault="00E868F4" w:rsidP="008C1564">
            <w:pPr>
              <w:pStyle w:val="tabla"/>
            </w:pPr>
          </w:p>
          <w:p w14:paraId="7BB213A6" w14:textId="77777777" w:rsidR="00E868F4" w:rsidRDefault="00000000" w:rsidP="008C1564">
            <w:pPr>
              <w:pStyle w:val="tabla"/>
            </w:pPr>
            <w:r>
              <w:t xml:space="preserve">    /**</w:t>
            </w:r>
          </w:p>
          <w:p w14:paraId="79A8C4A8" w14:textId="77777777" w:rsidR="00E868F4" w:rsidRDefault="00000000" w:rsidP="008C1564">
            <w:pPr>
              <w:pStyle w:val="tabla"/>
            </w:pPr>
            <w:r>
              <w:t xml:space="preserve">     * Inicio de sesiÃ³n mediante Formulario o Query Params.</w:t>
            </w:r>
          </w:p>
          <w:p w14:paraId="5A8D5CE3" w14:textId="77777777" w:rsidR="00E868F4" w:rsidRPr="00347ED6" w:rsidRDefault="00000000" w:rsidP="008C1564">
            <w:pPr>
              <w:pStyle w:val="tabla"/>
              <w:rPr>
                <w:lang w:val="en-US"/>
              </w:rPr>
            </w:pPr>
            <w:r>
              <w:t xml:space="preserve">     </w:t>
            </w:r>
            <w:r w:rsidRPr="00347ED6">
              <w:rPr>
                <w:lang w:val="en-US"/>
              </w:rPr>
              <w:t>* POST /api/auth/login-form</w:t>
            </w:r>
          </w:p>
          <w:p w14:paraId="7C31540B" w14:textId="77777777" w:rsidR="00E868F4" w:rsidRPr="00347ED6" w:rsidRDefault="00000000" w:rsidP="008C1564">
            <w:pPr>
              <w:pStyle w:val="tabla"/>
              <w:rPr>
                <w:lang w:val="en-US"/>
              </w:rPr>
            </w:pPr>
            <w:r w:rsidRPr="00347ED6">
              <w:rPr>
                <w:lang w:val="en-US"/>
              </w:rPr>
              <w:t xml:space="preserve">     */</w:t>
            </w:r>
          </w:p>
          <w:p w14:paraId="0B721333" w14:textId="77777777" w:rsidR="00E868F4" w:rsidRPr="00347ED6" w:rsidRDefault="00000000" w:rsidP="008C1564">
            <w:pPr>
              <w:pStyle w:val="tabla"/>
              <w:rPr>
                <w:lang w:val="en-US"/>
              </w:rPr>
            </w:pPr>
            <w:r w:rsidRPr="00347ED6">
              <w:rPr>
                <w:lang w:val="en-US"/>
              </w:rPr>
              <w:t xml:space="preserve">    @POST</w:t>
            </w:r>
          </w:p>
          <w:p w14:paraId="32573FE7" w14:textId="77777777" w:rsidR="00E868F4" w:rsidRPr="00347ED6" w:rsidRDefault="00000000" w:rsidP="008C1564">
            <w:pPr>
              <w:pStyle w:val="tabla"/>
              <w:rPr>
                <w:lang w:val="en-US"/>
              </w:rPr>
            </w:pPr>
            <w:r w:rsidRPr="00347ED6">
              <w:rPr>
                <w:lang w:val="en-US"/>
              </w:rPr>
              <w:t xml:space="preserve">    @Path("/login-form")</w:t>
            </w:r>
          </w:p>
          <w:p w14:paraId="583B597B" w14:textId="77777777" w:rsidR="00E868F4" w:rsidRPr="00347ED6" w:rsidRDefault="00000000" w:rsidP="008C1564">
            <w:pPr>
              <w:pStyle w:val="tabla"/>
              <w:rPr>
                <w:lang w:val="en-US"/>
              </w:rPr>
            </w:pPr>
            <w:r w:rsidRPr="00347ED6">
              <w:rPr>
                <w:lang w:val="en-US"/>
              </w:rPr>
              <w:t xml:space="preserve">    @Consumes(MediaType.APPLICATION_FORM_URLENCODED)</w:t>
            </w:r>
          </w:p>
          <w:p w14:paraId="77E4B858" w14:textId="77777777" w:rsidR="00E868F4" w:rsidRPr="00347ED6" w:rsidRDefault="00000000" w:rsidP="008C1564">
            <w:pPr>
              <w:pStyle w:val="tabla"/>
              <w:rPr>
                <w:lang w:val="en-US"/>
              </w:rPr>
            </w:pPr>
            <w:r w:rsidRPr="00347ED6">
              <w:rPr>
                <w:lang w:val="en-US"/>
              </w:rPr>
              <w:t xml:space="preserve">    public Response loginForm(@FormParam("usuario") String usuario,</w:t>
            </w:r>
          </w:p>
          <w:p w14:paraId="1C81010E" w14:textId="77777777" w:rsidR="00E868F4" w:rsidRPr="00347ED6" w:rsidRDefault="00000000" w:rsidP="008C1564">
            <w:pPr>
              <w:pStyle w:val="tabla"/>
              <w:rPr>
                <w:lang w:val="en-US"/>
              </w:rPr>
            </w:pPr>
            <w:r w:rsidRPr="00347ED6">
              <w:rPr>
                <w:lang w:val="en-US"/>
              </w:rPr>
              <w:t xml:space="preserve">                              @FormParam("contrasenia") String contrasenia) {</w:t>
            </w:r>
          </w:p>
          <w:p w14:paraId="1C123DF2" w14:textId="77777777" w:rsidR="00E868F4" w:rsidRPr="00347ED6" w:rsidRDefault="00000000" w:rsidP="008C1564">
            <w:pPr>
              <w:pStyle w:val="tabla"/>
              <w:rPr>
                <w:lang w:val="en-US"/>
              </w:rPr>
            </w:pPr>
            <w:r w:rsidRPr="00347ED6">
              <w:rPr>
                <w:lang w:val="en-US"/>
              </w:rPr>
              <w:t xml:space="preserve">        return procesarLogin(usuario, contrasenia);</w:t>
            </w:r>
          </w:p>
          <w:p w14:paraId="02DF27D0" w14:textId="77777777" w:rsidR="00E868F4" w:rsidRPr="00347ED6" w:rsidRDefault="00000000" w:rsidP="008C1564">
            <w:pPr>
              <w:pStyle w:val="tabla"/>
              <w:rPr>
                <w:lang w:val="en-US"/>
              </w:rPr>
            </w:pPr>
            <w:r w:rsidRPr="00347ED6">
              <w:rPr>
                <w:lang w:val="en-US"/>
              </w:rPr>
              <w:t xml:space="preserve">    }</w:t>
            </w:r>
          </w:p>
          <w:p w14:paraId="46070132" w14:textId="77777777" w:rsidR="00E868F4" w:rsidRPr="00347ED6" w:rsidRDefault="00E868F4" w:rsidP="008C1564">
            <w:pPr>
              <w:pStyle w:val="tabla"/>
              <w:rPr>
                <w:lang w:val="en-US"/>
              </w:rPr>
            </w:pPr>
          </w:p>
          <w:p w14:paraId="15C5C292" w14:textId="77777777" w:rsidR="00E868F4" w:rsidRPr="00347ED6" w:rsidRDefault="00000000" w:rsidP="008C1564">
            <w:pPr>
              <w:pStyle w:val="tabla"/>
              <w:rPr>
                <w:lang w:val="en-US"/>
              </w:rPr>
            </w:pPr>
            <w:r w:rsidRPr="00347ED6">
              <w:rPr>
                <w:lang w:val="en-US"/>
              </w:rPr>
              <w:t xml:space="preserve">    private Response procesarLogin(String usuario, String contrasenia) {</w:t>
            </w:r>
          </w:p>
          <w:p w14:paraId="5EC618A1" w14:textId="77777777" w:rsidR="00E868F4" w:rsidRPr="00347ED6" w:rsidRDefault="00000000" w:rsidP="008C1564">
            <w:pPr>
              <w:pStyle w:val="tabla"/>
              <w:rPr>
                <w:lang w:val="en-US"/>
              </w:rPr>
            </w:pPr>
            <w:r w:rsidRPr="00347ED6">
              <w:rPr>
                <w:lang w:val="en-US"/>
              </w:rPr>
              <w:t xml:space="preserve">        if (AdministradorCredenciales.validarUsuario(usuario, contrasenia)) {</w:t>
            </w:r>
          </w:p>
          <w:p w14:paraId="70ABBE2A" w14:textId="77777777" w:rsidR="00E868F4" w:rsidRPr="00347ED6" w:rsidRDefault="00000000" w:rsidP="008C1564">
            <w:pPr>
              <w:pStyle w:val="tabla"/>
              <w:rPr>
                <w:lang w:val="en-US"/>
              </w:rPr>
            </w:pPr>
            <w:r w:rsidRPr="00347ED6">
              <w:rPr>
                <w:lang w:val="en-US"/>
              </w:rPr>
              <w:t xml:space="preserve">            String token = AdministradorToken.generarToken();</w:t>
            </w:r>
          </w:p>
          <w:p w14:paraId="07AB3DC2" w14:textId="77777777" w:rsidR="00E868F4" w:rsidRPr="00347ED6" w:rsidRDefault="00000000" w:rsidP="008C1564">
            <w:pPr>
              <w:pStyle w:val="tabla"/>
              <w:rPr>
                <w:lang w:val="en-US"/>
              </w:rPr>
            </w:pPr>
            <w:r w:rsidRPr="00347ED6">
              <w:rPr>
                <w:lang w:val="en-US"/>
              </w:rPr>
              <w:t xml:space="preserve">            LoginResponse response = new LoginResponse(</w:t>
            </w:r>
          </w:p>
          <w:p w14:paraId="4F6CEF8D" w14:textId="77777777" w:rsidR="00E868F4" w:rsidRPr="00347ED6" w:rsidRDefault="00000000" w:rsidP="008C1564">
            <w:pPr>
              <w:pStyle w:val="tabla"/>
              <w:rPr>
                <w:lang w:val="en-US"/>
              </w:rPr>
            </w:pPr>
            <w:r w:rsidRPr="00347ED6">
              <w:rPr>
                <w:lang w:val="en-US"/>
              </w:rPr>
              <w:t xml:space="preserve">                    true, token, usuario.trim().toUpperCase(), "AutenticaciÃ³n exitosa"</w:t>
            </w:r>
          </w:p>
          <w:p w14:paraId="212ED748" w14:textId="77777777" w:rsidR="00E868F4" w:rsidRPr="00347ED6" w:rsidRDefault="00000000" w:rsidP="008C1564">
            <w:pPr>
              <w:pStyle w:val="tabla"/>
              <w:rPr>
                <w:lang w:val="en-US"/>
              </w:rPr>
            </w:pPr>
            <w:r w:rsidRPr="00347ED6">
              <w:rPr>
                <w:lang w:val="en-US"/>
              </w:rPr>
              <w:t xml:space="preserve">            );</w:t>
            </w:r>
          </w:p>
          <w:p w14:paraId="1D059D94" w14:textId="77777777" w:rsidR="00E868F4" w:rsidRPr="00347ED6" w:rsidRDefault="00000000" w:rsidP="008C1564">
            <w:pPr>
              <w:pStyle w:val="tabla"/>
              <w:rPr>
                <w:lang w:val="en-US"/>
              </w:rPr>
            </w:pPr>
            <w:r w:rsidRPr="00347ED6">
              <w:rPr>
                <w:lang w:val="en-US"/>
              </w:rPr>
              <w:t xml:space="preserve">            return Response.ok(response).build();</w:t>
            </w:r>
          </w:p>
          <w:p w14:paraId="7B7B07FC" w14:textId="77777777" w:rsidR="00E868F4" w:rsidRDefault="00000000" w:rsidP="008C1564">
            <w:pPr>
              <w:pStyle w:val="tabla"/>
            </w:pPr>
            <w:r w:rsidRPr="00347ED6">
              <w:rPr>
                <w:lang w:val="en-US"/>
              </w:rPr>
              <w:t xml:space="preserve">        </w:t>
            </w:r>
            <w:r>
              <w:t>}</w:t>
            </w:r>
          </w:p>
          <w:p w14:paraId="39EE4ADB" w14:textId="77777777" w:rsidR="00E868F4" w:rsidRDefault="00E868F4" w:rsidP="008C1564">
            <w:pPr>
              <w:pStyle w:val="tabla"/>
            </w:pPr>
          </w:p>
          <w:p w14:paraId="05BA743A" w14:textId="77777777" w:rsidR="00E868F4" w:rsidRDefault="00000000" w:rsidP="008C1564">
            <w:pPr>
              <w:pStyle w:val="tabla"/>
            </w:pPr>
            <w:r>
              <w:t xml:space="preserve">        LoginResponse response = new LoginResponse(</w:t>
            </w:r>
          </w:p>
          <w:p w14:paraId="5D097F2E" w14:textId="77777777" w:rsidR="00E868F4" w:rsidRDefault="00000000" w:rsidP="008C1564">
            <w:pPr>
              <w:pStyle w:val="tabla"/>
            </w:pPr>
            <w:r>
              <w:t xml:space="preserve">                false, null, usuario, "Usuario o contraseÃ±a incorrectos"</w:t>
            </w:r>
          </w:p>
          <w:p w14:paraId="5060E4B2" w14:textId="77777777" w:rsidR="00E868F4" w:rsidRPr="00347ED6" w:rsidRDefault="00000000" w:rsidP="008C1564">
            <w:pPr>
              <w:pStyle w:val="tabla"/>
              <w:rPr>
                <w:lang w:val="en-US"/>
              </w:rPr>
            </w:pPr>
            <w:r>
              <w:t xml:space="preserve">        </w:t>
            </w:r>
            <w:r w:rsidRPr="00347ED6">
              <w:rPr>
                <w:lang w:val="en-US"/>
              </w:rPr>
              <w:t>);</w:t>
            </w:r>
          </w:p>
          <w:p w14:paraId="30326A77" w14:textId="77777777" w:rsidR="00E868F4" w:rsidRPr="00347ED6" w:rsidRDefault="00000000" w:rsidP="008C1564">
            <w:pPr>
              <w:pStyle w:val="tabla"/>
              <w:rPr>
                <w:lang w:val="en-US"/>
              </w:rPr>
            </w:pPr>
            <w:r w:rsidRPr="00347ED6">
              <w:rPr>
                <w:lang w:val="en-US"/>
              </w:rPr>
              <w:t xml:space="preserve">        return Response.status(Response.Status.UNAUTHORIZED).entity(response).build();</w:t>
            </w:r>
          </w:p>
          <w:p w14:paraId="192B1CFE" w14:textId="77777777" w:rsidR="00E868F4" w:rsidRDefault="00000000" w:rsidP="008C1564">
            <w:pPr>
              <w:pStyle w:val="tabla"/>
            </w:pPr>
            <w:r w:rsidRPr="00347ED6">
              <w:rPr>
                <w:lang w:val="en-US"/>
              </w:rPr>
              <w:t xml:space="preserve">    </w:t>
            </w:r>
            <w:r>
              <w:t>}</w:t>
            </w:r>
          </w:p>
          <w:p w14:paraId="2603F3DF" w14:textId="77777777" w:rsidR="00E868F4" w:rsidRDefault="00E868F4" w:rsidP="008C1564">
            <w:pPr>
              <w:pStyle w:val="tabla"/>
            </w:pPr>
          </w:p>
          <w:p w14:paraId="00AF8350" w14:textId="77777777" w:rsidR="00E868F4" w:rsidRDefault="00000000" w:rsidP="008C1564">
            <w:pPr>
              <w:pStyle w:val="tabla"/>
            </w:pPr>
            <w:r>
              <w:t xml:space="preserve">    /**</w:t>
            </w:r>
          </w:p>
          <w:p w14:paraId="684D4A9C" w14:textId="77777777" w:rsidR="00E868F4" w:rsidRDefault="00000000" w:rsidP="008C1564">
            <w:pPr>
              <w:pStyle w:val="tabla"/>
            </w:pPr>
            <w:r>
              <w:t xml:space="preserve">     * Cambio de contraseÃ±a para el usuario autenticado.</w:t>
            </w:r>
          </w:p>
          <w:p w14:paraId="78342580" w14:textId="77777777" w:rsidR="00E868F4" w:rsidRDefault="00000000" w:rsidP="008C1564">
            <w:pPr>
              <w:pStyle w:val="tabla"/>
            </w:pPr>
            <w:r>
              <w:t xml:space="preserve">     * POST /api/auth/cambiar-contrasenia</w:t>
            </w:r>
          </w:p>
          <w:p w14:paraId="038F9B36" w14:textId="77777777" w:rsidR="00E868F4" w:rsidRDefault="00000000" w:rsidP="008C1564">
            <w:pPr>
              <w:pStyle w:val="tabla"/>
            </w:pPr>
            <w:r>
              <w:t xml:space="preserve">     */</w:t>
            </w:r>
          </w:p>
          <w:p w14:paraId="374215E6" w14:textId="77777777" w:rsidR="00E868F4" w:rsidRDefault="00000000" w:rsidP="008C1564">
            <w:pPr>
              <w:pStyle w:val="tabla"/>
            </w:pPr>
            <w:r>
              <w:t xml:space="preserve">    @POST</w:t>
            </w:r>
          </w:p>
          <w:p w14:paraId="7D4EE3A1" w14:textId="77777777" w:rsidR="00E868F4" w:rsidRDefault="00000000" w:rsidP="008C1564">
            <w:pPr>
              <w:pStyle w:val="tabla"/>
            </w:pPr>
            <w:r>
              <w:t xml:space="preserve">    @Path("/cambiar-contrasenia")</w:t>
            </w:r>
          </w:p>
          <w:p w14:paraId="567F97D7" w14:textId="77777777" w:rsidR="00E868F4" w:rsidRDefault="00000000" w:rsidP="008C1564">
            <w:pPr>
              <w:pStyle w:val="tabla"/>
            </w:pPr>
            <w:r>
              <w:t xml:space="preserve">    @Consumes(MediaType.APPLICATION_JSON)</w:t>
            </w:r>
          </w:p>
          <w:p w14:paraId="77F0F2C9" w14:textId="77777777" w:rsidR="00E868F4" w:rsidRDefault="00000000" w:rsidP="008C1564">
            <w:pPr>
              <w:pStyle w:val="tabla"/>
            </w:pPr>
            <w:r>
              <w:t xml:space="preserve">    public Response cambiarContrasenia(CambioContraseniaRequest request) {</w:t>
            </w:r>
          </w:p>
          <w:p w14:paraId="719F077F" w14:textId="77777777" w:rsidR="00E868F4" w:rsidRPr="00347ED6" w:rsidRDefault="00000000" w:rsidP="008C1564">
            <w:pPr>
              <w:pStyle w:val="tabla"/>
              <w:rPr>
                <w:lang w:val="en-US"/>
              </w:rPr>
            </w:pPr>
            <w:r>
              <w:t xml:space="preserve">        </w:t>
            </w:r>
            <w:r w:rsidRPr="00347ED6">
              <w:rPr>
                <w:lang w:val="en-US"/>
              </w:rPr>
              <w:t>if (request == null) {</w:t>
            </w:r>
          </w:p>
          <w:p w14:paraId="7CEF845A" w14:textId="77777777" w:rsidR="00E868F4" w:rsidRPr="00347ED6" w:rsidRDefault="00000000" w:rsidP="008C1564">
            <w:pPr>
              <w:pStyle w:val="tabla"/>
              <w:rPr>
                <w:lang w:val="en-US"/>
              </w:rPr>
            </w:pPr>
            <w:r w:rsidRPr="00347ED6">
              <w:rPr>
                <w:lang w:val="en-US"/>
              </w:rPr>
              <w:t xml:space="preserve">            return Response.status(Response.Status.BAD_REQUEST)</w:t>
            </w:r>
          </w:p>
          <w:p w14:paraId="0BB55C39" w14:textId="77777777" w:rsidR="00E868F4" w:rsidRDefault="00000000" w:rsidP="008C1564">
            <w:pPr>
              <w:pStyle w:val="tabla"/>
            </w:pPr>
            <w:r w:rsidRPr="00347ED6">
              <w:rPr>
                <w:lang w:val="en-US"/>
              </w:rPr>
              <w:t xml:space="preserve">                    </w:t>
            </w:r>
            <w:r>
              <w:t>.entity(RespuestaGeneral.error("Datos requeridos no proporcionados"))</w:t>
            </w:r>
          </w:p>
          <w:p w14:paraId="479F9CFF" w14:textId="77777777" w:rsidR="00E868F4" w:rsidRDefault="00000000" w:rsidP="008C1564">
            <w:pPr>
              <w:pStyle w:val="tabla"/>
            </w:pPr>
            <w:r>
              <w:lastRenderedPageBreak/>
              <w:t xml:space="preserve">                    .build();</w:t>
            </w:r>
          </w:p>
          <w:p w14:paraId="5156B582" w14:textId="77777777" w:rsidR="00E868F4" w:rsidRDefault="00000000" w:rsidP="008C1564">
            <w:pPr>
              <w:pStyle w:val="tabla"/>
            </w:pPr>
            <w:r>
              <w:t xml:space="preserve">        }</w:t>
            </w:r>
          </w:p>
          <w:p w14:paraId="067E1206" w14:textId="77777777" w:rsidR="00E868F4" w:rsidRDefault="00E868F4" w:rsidP="008C1564">
            <w:pPr>
              <w:pStyle w:val="tabla"/>
            </w:pPr>
          </w:p>
          <w:p w14:paraId="2D8622D5" w14:textId="77777777" w:rsidR="00E868F4" w:rsidRDefault="00000000" w:rsidP="008C1564">
            <w:pPr>
              <w:pStyle w:val="tabla"/>
            </w:pPr>
            <w:r>
              <w:t xml:space="preserve">        try {</w:t>
            </w:r>
          </w:p>
          <w:p w14:paraId="0DF31721" w14:textId="77777777" w:rsidR="00E868F4" w:rsidRDefault="00000000" w:rsidP="008C1564">
            <w:pPr>
              <w:pStyle w:val="tabla"/>
            </w:pPr>
            <w:r>
              <w:t xml:space="preserve">            AdministradorCredenciales.cambiarContrasenia(</w:t>
            </w:r>
          </w:p>
          <w:p w14:paraId="41CB06FC" w14:textId="77777777" w:rsidR="00E868F4" w:rsidRDefault="00000000" w:rsidP="008C1564">
            <w:pPr>
              <w:pStyle w:val="tabla"/>
            </w:pPr>
            <w:r>
              <w:t xml:space="preserve">                    request.getContraseniaActual(), request.getContraseniaNueva()</w:t>
            </w:r>
          </w:p>
          <w:p w14:paraId="24D7BBA7" w14:textId="77777777" w:rsidR="00E868F4" w:rsidRDefault="00000000" w:rsidP="008C1564">
            <w:pPr>
              <w:pStyle w:val="tabla"/>
            </w:pPr>
            <w:r>
              <w:t xml:space="preserve">            );</w:t>
            </w:r>
          </w:p>
          <w:p w14:paraId="0346C1CD" w14:textId="77777777" w:rsidR="00E868F4" w:rsidRDefault="00000000" w:rsidP="008C1564">
            <w:pPr>
              <w:pStyle w:val="tabla"/>
            </w:pPr>
            <w:r>
              <w:t xml:space="preserve">            return Response.ok(RespuestaGeneral.ok("ContraseÃ±a actualizada correctamente")).build();</w:t>
            </w:r>
          </w:p>
          <w:p w14:paraId="4C857791" w14:textId="77777777" w:rsidR="00E868F4" w:rsidRPr="00347ED6" w:rsidRDefault="00000000" w:rsidP="008C1564">
            <w:pPr>
              <w:pStyle w:val="tabla"/>
              <w:rPr>
                <w:lang w:val="en-US"/>
              </w:rPr>
            </w:pPr>
            <w:r>
              <w:t xml:space="preserve">        </w:t>
            </w:r>
            <w:r w:rsidRPr="00347ED6">
              <w:rPr>
                <w:lang w:val="en-US"/>
              </w:rPr>
              <w:t>} catch (Exception e) {</w:t>
            </w:r>
          </w:p>
          <w:p w14:paraId="3748C1F5" w14:textId="77777777" w:rsidR="00E868F4" w:rsidRPr="00347ED6" w:rsidRDefault="00000000" w:rsidP="008C1564">
            <w:pPr>
              <w:pStyle w:val="tabla"/>
              <w:rPr>
                <w:lang w:val="en-US"/>
              </w:rPr>
            </w:pPr>
            <w:r w:rsidRPr="00347ED6">
              <w:rPr>
                <w:lang w:val="en-US"/>
              </w:rPr>
              <w:t xml:space="preserve">            return Response.status(Response.Status.BAD_REQUEST)</w:t>
            </w:r>
          </w:p>
          <w:p w14:paraId="7D459B08" w14:textId="77777777" w:rsidR="00E868F4" w:rsidRPr="00347ED6" w:rsidRDefault="00000000" w:rsidP="008C1564">
            <w:pPr>
              <w:pStyle w:val="tabla"/>
              <w:rPr>
                <w:lang w:val="en-US"/>
              </w:rPr>
            </w:pPr>
            <w:r w:rsidRPr="00347ED6">
              <w:rPr>
                <w:lang w:val="en-US"/>
              </w:rPr>
              <w:t xml:space="preserve">                    .entity(RespuestaGeneral.error(e.getMessage()))</w:t>
            </w:r>
          </w:p>
          <w:p w14:paraId="72598999" w14:textId="77777777" w:rsidR="00E868F4" w:rsidRDefault="00000000" w:rsidP="008C1564">
            <w:pPr>
              <w:pStyle w:val="tabla"/>
            </w:pPr>
            <w:r w:rsidRPr="00347ED6">
              <w:rPr>
                <w:lang w:val="en-US"/>
              </w:rPr>
              <w:t xml:space="preserve">                    </w:t>
            </w:r>
            <w:r>
              <w:t>.build();</w:t>
            </w:r>
          </w:p>
          <w:p w14:paraId="7000B0FC" w14:textId="77777777" w:rsidR="00E868F4" w:rsidRDefault="00000000" w:rsidP="008C1564">
            <w:pPr>
              <w:pStyle w:val="tabla"/>
            </w:pPr>
            <w:r>
              <w:t xml:space="preserve">        }</w:t>
            </w:r>
          </w:p>
          <w:p w14:paraId="65929DDE" w14:textId="77777777" w:rsidR="00E868F4" w:rsidRDefault="00000000" w:rsidP="008C1564">
            <w:pPr>
              <w:pStyle w:val="tabla"/>
            </w:pPr>
            <w:r>
              <w:t xml:space="preserve">    }</w:t>
            </w:r>
          </w:p>
          <w:p w14:paraId="44BF4443" w14:textId="77777777" w:rsidR="00E868F4" w:rsidRDefault="00E868F4" w:rsidP="008C1564">
            <w:pPr>
              <w:pStyle w:val="tabla"/>
            </w:pPr>
          </w:p>
          <w:p w14:paraId="78AA866B" w14:textId="77777777" w:rsidR="00E868F4" w:rsidRDefault="00000000" w:rsidP="008C1564">
            <w:pPr>
              <w:pStyle w:val="tabla"/>
            </w:pPr>
            <w:r>
              <w:t xml:space="preserve">    /**</w:t>
            </w:r>
          </w:p>
          <w:p w14:paraId="40F3AD09" w14:textId="77777777" w:rsidR="00E868F4" w:rsidRDefault="00000000" w:rsidP="008C1564">
            <w:pPr>
              <w:pStyle w:val="tabla"/>
            </w:pPr>
            <w:r>
              <w:t xml:space="preserve">     * Valida si un token sigue vigente.</w:t>
            </w:r>
          </w:p>
          <w:p w14:paraId="5F41F6FA" w14:textId="77777777" w:rsidR="00E868F4" w:rsidRPr="00347ED6" w:rsidRDefault="00000000" w:rsidP="008C1564">
            <w:pPr>
              <w:pStyle w:val="tabla"/>
              <w:rPr>
                <w:lang w:val="en-US"/>
              </w:rPr>
            </w:pPr>
            <w:r>
              <w:t xml:space="preserve">     </w:t>
            </w:r>
            <w:r w:rsidRPr="00347ED6">
              <w:rPr>
                <w:lang w:val="en-US"/>
              </w:rPr>
              <w:t>* GET /api/auth/validar-token</w:t>
            </w:r>
          </w:p>
          <w:p w14:paraId="00ACC451" w14:textId="77777777" w:rsidR="00E868F4" w:rsidRPr="00347ED6" w:rsidRDefault="00000000" w:rsidP="008C1564">
            <w:pPr>
              <w:pStyle w:val="tabla"/>
              <w:rPr>
                <w:lang w:val="en-US"/>
              </w:rPr>
            </w:pPr>
            <w:r w:rsidRPr="00347ED6">
              <w:rPr>
                <w:lang w:val="en-US"/>
              </w:rPr>
              <w:t xml:space="preserve">     */</w:t>
            </w:r>
          </w:p>
          <w:p w14:paraId="7EF415B0" w14:textId="77777777" w:rsidR="00E868F4" w:rsidRPr="00347ED6" w:rsidRDefault="00000000" w:rsidP="008C1564">
            <w:pPr>
              <w:pStyle w:val="tabla"/>
              <w:rPr>
                <w:lang w:val="en-US"/>
              </w:rPr>
            </w:pPr>
            <w:r w:rsidRPr="00347ED6">
              <w:rPr>
                <w:lang w:val="en-US"/>
              </w:rPr>
              <w:t xml:space="preserve">    @GET</w:t>
            </w:r>
          </w:p>
          <w:p w14:paraId="74F0FEF7" w14:textId="77777777" w:rsidR="00E868F4" w:rsidRPr="00347ED6" w:rsidRDefault="00000000" w:rsidP="008C1564">
            <w:pPr>
              <w:pStyle w:val="tabla"/>
              <w:rPr>
                <w:lang w:val="en-US"/>
              </w:rPr>
            </w:pPr>
            <w:r w:rsidRPr="00347ED6">
              <w:rPr>
                <w:lang w:val="en-US"/>
              </w:rPr>
              <w:t xml:space="preserve">    @Path("/validar-token")</w:t>
            </w:r>
          </w:p>
          <w:p w14:paraId="5C72430A" w14:textId="77777777" w:rsidR="00E868F4" w:rsidRPr="00347ED6" w:rsidRDefault="00000000" w:rsidP="008C1564">
            <w:pPr>
              <w:pStyle w:val="tabla"/>
              <w:rPr>
                <w:lang w:val="en-US"/>
              </w:rPr>
            </w:pPr>
            <w:r w:rsidRPr="00347ED6">
              <w:rPr>
                <w:lang w:val="en-US"/>
              </w:rPr>
              <w:t xml:space="preserve">    public Response validarToken(@HeaderParam("Authorization") String authHeader,</w:t>
            </w:r>
          </w:p>
          <w:p w14:paraId="2682B379" w14:textId="77777777" w:rsidR="00E868F4" w:rsidRPr="00347ED6" w:rsidRDefault="00000000" w:rsidP="008C1564">
            <w:pPr>
              <w:pStyle w:val="tabla"/>
              <w:rPr>
                <w:lang w:val="en-US"/>
              </w:rPr>
            </w:pPr>
            <w:r w:rsidRPr="00347ED6">
              <w:rPr>
                <w:lang w:val="en-US"/>
              </w:rPr>
              <w:t xml:space="preserve">                                 @QueryParam("token") String tokenParam) {</w:t>
            </w:r>
          </w:p>
          <w:p w14:paraId="7F2BDE74" w14:textId="77777777" w:rsidR="00E868F4" w:rsidRPr="00347ED6" w:rsidRDefault="00000000" w:rsidP="008C1564">
            <w:pPr>
              <w:pStyle w:val="tabla"/>
              <w:rPr>
                <w:lang w:val="en-US"/>
              </w:rPr>
            </w:pPr>
            <w:r w:rsidRPr="00347ED6">
              <w:rPr>
                <w:lang w:val="en-US"/>
              </w:rPr>
              <w:t xml:space="preserve">        String token = extraerToken(authHeader, tokenParam);</w:t>
            </w:r>
          </w:p>
          <w:p w14:paraId="5101FC81" w14:textId="77777777" w:rsidR="00E868F4" w:rsidRPr="00347ED6" w:rsidRDefault="00000000" w:rsidP="008C1564">
            <w:pPr>
              <w:pStyle w:val="tabla"/>
              <w:rPr>
                <w:lang w:val="en-US"/>
              </w:rPr>
            </w:pPr>
            <w:r w:rsidRPr="00347ED6">
              <w:rPr>
                <w:lang w:val="en-US"/>
              </w:rPr>
              <w:t xml:space="preserve">        if (token != null &amp;&amp; AdministradorToken.validarToken(token)) {</w:t>
            </w:r>
          </w:p>
          <w:p w14:paraId="5440BE26" w14:textId="77777777" w:rsidR="00E868F4" w:rsidRPr="00347ED6" w:rsidRDefault="00000000" w:rsidP="008C1564">
            <w:pPr>
              <w:pStyle w:val="tabla"/>
              <w:rPr>
                <w:lang w:val="en-US"/>
              </w:rPr>
            </w:pPr>
            <w:r w:rsidRPr="00347ED6">
              <w:rPr>
                <w:lang w:val="en-US"/>
              </w:rPr>
              <w:t xml:space="preserve">            return Response.ok(RespuestaGeneral.ok("Token vigente y vÃ¡lido")).build();</w:t>
            </w:r>
          </w:p>
          <w:p w14:paraId="52CB971D" w14:textId="77777777" w:rsidR="00E868F4" w:rsidRPr="00347ED6" w:rsidRDefault="00000000" w:rsidP="008C1564">
            <w:pPr>
              <w:pStyle w:val="tabla"/>
              <w:rPr>
                <w:lang w:val="en-US"/>
              </w:rPr>
            </w:pPr>
            <w:r w:rsidRPr="00347ED6">
              <w:rPr>
                <w:lang w:val="en-US"/>
              </w:rPr>
              <w:t xml:space="preserve">        }</w:t>
            </w:r>
          </w:p>
          <w:p w14:paraId="67710F2C" w14:textId="77777777" w:rsidR="00E868F4" w:rsidRPr="00347ED6" w:rsidRDefault="00000000" w:rsidP="008C1564">
            <w:pPr>
              <w:pStyle w:val="tabla"/>
              <w:rPr>
                <w:lang w:val="en-US"/>
              </w:rPr>
            </w:pPr>
            <w:r w:rsidRPr="00347ED6">
              <w:rPr>
                <w:lang w:val="en-US"/>
              </w:rPr>
              <w:t xml:space="preserve">        return Response.status(Response.Status.UNAUTHORIZED)</w:t>
            </w:r>
          </w:p>
          <w:p w14:paraId="775FEA71" w14:textId="77777777" w:rsidR="00E868F4" w:rsidRDefault="00000000" w:rsidP="008C1564">
            <w:pPr>
              <w:pStyle w:val="tabla"/>
            </w:pPr>
            <w:r w:rsidRPr="00347ED6">
              <w:rPr>
                <w:lang w:val="en-US"/>
              </w:rPr>
              <w:t xml:space="preserve">                </w:t>
            </w:r>
            <w:r>
              <w:t>.entity(RespuestaGeneral.error("Token invÃ¡lido o expirado"))</w:t>
            </w:r>
          </w:p>
          <w:p w14:paraId="35B1DAA0" w14:textId="77777777" w:rsidR="00E868F4" w:rsidRDefault="00000000" w:rsidP="008C1564">
            <w:pPr>
              <w:pStyle w:val="tabla"/>
            </w:pPr>
            <w:r>
              <w:t xml:space="preserve">                .build();</w:t>
            </w:r>
          </w:p>
          <w:p w14:paraId="031D036C" w14:textId="77777777" w:rsidR="00E868F4" w:rsidRDefault="00000000" w:rsidP="008C1564">
            <w:pPr>
              <w:pStyle w:val="tabla"/>
            </w:pPr>
            <w:r>
              <w:t xml:space="preserve">    }</w:t>
            </w:r>
          </w:p>
          <w:p w14:paraId="0B18EACE" w14:textId="77777777" w:rsidR="00E868F4" w:rsidRDefault="00E868F4" w:rsidP="008C1564">
            <w:pPr>
              <w:pStyle w:val="tabla"/>
            </w:pPr>
          </w:p>
          <w:p w14:paraId="55F48687" w14:textId="77777777" w:rsidR="00E868F4" w:rsidRDefault="00000000" w:rsidP="008C1564">
            <w:pPr>
              <w:pStyle w:val="tabla"/>
            </w:pPr>
            <w:r>
              <w:t xml:space="preserve">    /**</w:t>
            </w:r>
          </w:p>
          <w:p w14:paraId="20D9C187" w14:textId="77777777" w:rsidR="00E868F4" w:rsidRDefault="00000000" w:rsidP="008C1564">
            <w:pPr>
              <w:pStyle w:val="tabla"/>
            </w:pPr>
            <w:r>
              <w:t xml:space="preserve">     * Cierra sesiÃ³n invalidando el token.</w:t>
            </w:r>
          </w:p>
          <w:p w14:paraId="5CE21017" w14:textId="77777777" w:rsidR="00E868F4" w:rsidRPr="00347ED6" w:rsidRDefault="00000000" w:rsidP="008C1564">
            <w:pPr>
              <w:pStyle w:val="tabla"/>
              <w:rPr>
                <w:lang w:val="en-US"/>
              </w:rPr>
            </w:pPr>
            <w:r>
              <w:t xml:space="preserve">     </w:t>
            </w:r>
            <w:r w:rsidRPr="00347ED6">
              <w:rPr>
                <w:lang w:val="en-US"/>
              </w:rPr>
              <w:t>* POST /api/auth/logout</w:t>
            </w:r>
          </w:p>
          <w:p w14:paraId="67901719" w14:textId="77777777" w:rsidR="00E868F4" w:rsidRPr="00347ED6" w:rsidRDefault="00000000" w:rsidP="008C1564">
            <w:pPr>
              <w:pStyle w:val="tabla"/>
              <w:rPr>
                <w:lang w:val="en-US"/>
              </w:rPr>
            </w:pPr>
            <w:r w:rsidRPr="00347ED6">
              <w:rPr>
                <w:lang w:val="en-US"/>
              </w:rPr>
              <w:t xml:space="preserve">     */</w:t>
            </w:r>
          </w:p>
          <w:p w14:paraId="1DD304A2" w14:textId="77777777" w:rsidR="00E868F4" w:rsidRPr="00347ED6" w:rsidRDefault="00000000" w:rsidP="008C1564">
            <w:pPr>
              <w:pStyle w:val="tabla"/>
              <w:rPr>
                <w:lang w:val="en-US"/>
              </w:rPr>
            </w:pPr>
            <w:r w:rsidRPr="00347ED6">
              <w:rPr>
                <w:lang w:val="en-US"/>
              </w:rPr>
              <w:t xml:space="preserve">    @POST</w:t>
            </w:r>
          </w:p>
          <w:p w14:paraId="43657991" w14:textId="77777777" w:rsidR="00E868F4" w:rsidRPr="00347ED6" w:rsidRDefault="00000000" w:rsidP="008C1564">
            <w:pPr>
              <w:pStyle w:val="tabla"/>
              <w:rPr>
                <w:lang w:val="en-US"/>
              </w:rPr>
            </w:pPr>
            <w:r w:rsidRPr="00347ED6">
              <w:rPr>
                <w:lang w:val="en-US"/>
              </w:rPr>
              <w:t xml:space="preserve">    @Path("/logout")</w:t>
            </w:r>
          </w:p>
          <w:p w14:paraId="26F58ACA" w14:textId="77777777" w:rsidR="00E868F4" w:rsidRPr="00347ED6" w:rsidRDefault="00000000" w:rsidP="008C1564">
            <w:pPr>
              <w:pStyle w:val="tabla"/>
              <w:rPr>
                <w:lang w:val="en-US"/>
              </w:rPr>
            </w:pPr>
            <w:r w:rsidRPr="00347ED6">
              <w:rPr>
                <w:lang w:val="en-US"/>
              </w:rPr>
              <w:t xml:space="preserve">    public Response logout(@HeaderParam("Authorization") String authHeader,</w:t>
            </w:r>
          </w:p>
          <w:p w14:paraId="34DA3C6D" w14:textId="77777777" w:rsidR="00E868F4" w:rsidRPr="00347ED6" w:rsidRDefault="00000000" w:rsidP="008C1564">
            <w:pPr>
              <w:pStyle w:val="tabla"/>
              <w:rPr>
                <w:lang w:val="en-US"/>
              </w:rPr>
            </w:pPr>
            <w:r w:rsidRPr="00347ED6">
              <w:rPr>
                <w:lang w:val="en-US"/>
              </w:rPr>
              <w:t xml:space="preserve">                           @QueryParam("token") String tokenParam) {</w:t>
            </w:r>
          </w:p>
          <w:p w14:paraId="334D01A8" w14:textId="77777777" w:rsidR="00E868F4" w:rsidRPr="00347ED6" w:rsidRDefault="00000000" w:rsidP="008C1564">
            <w:pPr>
              <w:pStyle w:val="tabla"/>
              <w:rPr>
                <w:lang w:val="en-US"/>
              </w:rPr>
            </w:pPr>
            <w:r w:rsidRPr="00347ED6">
              <w:rPr>
                <w:lang w:val="en-US"/>
              </w:rPr>
              <w:t xml:space="preserve">        String token = extraerToken(authHeader, tokenParam);</w:t>
            </w:r>
          </w:p>
          <w:p w14:paraId="2C455EA0" w14:textId="77777777" w:rsidR="00E868F4" w:rsidRPr="00347ED6" w:rsidRDefault="00000000" w:rsidP="008C1564">
            <w:pPr>
              <w:pStyle w:val="tabla"/>
              <w:rPr>
                <w:lang w:val="en-US"/>
              </w:rPr>
            </w:pPr>
            <w:r w:rsidRPr="00347ED6">
              <w:rPr>
                <w:lang w:val="en-US"/>
              </w:rPr>
              <w:t xml:space="preserve">        if (token != null) {</w:t>
            </w:r>
          </w:p>
          <w:p w14:paraId="7C4BFCBC" w14:textId="77777777" w:rsidR="00E868F4" w:rsidRPr="00347ED6" w:rsidRDefault="00000000" w:rsidP="008C1564">
            <w:pPr>
              <w:pStyle w:val="tabla"/>
              <w:rPr>
                <w:lang w:val="en-US"/>
              </w:rPr>
            </w:pPr>
            <w:r w:rsidRPr="00347ED6">
              <w:rPr>
                <w:lang w:val="en-US"/>
              </w:rPr>
              <w:t xml:space="preserve">            AdministradorToken.invalidarToken(token);</w:t>
            </w:r>
          </w:p>
          <w:p w14:paraId="0A2BA59F" w14:textId="77777777" w:rsidR="00E868F4" w:rsidRDefault="00000000" w:rsidP="008C1564">
            <w:pPr>
              <w:pStyle w:val="tabla"/>
            </w:pPr>
            <w:r w:rsidRPr="00347ED6">
              <w:rPr>
                <w:lang w:val="en-US"/>
              </w:rPr>
              <w:t xml:space="preserve">        </w:t>
            </w:r>
            <w:r>
              <w:t>}</w:t>
            </w:r>
          </w:p>
          <w:p w14:paraId="477D78D6" w14:textId="34F7C88D" w:rsidR="00E868F4" w:rsidRDefault="00000000" w:rsidP="008C1564">
            <w:pPr>
              <w:pStyle w:val="tabla"/>
            </w:pPr>
            <w:r>
              <w:t xml:space="preserve">        return Response.ok(RespuestaGeneral.ok("Sesi</w:t>
            </w:r>
            <w:r w:rsidR="00231050">
              <w:t>ó</w:t>
            </w:r>
            <w:r>
              <w:t>n cerrada correctamente")).build();</w:t>
            </w:r>
          </w:p>
          <w:p w14:paraId="33918CCC" w14:textId="77777777" w:rsidR="00E868F4" w:rsidRPr="00347ED6" w:rsidRDefault="00000000" w:rsidP="008C1564">
            <w:pPr>
              <w:pStyle w:val="tabla"/>
              <w:rPr>
                <w:lang w:val="en-US"/>
              </w:rPr>
            </w:pPr>
            <w:r>
              <w:t xml:space="preserve">    </w:t>
            </w:r>
            <w:r w:rsidRPr="00347ED6">
              <w:rPr>
                <w:lang w:val="en-US"/>
              </w:rPr>
              <w:t>}</w:t>
            </w:r>
          </w:p>
          <w:p w14:paraId="71D34CE4" w14:textId="77777777" w:rsidR="00E868F4" w:rsidRPr="00347ED6" w:rsidRDefault="00E868F4" w:rsidP="008C1564">
            <w:pPr>
              <w:pStyle w:val="tabla"/>
              <w:rPr>
                <w:lang w:val="en-US"/>
              </w:rPr>
            </w:pPr>
          </w:p>
          <w:p w14:paraId="5239BE6A" w14:textId="77777777" w:rsidR="00E868F4" w:rsidRPr="00347ED6" w:rsidRDefault="00000000" w:rsidP="008C1564">
            <w:pPr>
              <w:pStyle w:val="tabla"/>
              <w:rPr>
                <w:lang w:val="en-US"/>
              </w:rPr>
            </w:pPr>
            <w:r w:rsidRPr="00347ED6">
              <w:rPr>
                <w:lang w:val="en-US"/>
              </w:rPr>
              <w:t xml:space="preserve">    private String extraerToken(String authHeader, String tokenParam) {</w:t>
            </w:r>
          </w:p>
          <w:p w14:paraId="0C4ABE74" w14:textId="77777777" w:rsidR="00E868F4" w:rsidRPr="00347ED6" w:rsidRDefault="00000000" w:rsidP="008C1564">
            <w:pPr>
              <w:pStyle w:val="tabla"/>
              <w:rPr>
                <w:lang w:val="en-US"/>
              </w:rPr>
            </w:pPr>
            <w:r w:rsidRPr="00347ED6">
              <w:rPr>
                <w:lang w:val="en-US"/>
              </w:rPr>
              <w:t xml:space="preserve">        if (tokenParam != null &amp;&amp; !tokenParam.trim().isEmpty()) {</w:t>
            </w:r>
          </w:p>
          <w:p w14:paraId="2A7928BB" w14:textId="77777777" w:rsidR="00E868F4" w:rsidRPr="00347ED6" w:rsidRDefault="00000000" w:rsidP="008C1564">
            <w:pPr>
              <w:pStyle w:val="tabla"/>
              <w:rPr>
                <w:lang w:val="en-US"/>
              </w:rPr>
            </w:pPr>
            <w:r w:rsidRPr="00347ED6">
              <w:rPr>
                <w:lang w:val="en-US"/>
              </w:rPr>
              <w:lastRenderedPageBreak/>
              <w:t xml:space="preserve">            return tokenParam.trim();</w:t>
            </w:r>
          </w:p>
          <w:p w14:paraId="051C5771" w14:textId="77777777" w:rsidR="00E868F4" w:rsidRPr="00347ED6" w:rsidRDefault="00000000" w:rsidP="008C1564">
            <w:pPr>
              <w:pStyle w:val="tabla"/>
              <w:rPr>
                <w:lang w:val="en-US"/>
              </w:rPr>
            </w:pPr>
            <w:r w:rsidRPr="00347ED6">
              <w:rPr>
                <w:lang w:val="en-US"/>
              </w:rPr>
              <w:t xml:space="preserve">        }</w:t>
            </w:r>
          </w:p>
          <w:p w14:paraId="2B5344CC" w14:textId="77777777" w:rsidR="00E868F4" w:rsidRPr="00347ED6" w:rsidRDefault="00000000" w:rsidP="008C1564">
            <w:pPr>
              <w:pStyle w:val="tabla"/>
              <w:rPr>
                <w:lang w:val="en-US"/>
              </w:rPr>
            </w:pPr>
            <w:r w:rsidRPr="00347ED6">
              <w:rPr>
                <w:lang w:val="en-US"/>
              </w:rPr>
              <w:t xml:space="preserve">        if (authHeader != null &amp;&amp; authHeader.startsWith("Bearer ")) {</w:t>
            </w:r>
          </w:p>
          <w:p w14:paraId="3483092C" w14:textId="77777777" w:rsidR="00E868F4" w:rsidRPr="00347ED6" w:rsidRDefault="00000000" w:rsidP="008C1564">
            <w:pPr>
              <w:pStyle w:val="tabla"/>
              <w:rPr>
                <w:lang w:val="en-US"/>
              </w:rPr>
            </w:pPr>
            <w:r w:rsidRPr="00347ED6">
              <w:rPr>
                <w:lang w:val="en-US"/>
              </w:rPr>
              <w:t xml:space="preserve">            return authHeader.substring(7).trim();</w:t>
            </w:r>
          </w:p>
          <w:p w14:paraId="2203A644" w14:textId="77777777" w:rsidR="00E868F4" w:rsidRPr="00347ED6" w:rsidRDefault="00000000" w:rsidP="008C1564">
            <w:pPr>
              <w:pStyle w:val="tabla"/>
              <w:rPr>
                <w:lang w:val="en-US"/>
              </w:rPr>
            </w:pPr>
            <w:r w:rsidRPr="00347ED6">
              <w:rPr>
                <w:lang w:val="en-US"/>
              </w:rPr>
              <w:t xml:space="preserve">        }</w:t>
            </w:r>
          </w:p>
          <w:p w14:paraId="010E4AE9" w14:textId="77777777" w:rsidR="00E868F4" w:rsidRPr="00347ED6" w:rsidRDefault="00000000" w:rsidP="008C1564">
            <w:pPr>
              <w:pStyle w:val="tabla"/>
              <w:rPr>
                <w:lang w:val="en-US"/>
              </w:rPr>
            </w:pPr>
            <w:r w:rsidRPr="00347ED6">
              <w:rPr>
                <w:lang w:val="en-US"/>
              </w:rPr>
              <w:t xml:space="preserve">        return authHeader;</w:t>
            </w:r>
          </w:p>
          <w:p w14:paraId="1C5C75B5" w14:textId="77777777" w:rsidR="00E868F4" w:rsidRDefault="00000000" w:rsidP="008C1564">
            <w:pPr>
              <w:pStyle w:val="tabla"/>
            </w:pPr>
            <w:r w:rsidRPr="00347ED6">
              <w:rPr>
                <w:lang w:val="en-US"/>
              </w:rPr>
              <w:t xml:space="preserve">    </w:t>
            </w:r>
            <w:r>
              <w:t>}</w:t>
            </w:r>
          </w:p>
          <w:p w14:paraId="221C68EA" w14:textId="77777777" w:rsidR="00E868F4" w:rsidRDefault="00000000" w:rsidP="008C1564">
            <w:pPr>
              <w:pStyle w:val="tabla"/>
            </w:pPr>
            <w:r>
              <w:t>}</w:t>
            </w:r>
          </w:p>
        </w:tc>
      </w:tr>
    </w:tbl>
    <w:p w14:paraId="6CEAA42B" w14:textId="77777777" w:rsidR="00E868F4" w:rsidRDefault="00000000" w:rsidP="00C47985">
      <w:r>
        <w:lastRenderedPageBreak/>
        <w:t>ConversorResource expone endpoints especializados para longitud (/api/conversor/longitud), masa (/api/conversor/masa) y temperatura (/api/conversor/temperatura):</w:t>
      </w:r>
    </w:p>
    <w:p w14:paraId="00A8EEF9" w14:textId="77777777" w:rsidR="00E868F4" w:rsidRDefault="00000000" w:rsidP="00C47985">
      <w:pPr>
        <w:pStyle w:val="Heading5"/>
      </w:pPr>
      <w:bookmarkStart w:id="90" w:name="tbl.6"/>
      <w:bookmarkStart w:id="91" w:name="_Toc243926431"/>
      <w:bookmarkStart w:id="92" w:name="_Toc243929200"/>
      <w:bookmarkEnd w:id="90"/>
      <w:r>
        <w:t>Tabla 6</w:t>
      </w:r>
      <w:r>
        <w:br/>
        <w:t>Recurso REST de Conversión (ConversorResource.java)</w:t>
      </w:r>
      <w:bookmarkEnd w:id="91"/>
      <w:bookmarkEnd w:id="92"/>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261AA9BC" w14:textId="77777777">
        <w:tc>
          <w:tcPr>
            <w:tcW w:w="8504" w:type="dxa"/>
            <w:tcMar>
              <w:top w:w="100" w:type="dxa"/>
              <w:left w:w="100" w:type="dxa"/>
              <w:bottom w:w="100" w:type="dxa"/>
              <w:right w:w="100" w:type="dxa"/>
            </w:tcMar>
          </w:tcPr>
          <w:p w14:paraId="6BE488EB" w14:textId="77777777" w:rsidR="00E868F4" w:rsidRDefault="00000000" w:rsidP="008C1564">
            <w:pPr>
              <w:pStyle w:val="tabla"/>
            </w:pPr>
            <w:r>
              <w:t>package ec.edu.monster.controladores.rest;</w:t>
            </w:r>
          </w:p>
          <w:p w14:paraId="39657DA2" w14:textId="77777777" w:rsidR="00E868F4" w:rsidRDefault="00E868F4" w:rsidP="008C1564">
            <w:pPr>
              <w:pStyle w:val="tabla"/>
            </w:pPr>
          </w:p>
          <w:p w14:paraId="05918234" w14:textId="77777777" w:rsidR="00E868F4" w:rsidRDefault="00000000" w:rsidP="008C1564">
            <w:pPr>
              <w:pStyle w:val="tabla"/>
            </w:pPr>
            <w:r>
              <w:t>import ec.edu.monster.modelos.dto.ConversionRequest;</w:t>
            </w:r>
          </w:p>
          <w:p w14:paraId="3A3CA9E8" w14:textId="77777777" w:rsidR="00E868F4" w:rsidRDefault="00000000" w:rsidP="008C1564">
            <w:pPr>
              <w:pStyle w:val="tabla"/>
            </w:pPr>
            <w:r>
              <w:t>import ec.edu.monster.modelos.dto.ConversionResponse;</w:t>
            </w:r>
          </w:p>
          <w:p w14:paraId="444EF8C8" w14:textId="77777777" w:rsidR="00E868F4" w:rsidRDefault="00000000" w:rsidP="008C1564">
            <w:pPr>
              <w:pStyle w:val="tabla"/>
            </w:pPr>
            <w:r>
              <w:t>import ec.edu.monster.modelos.dto.RespuestaGeneral;</w:t>
            </w:r>
          </w:p>
          <w:p w14:paraId="24AADFC8" w14:textId="77777777" w:rsidR="00E868F4" w:rsidRDefault="00000000" w:rsidP="008C1564">
            <w:pPr>
              <w:pStyle w:val="tabla"/>
            </w:pPr>
            <w:r>
              <w:t>import ec.edu.monster.modelos.utilidades.ConversorLongitud;</w:t>
            </w:r>
          </w:p>
          <w:p w14:paraId="4A57CE4D" w14:textId="77777777" w:rsidR="00E868F4" w:rsidRDefault="00000000" w:rsidP="008C1564">
            <w:pPr>
              <w:pStyle w:val="tabla"/>
            </w:pPr>
            <w:r>
              <w:t>import ec.edu.monster.modelos.utilidades.ConversorMasa;</w:t>
            </w:r>
          </w:p>
          <w:p w14:paraId="2592473A" w14:textId="77777777" w:rsidR="00E868F4" w:rsidRDefault="00000000" w:rsidP="008C1564">
            <w:pPr>
              <w:pStyle w:val="tabla"/>
            </w:pPr>
            <w:r>
              <w:t>import ec.edu.monster.modelos.utilidades.ConversorTemperatura;</w:t>
            </w:r>
          </w:p>
          <w:p w14:paraId="77C33B15" w14:textId="77777777" w:rsidR="00E868F4" w:rsidRDefault="00000000" w:rsidP="008C1564">
            <w:pPr>
              <w:pStyle w:val="tabla"/>
            </w:pPr>
            <w:r>
              <w:t>import ec.edu.monster.modelos.utilidades.enums.UnidadLongitud;</w:t>
            </w:r>
          </w:p>
          <w:p w14:paraId="17BE8B9E" w14:textId="77777777" w:rsidR="00E868F4" w:rsidRDefault="00000000" w:rsidP="008C1564">
            <w:pPr>
              <w:pStyle w:val="tabla"/>
            </w:pPr>
            <w:r>
              <w:t>import ec.edu.monster.modelos.utilidades.enums.UnidadMasa;</w:t>
            </w:r>
          </w:p>
          <w:p w14:paraId="03FEF0F6" w14:textId="77777777" w:rsidR="00E868F4" w:rsidRDefault="00000000" w:rsidP="008C1564">
            <w:pPr>
              <w:pStyle w:val="tabla"/>
            </w:pPr>
            <w:r>
              <w:t>import ec.edu.monster.modelos.utilidades.enums.UnidadTemperatura;</w:t>
            </w:r>
          </w:p>
          <w:p w14:paraId="666EC88F" w14:textId="77777777" w:rsidR="00E868F4" w:rsidRDefault="00000000" w:rsidP="008C1564">
            <w:pPr>
              <w:pStyle w:val="tabla"/>
            </w:pPr>
            <w:r>
              <w:t>import ec.edu.monster.modelos.utilidades.mapeadores.UnidadMapper;</w:t>
            </w:r>
          </w:p>
          <w:p w14:paraId="431102D2" w14:textId="77777777" w:rsidR="00E868F4" w:rsidRDefault="00000000" w:rsidP="008C1564">
            <w:pPr>
              <w:pStyle w:val="tabla"/>
            </w:pPr>
            <w:r>
              <w:t>import ec.edu.monster.servicios.ServicioConversor;</w:t>
            </w:r>
          </w:p>
          <w:p w14:paraId="7EA60934" w14:textId="77777777" w:rsidR="00E868F4" w:rsidRDefault="00E868F4" w:rsidP="008C1564">
            <w:pPr>
              <w:pStyle w:val="tabla"/>
            </w:pPr>
          </w:p>
          <w:p w14:paraId="42BC04B4" w14:textId="77777777" w:rsidR="00E868F4" w:rsidRPr="00347ED6" w:rsidRDefault="00000000" w:rsidP="008C1564">
            <w:pPr>
              <w:pStyle w:val="tabla"/>
              <w:rPr>
                <w:lang w:val="en-US"/>
              </w:rPr>
            </w:pPr>
            <w:r w:rsidRPr="00347ED6">
              <w:rPr>
                <w:lang w:val="en-US"/>
              </w:rPr>
              <w:t>import jakarta.ws.rs.Consumes;</w:t>
            </w:r>
          </w:p>
          <w:p w14:paraId="420D4E20" w14:textId="77777777" w:rsidR="00E868F4" w:rsidRPr="00347ED6" w:rsidRDefault="00000000" w:rsidP="008C1564">
            <w:pPr>
              <w:pStyle w:val="tabla"/>
              <w:rPr>
                <w:lang w:val="en-US"/>
              </w:rPr>
            </w:pPr>
            <w:r w:rsidRPr="00347ED6">
              <w:rPr>
                <w:lang w:val="en-US"/>
              </w:rPr>
              <w:t>import jakarta.ws.rs.GET;</w:t>
            </w:r>
          </w:p>
          <w:p w14:paraId="137AE836" w14:textId="77777777" w:rsidR="00E868F4" w:rsidRPr="00347ED6" w:rsidRDefault="00000000" w:rsidP="008C1564">
            <w:pPr>
              <w:pStyle w:val="tabla"/>
              <w:rPr>
                <w:lang w:val="en-US"/>
              </w:rPr>
            </w:pPr>
            <w:r w:rsidRPr="00347ED6">
              <w:rPr>
                <w:lang w:val="en-US"/>
              </w:rPr>
              <w:t>import jakarta.ws.rs.POST;</w:t>
            </w:r>
          </w:p>
          <w:p w14:paraId="6D2B1723" w14:textId="77777777" w:rsidR="00E868F4" w:rsidRPr="00347ED6" w:rsidRDefault="00000000" w:rsidP="008C1564">
            <w:pPr>
              <w:pStyle w:val="tabla"/>
              <w:rPr>
                <w:lang w:val="en-US"/>
              </w:rPr>
            </w:pPr>
            <w:r w:rsidRPr="00347ED6">
              <w:rPr>
                <w:lang w:val="en-US"/>
              </w:rPr>
              <w:t>import jakarta.ws.rs.Path;</w:t>
            </w:r>
          </w:p>
          <w:p w14:paraId="29238A69" w14:textId="77777777" w:rsidR="00E868F4" w:rsidRPr="00347ED6" w:rsidRDefault="00000000" w:rsidP="008C1564">
            <w:pPr>
              <w:pStyle w:val="tabla"/>
              <w:rPr>
                <w:lang w:val="en-US"/>
              </w:rPr>
            </w:pPr>
            <w:r w:rsidRPr="00347ED6">
              <w:rPr>
                <w:lang w:val="en-US"/>
              </w:rPr>
              <w:t>import jakarta.ws.rs.Produces;</w:t>
            </w:r>
          </w:p>
          <w:p w14:paraId="538198D0" w14:textId="77777777" w:rsidR="00E868F4" w:rsidRPr="00347ED6" w:rsidRDefault="00000000" w:rsidP="008C1564">
            <w:pPr>
              <w:pStyle w:val="tabla"/>
              <w:rPr>
                <w:lang w:val="en-US"/>
              </w:rPr>
            </w:pPr>
            <w:r w:rsidRPr="00347ED6">
              <w:rPr>
                <w:lang w:val="en-US"/>
              </w:rPr>
              <w:t>import jakarta.ws.rs.QueryParam;</w:t>
            </w:r>
          </w:p>
          <w:p w14:paraId="2DD04605" w14:textId="77777777" w:rsidR="00E868F4" w:rsidRPr="00347ED6" w:rsidRDefault="00000000" w:rsidP="008C1564">
            <w:pPr>
              <w:pStyle w:val="tabla"/>
              <w:rPr>
                <w:lang w:val="en-US"/>
              </w:rPr>
            </w:pPr>
            <w:r w:rsidRPr="00347ED6">
              <w:rPr>
                <w:lang w:val="en-US"/>
              </w:rPr>
              <w:t>import jakarta.ws.rs.core.MediaType;</w:t>
            </w:r>
          </w:p>
          <w:p w14:paraId="2A1AFB38" w14:textId="77777777" w:rsidR="00E868F4" w:rsidRPr="00347ED6" w:rsidRDefault="00000000" w:rsidP="008C1564">
            <w:pPr>
              <w:pStyle w:val="tabla"/>
              <w:rPr>
                <w:lang w:val="en-US"/>
              </w:rPr>
            </w:pPr>
            <w:r w:rsidRPr="00347ED6">
              <w:rPr>
                <w:lang w:val="en-US"/>
              </w:rPr>
              <w:t>import jakarta.ws.rs.core.Response;</w:t>
            </w:r>
          </w:p>
          <w:p w14:paraId="68245F2B" w14:textId="77777777" w:rsidR="00E868F4" w:rsidRPr="00347ED6" w:rsidRDefault="00000000" w:rsidP="008C1564">
            <w:pPr>
              <w:pStyle w:val="tabla"/>
              <w:rPr>
                <w:lang w:val="en-US"/>
              </w:rPr>
            </w:pPr>
            <w:r w:rsidRPr="00347ED6">
              <w:rPr>
                <w:lang w:val="en-US"/>
              </w:rPr>
              <w:t>import java.util.Arrays;</w:t>
            </w:r>
          </w:p>
          <w:p w14:paraId="5663EDEE" w14:textId="77777777" w:rsidR="00E868F4" w:rsidRPr="00347ED6" w:rsidRDefault="00000000" w:rsidP="008C1564">
            <w:pPr>
              <w:pStyle w:val="tabla"/>
              <w:rPr>
                <w:lang w:val="en-US"/>
              </w:rPr>
            </w:pPr>
            <w:r w:rsidRPr="00347ED6">
              <w:rPr>
                <w:lang w:val="en-US"/>
              </w:rPr>
              <w:t>import java.util.Map;</w:t>
            </w:r>
          </w:p>
          <w:p w14:paraId="52ABA039" w14:textId="77777777" w:rsidR="00E868F4" w:rsidRPr="00347ED6" w:rsidRDefault="00E868F4" w:rsidP="008C1564">
            <w:pPr>
              <w:pStyle w:val="tabla"/>
              <w:rPr>
                <w:lang w:val="en-US"/>
              </w:rPr>
            </w:pPr>
          </w:p>
          <w:p w14:paraId="1D2E7F9A" w14:textId="77777777" w:rsidR="00E868F4" w:rsidRDefault="00000000" w:rsidP="008C1564">
            <w:pPr>
              <w:pStyle w:val="tabla"/>
            </w:pPr>
            <w:r>
              <w:t>/**</w:t>
            </w:r>
          </w:p>
          <w:p w14:paraId="1BE20912" w14:textId="77777777" w:rsidR="00E868F4" w:rsidRDefault="00000000" w:rsidP="008C1564">
            <w:pPr>
              <w:pStyle w:val="tabla"/>
            </w:pPr>
            <w:r>
              <w:t xml:space="preserve"> * Endpoints RESTful para la conversiÃ³n de unidades (Longitud, Masa y Temperatura).</w:t>
            </w:r>
          </w:p>
          <w:p w14:paraId="4982AE03" w14:textId="77777777" w:rsidR="00E868F4" w:rsidRDefault="00000000" w:rsidP="008C1564">
            <w:pPr>
              <w:pStyle w:val="tabla"/>
            </w:pPr>
            <w:r>
              <w:t xml:space="preserve"> * Soporta solicitudes POST con cuerpo JSON y solicitudes GET con Query Parameters.</w:t>
            </w:r>
          </w:p>
          <w:p w14:paraId="355A84F4" w14:textId="77777777" w:rsidR="00E868F4" w:rsidRPr="00347ED6" w:rsidRDefault="00000000" w:rsidP="008C1564">
            <w:pPr>
              <w:pStyle w:val="tabla"/>
              <w:rPr>
                <w:lang w:val="en-US"/>
              </w:rPr>
            </w:pPr>
            <w:r>
              <w:t xml:space="preserve"> </w:t>
            </w:r>
            <w:r w:rsidRPr="00347ED6">
              <w:rPr>
                <w:lang w:val="en-US"/>
              </w:rPr>
              <w:t xml:space="preserve">* </w:t>
            </w:r>
          </w:p>
          <w:p w14:paraId="6CAB52A3" w14:textId="77777777" w:rsidR="00E868F4" w:rsidRPr="00347ED6" w:rsidRDefault="00000000" w:rsidP="008C1564">
            <w:pPr>
              <w:pStyle w:val="tabla"/>
              <w:rPr>
                <w:lang w:val="en-US"/>
              </w:rPr>
            </w:pPr>
            <w:r w:rsidRPr="00347ED6">
              <w:rPr>
                <w:lang w:val="en-US"/>
              </w:rPr>
              <w:t xml:space="preserve"> * @author MeatPuppets</w:t>
            </w:r>
          </w:p>
          <w:p w14:paraId="038E3ACB" w14:textId="77777777" w:rsidR="00E868F4" w:rsidRPr="00347ED6" w:rsidRDefault="00000000" w:rsidP="008C1564">
            <w:pPr>
              <w:pStyle w:val="tabla"/>
              <w:rPr>
                <w:lang w:val="en-US"/>
              </w:rPr>
            </w:pPr>
            <w:r w:rsidRPr="00347ED6">
              <w:rPr>
                <w:lang w:val="en-US"/>
              </w:rPr>
              <w:t xml:space="preserve"> */</w:t>
            </w:r>
          </w:p>
          <w:p w14:paraId="02722FBA" w14:textId="77777777" w:rsidR="00E868F4" w:rsidRPr="00347ED6" w:rsidRDefault="00000000" w:rsidP="008C1564">
            <w:pPr>
              <w:pStyle w:val="tabla"/>
              <w:rPr>
                <w:lang w:val="en-US"/>
              </w:rPr>
            </w:pPr>
            <w:r w:rsidRPr="00347ED6">
              <w:rPr>
                <w:lang w:val="en-US"/>
              </w:rPr>
              <w:t>@Path("/conversor")</w:t>
            </w:r>
          </w:p>
          <w:p w14:paraId="719DABF6" w14:textId="77777777" w:rsidR="00E868F4" w:rsidRPr="00347ED6" w:rsidRDefault="00000000" w:rsidP="008C1564">
            <w:pPr>
              <w:pStyle w:val="tabla"/>
              <w:rPr>
                <w:lang w:val="en-US"/>
              </w:rPr>
            </w:pPr>
            <w:r w:rsidRPr="00347ED6">
              <w:rPr>
                <w:lang w:val="en-US"/>
              </w:rPr>
              <w:t>@Produces(MediaType.APPLICATION_JSON)</w:t>
            </w:r>
          </w:p>
          <w:p w14:paraId="48DB01D1" w14:textId="77777777" w:rsidR="00E868F4" w:rsidRPr="00347ED6" w:rsidRDefault="00000000" w:rsidP="008C1564">
            <w:pPr>
              <w:pStyle w:val="tabla"/>
              <w:rPr>
                <w:lang w:val="en-US"/>
              </w:rPr>
            </w:pPr>
            <w:r w:rsidRPr="00347ED6">
              <w:rPr>
                <w:lang w:val="en-US"/>
              </w:rPr>
              <w:t>public class ConversorResource {</w:t>
            </w:r>
          </w:p>
          <w:p w14:paraId="14E18CAA" w14:textId="77777777" w:rsidR="00E868F4" w:rsidRPr="00347ED6" w:rsidRDefault="00E868F4" w:rsidP="008C1564">
            <w:pPr>
              <w:pStyle w:val="tabla"/>
              <w:rPr>
                <w:lang w:val="en-US"/>
              </w:rPr>
            </w:pPr>
          </w:p>
          <w:p w14:paraId="2BDE1227" w14:textId="77777777" w:rsidR="00E868F4" w:rsidRPr="00347ED6" w:rsidRDefault="00000000" w:rsidP="008C1564">
            <w:pPr>
              <w:pStyle w:val="tabla"/>
              <w:rPr>
                <w:lang w:val="en-US"/>
              </w:rPr>
            </w:pPr>
            <w:r w:rsidRPr="00347ED6">
              <w:rPr>
                <w:lang w:val="en-US"/>
              </w:rPr>
              <w:t xml:space="preserve">    private final ServicioConversor&lt;UnidadLongitud&gt; servicioLongitud =</w:t>
            </w:r>
          </w:p>
          <w:p w14:paraId="016B2515" w14:textId="77777777" w:rsidR="00E868F4" w:rsidRPr="00347ED6" w:rsidRDefault="00000000" w:rsidP="008C1564">
            <w:pPr>
              <w:pStyle w:val="tabla"/>
              <w:rPr>
                <w:lang w:val="en-US"/>
              </w:rPr>
            </w:pPr>
            <w:r w:rsidRPr="00347ED6">
              <w:rPr>
                <w:lang w:val="en-US"/>
              </w:rPr>
              <w:t xml:space="preserve">            new ServicioConversor&lt;&gt;(new ConversorLongitud());</w:t>
            </w:r>
          </w:p>
          <w:p w14:paraId="067A51FA" w14:textId="77777777" w:rsidR="00E868F4" w:rsidRPr="00347ED6" w:rsidRDefault="00000000" w:rsidP="008C1564">
            <w:pPr>
              <w:pStyle w:val="tabla"/>
              <w:rPr>
                <w:lang w:val="en-US"/>
              </w:rPr>
            </w:pPr>
            <w:r w:rsidRPr="00347ED6">
              <w:rPr>
                <w:lang w:val="en-US"/>
              </w:rPr>
              <w:lastRenderedPageBreak/>
              <w:t xml:space="preserve">    private final ServicioConversor&lt;UnidadMasa&gt; servicioMasa =</w:t>
            </w:r>
          </w:p>
          <w:p w14:paraId="1DA791E8" w14:textId="77777777" w:rsidR="00E868F4" w:rsidRPr="00347ED6" w:rsidRDefault="00000000" w:rsidP="008C1564">
            <w:pPr>
              <w:pStyle w:val="tabla"/>
              <w:rPr>
                <w:lang w:val="en-US"/>
              </w:rPr>
            </w:pPr>
            <w:r w:rsidRPr="00347ED6">
              <w:rPr>
                <w:lang w:val="en-US"/>
              </w:rPr>
              <w:t xml:space="preserve">            new ServicioConversor&lt;&gt;(new ConversorMasa());</w:t>
            </w:r>
          </w:p>
          <w:p w14:paraId="40952517" w14:textId="77777777" w:rsidR="00E868F4" w:rsidRDefault="00000000" w:rsidP="008C1564">
            <w:pPr>
              <w:pStyle w:val="tabla"/>
            </w:pPr>
            <w:r w:rsidRPr="00347ED6">
              <w:rPr>
                <w:lang w:val="en-US"/>
              </w:rPr>
              <w:t xml:space="preserve">    </w:t>
            </w:r>
            <w:r>
              <w:t>private final ServicioConversor&lt;UnidadTemperatura&gt; servicioTemperatura =</w:t>
            </w:r>
          </w:p>
          <w:p w14:paraId="34BCB990" w14:textId="77777777" w:rsidR="00E868F4" w:rsidRDefault="00000000" w:rsidP="008C1564">
            <w:pPr>
              <w:pStyle w:val="tabla"/>
            </w:pPr>
            <w:r>
              <w:t xml:space="preserve">            new ServicioConversor&lt;&gt;(new ConversorTemperatura());</w:t>
            </w:r>
          </w:p>
          <w:p w14:paraId="47278F25" w14:textId="77777777" w:rsidR="00E868F4" w:rsidRDefault="00E868F4" w:rsidP="008C1564">
            <w:pPr>
              <w:pStyle w:val="tabla"/>
            </w:pPr>
          </w:p>
          <w:p w14:paraId="53AB635E" w14:textId="77777777" w:rsidR="00E868F4" w:rsidRDefault="00000000" w:rsidP="008C1564">
            <w:pPr>
              <w:pStyle w:val="tabla"/>
            </w:pPr>
            <w:r>
              <w:t xml:space="preserve">    // =========================================================================</w:t>
            </w:r>
          </w:p>
          <w:p w14:paraId="711000AF" w14:textId="77777777" w:rsidR="00E868F4" w:rsidRDefault="00000000" w:rsidP="008C1564">
            <w:pPr>
              <w:pStyle w:val="tabla"/>
            </w:pPr>
            <w:r>
              <w:t xml:space="preserve">    // CONVERSIÃ“N DE LONGITUD</w:t>
            </w:r>
          </w:p>
          <w:p w14:paraId="0DF73D3A" w14:textId="77777777" w:rsidR="00E868F4" w:rsidRDefault="00000000" w:rsidP="008C1564">
            <w:pPr>
              <w:pStyle w:val="tabla"/>
            </w:pPr>
            <w:r>
              <w:t xml:space="preserve">    // =========================================================================</w:t>
            </w:r>
          </w:p>
          <w:p w14:paraId="60F49317" w14:textId="77777777" w:rsidR="00E868F4" w:rsidRDefault="00E868F4" w:rsidP="008C1564">
            <w:pPr>
              <w:pStyle w:val="tabla"/>
            </w:pPr>
          </w:p>
          <w:p w14:paraId="21BBBBF7" w14:textId="77777777" w:rsidR="00E868F4" w:rsidRDefault="00000000" w:rsidP="008C1564">
            <w:pPr>
              <w:pStyle w:val="tabla"/>
            </w:pPr>
            <w:r>
              <w:t xml:space="preserve">    @POST</w:t>
            </w:r>
          </w:p>
          <w:p w14:paraId="3A26A7B5" w14:textId="77777777" w:rsidR="00E868F4" w:rsidRDefault="00000000" w:rsidP="008C1564">
            <w:pPr>
              <w:pStyle w:val="tabla"/>
            </w:pPr>
            <w:r>
              <w:t xml:space="preserve">    @Path("/longitud")</w:t>
            </w:r>
          </w:p>
          <w:p w14:paraId="77FC8E56" w14:textId="77777777" w:rsidR="00E868F4" w:rsidRDefault="00000000" w:rsidP="008C1564">
            <w:pPr>
              <w:pStyle w:val="tabla"/>
            </w:pPr>
            <w:r>
              <w:t xml:space="preserve">    @Consumes(MediaType.APPLICATION_JSON)</w:t>
            </w:r>
          </w:p>
          <w:p w14:paraId="2EED734D" w14:textId="77777777" w:rsidR="00E868F4" w:rsidRDefault="00000000" w:rsidP="008C1564">
            <w:pPr>
              <w:pStyle w:val="tabla"/>
            </w:pPr>
            <w:r>
              <w:t xml:space="preserve">    public Response convertirLongitudPost(ConversionRequest request) {</w:t>
            </w:r>
          </w:p>
          <w:p w14:paraId="666D26C3" w14:textId="77777777" w:rsidR="00E868F4" w:rsidRPr="00347ED6" w:rsidRDefault="00000000" w:rsidP="008C1564">
            <w:pPr>
              <w:pStyle w:val="tabla"/>
              <w:rPr>
                <w:lang w:val="en-US"/>
              </w:rPr>
            </w:pPr>
            <w:r>
              <w:t xml:space="preserve">        </w:t>
            </w:r>
            <w:r w:rsidRPr="00347ED6">
              <w:rPr>
                <w:lang w:val="en-US"/>
              </w:rPr>
              <w:t>if (request == null) {</w:t>
            </w:r>
          </w:p>
          <w:p w14:paraId="04750639" w14:textId="77777777" w:rsidR="00E868F4" w:rsidRPr="00347ED6" w:rsidRDefault="00000000" w:rsidP="008C1564">
            <w:pPr>
              <w:pStyle w:val="tabla"/>
              <w:rPr>
                <w:lang w:val="en-US"/>
              </w:rPr>
            </w:pPr>
            <w:r w:rsidRPr="00347ED6">
              <w:rPr>
                <w:lang w:val="en-US"/>
              </w:rPr>
              <w:t xml:space="preserve">            return Response.status(Response.Status.BAD_REQUEST)</w:t>
            </w:r>
          </w:p>
          <w:p w14:paraId="187C6418" w14:textId="77777777" w:rsidR="00E868F4" w:rsidRDefault="00000000" w:rsidP="008C1564">
            <w:pPr>
              <w:pStyle w:val="tabla"/>
            </w:pPr>
            <w:r w:rsidRPr="00347ED6">
              <w:rPr>
                <w:lang w:val="en-US"/>
              </w:rPr>
              <w:t xml:space="preserve">                    </w:t>
            </w:r>
            <w:r>
              <w:t>.entity(RespuestaGeneral.error("Cuerpo de solicitud requerido"))</w:t>
            </w:r>
          </w:p>
          <w:p w14:paraId="7718A6B6" w14:textId="77777777" w:rsidR="00E868F4" w:rsidRDefault="00000000" w:rsidP="008C1564">
            <w:pPr>
              <w:pStyle w:val="tabla"/>
            </w:pPr>
            <w:r>
              <w:t xml:space="preserve">                    .build();</w:t>
            </w:r>
          </w:p>
          <w:p w14:paraId="07C08497" w14:textId="77777777" w:rsidR="00E868F4" w:rsidRDefault="00000000" w:rsidP="008C1564">
            <w:pPr>
              <w:pStyle w:val="tabla"/>
            </w:pPr>
            <w:r>
              <w:t xml:space="preserve">        }</w:t>
            </w:r>
          </w:p>
          <w:p w14:paraId="7FAB3AB1" w14:textId="77777777" w:rsidR="00E868F4" w:rsidRDefault="00000000" w:rsidP="008C1564">
            <w:pPr>
              <w:pStyle w:val="tabla"/>
            </w:pPr>
            <w:r>
              <w:t xml:space="preserve">        return ejecutarConversionLongitud(request.getValor(), request.getUnidadInicial(), request.getUnidadFinal());</w:t>
            </w:r>
          </w:p>
          <w:p w14:paraId="66F78E16" w14:textId="77777777" w:rsidR="00E868F4" w:rsidRDefault="00000000" w:rsidP="008C1564">
            <w:pPr>
              <w:pStyle w:val="tabla"/>
            </w:pPr>
            <w:r>
              <w:t xml:space="preserve">    }</w:t>
            </w:r>
          </w:p>
          <w:p w14:paraId="4212D083" w14:textId="77777777" w:rsidR="00E868F4" w:rsidRDefault="00E868F4" w:rsidP="008C1564">
            <w:pPr>
              <w:pStyle w:val="tabla"/>
            </w:pPr>
          </w:p>
          <w:p w14:paraId="66D6085B" w14:textId="77777777" w:rsidR="00E868F4" w:rsidRDefault="00000000" w:rsidP="008C1564">
            <w:pPr>
              <w:pStyle w:val="tabla"/>
            </w:pPr>
            <w:r>
              <w:t xml:space="preserve">    @GET</w:t>
            </w:r>
          </w:p>
          <w:p w14:paraId="3C0B71F0" w14:textId="77777777" w:rsidR="00E868F4" w:rsidRDefault="00000000" w:rsidP="008C1564">
            <w:pPr>
              <w:pStyle w:val="tabla"/>
            </w:pPr>
            <w:r>
              <w:t xml:space="preserve">    @Path("/longitud")</w:t>
            </w:r>
          </w:p>
          <w:p w14:paraId="1E1EC6BA" w14:textId="77777777" w:rsidR="00E868F4" w:rsidRDefault="00000000" w:rsidP="008C1564">
            <w:pPr>
              <w:pStyle w:val="tabla"/>
            </w:pPr>
            <w:r>
              <w:t xml:space="preserve">    public Response convertirLongitudGet(@QueryParam("valor") double valor,</w:t>
            </w:r>
          </w:p>
          <w:p w14:paraId="1DBA8C70" w14:textId="77777777" w:rsidR="00E868F4" w:rsidRDefault="00000000" w:rsidP="008C1564">
            <w:pPr>
              <w:pStyle w:val="tabla"/>
            </w:pPr>
            <w:r>
              <w:t xml:space="preserve">                                        @QueryParam("unidadInicial") String unidadInicial,</w:t>
            </w:r>
          </w:p>
          <w:p w14:paraId="18AA6760" w14:textId="77777777" w:rsidR="00E868F4" w:rsidRDefault="00000000" w:rsidP="008C1564">
            <w:pPr>
              <w:pStyle w:val="tabla"/>
            </w:pPr>
            <w:r>
              <w:t xml:space="preserve">                                        @QueryParam("unidadFinal") String unidadFinal) {</w:t>
            </w:r>
          </w:p>
          <w:p w14:paraId="5C4C9AAD" w14:textId="77777777" w:rsidR="00E868F4" w:rsidRDefault="00000000" w:rsidP="008C1564">
            <w:pPr>
              <w:pStyle w:val="tabla"/>
            </w:pPr>
            <w:r>
              <w:t xml:space="preserve">        return ejecutarConversionLongitud(valor, unidadInicial, unidadFinal);</w:t>
            </w:r>
          </w:p>
          <w:p w14:paraId="01D6BFA9" w14:textId="77777777" w:rsidR="00E868F4" w:rsidRPr="00347ED6" w:rsidRDefault="00000000" w:rsidP="008C1564">
            <w:pPr>
              <w:pStyle w:val="tabla"/>
              <w:rPr>
                <w:lang w:val="en-US"/>
              </w:rPr>
            </w:pPr>
            <w:r>
              <w:t xml:space="preserve">    </w:t>
            </w:r>
            <w:r w:rsidRPr="00347ED6">
              <w:rPr>
                <w:lang w:val="en-US"/>
              </w:rPr>
              <w:t>}</w:t>
            </w:r>
          </w:p>
          <w:p w14:paraId="26835D95" w14:textId="77777777" w:rsidR="00E868F4" w:rsidRPr="00347ED6" w:rsidRDefault="00E868F4" w:rsidP="008C1564">
            <w:pPr>
              <w:pStyle w:val="tabla"/>
              <w:rPr>
                <w:lang w:val="en-US"/>
              </w:rPr>
            </w:pPr>
          </w:p>
          <w:p w14:paraId="18A9F6E6" w14:textId="77777777" w:rsidR="00E868F4" w:rsidRPr="00347ED6" w:rsidRDefault="00000000" w:rsidP="008C1564">
            <w:pPr>
              <w:pStyle w:val="tabla"/>
              <w:rPr>
                <w:lang w:val="en-US"/>
              </w:rPr>
            </w:pPr>
            <w:r w:rsidRPr="00347ED6">
              <w:rPr>
                <w:lang w:val="en-US"/>
              </w:rPr>
              <w:t xml:space="preserve">    private Response ejecutarConversionLongitud(double valor, String inicial, String finalU) {</w:t>
            </w:r>
          </w:p>
          <w:p w14:paraId="4B7190E6" w14:textId="77777777" w:rsidR="00E868F4" w:rsidRPr="00347ED6" w:rsidRDefault="00000000" w:rsidP="008C1564">
            <w:pPr>
              <w:pStyle w:val="tabla"/>
              <w:rPr>
                <w:lang w:val="en-US"/>
              </w:rPr>
            </w:pPr>
            <w:r w:rsidRPr="00347ED6">
              <w:rPr>
                <w:lang w:val="en-US"/>
              </w:rPr>
              <w:t xml:space="preserve">        try {</w:t>
            </w:r>
          </w:p>
          <w:p w14:paraId="5ED09BFF" w14:textId="77777777" w:rsidR="00E868F4" w:rsidRDefault="00000000" w:rsidP="008C1564">
            <w:pPr>
              <w:pStyle w:val="tabla"/>
            </w:pPr>
            <w:r w:rsidRPr="00347ED6">
              <w:rPr>
                <w:lang w:val="en-US"/>
              </w:rPr>
              <w:t xml:space="preserve">            </w:t>
            </w:r>
            <w:r>
              <w:t>UnidadLongitud origen = UnidadMapper.toLongitud(inicial);</w:t>
            </w:r>
          </w:p>
          <w:p w14:paraId="03FD7AAE" w14:textId="77777777" w:rsidR="00E868F4" w:rsidRDefault="00000000" w:rsidP="008C1564">
            <w:pPr>
              <w:pStyle w:val="tabla"/>
            </w:pPr>
            <w:r>
              <w:t xml:space="preserve">            UnidadLongitud destino = UnidadMapper.toLongitud(finalU);</w:t>
            </w:r>
          </w:p>
          <w:p w14:paraId="2E580E0C" w14:textId="77777777" w:rsidR="00E868F4" w:rsidRDefault="00000000" w:rsidP="008C1564">
            <w:pPr>
              <w:pStyle w:val="tabla"/>
            </w:pPr>
            <w:r>
              <w:t xml:space="preserve">            double resultado = servicioLongitud.convertir(valor, origen, destino);</w:t>
            </w:r>
          </w:p>
          <w:p w14:paraId="031FBBFA" w14:textId="77777777" w:rsidR="00E868F4" w:rsidRDefault="00E868F4" w:rsidP="008C1564">
            <w:pPr>
              <w:pStyle w:val="tabla"/>
            </w:pPr>
          </w:p>
          <w:p w14:paraId="737B2296" w14:textId="77777777" w:rsidR="00E868F4" w:rsidRDefault="00000000" w:rsidP="008C1564">
            <w:pPr>
              <w:pStyle w:val="tabla"/>
            </w:pPr>
            <w:r>
              <w:t xml:space="preserve">            ConversionResponse resp = new ConversionResponse(</w:t>
            </w:r>
          </w:p>
          <w:p w14:paraId="55EABA3F" w14:textId="77777777" w:rsidR="00E868F4" w:rsidRDefault="00000000" w:rsidP="008C1564">
            <w:pPr>
              <w:pStyle w:val="tabla"/>
            </w:pPr>
            <w:r>
              <w:t xml:space="preserve">                    true, "LONGITUD", valor, origen.name(), resultado, destino.name(), "ConversiÃ³n exitosa"</w:t>
            </w:r>
          </w:p>
          <w:p w14:paraId="28F7E711" w14:textId="77777777" w:rsidR="00E868F4" w:rsidRPr="00347ED6" w:rsidRDefault="00000000" w:rsidP="008C1564">
            <w:pPr>
              <w:pStyle w:val="tabla"/>
              <w:rPr>
                <w:lang w:val="en-US"/>
              </w:rPr>
            </w:pPr>
            <w:r>
              <w:t xml:space="preserve">            </w:t>
            </w:r>
            <w:r w:rsidRPr="00347ED6">
              <w:rPr>
                <w:lang w:val="en-US"/>
              </w:rPr>
              <w:t>);</w:t>
            </w:r>
          </w:p>
          <w:p w14:paraId="49684B65" w14:textId="77777777" w:rsidR="00E868F4" w:rsidRPr="00347ED6" w:rsidRDefault="00000000" w:rsidP="008C1564">
            <w:pPr>
              <w:pStyle w:val="tabla"/>
              <w:rPr>
                <w:lang w:val="en-US"/>
              </w:rPr>
            </w:pPr>
            <w:r w:rsidRPr="00347ED6">
              <w:rPr>
                <w:lang w:val="en-US"/>
              </w:rPr>
              <w:t xml:space="preserve">            return Response.ok(resp).build();</w:t>
            </w:r>
          </w:p>
          <w:p w14:paraId="412141D3" w14:textId="77777777" w:rsidR="00E868F4" w:rsidRPr="00347ED6" w:rsidRDefault="00000000" w:rsidP="008C1564">
            <w:pPr>
              <w:pStyle w:val="tabla"/>
              <w:rPr>
                <w:lang w:val="en-US"/>
              </w:rPr>
            </w:pPr>
            <w:r w:rsidRPr="00347ED6">
              <w:rPr>
                <w:lang w:val="en-US"/>
              </w:rPr>
              <w:t xml:space="preserve">        } catch (IllegalArgumentException e) {</w:t>
            </w:r>
          </w:p>
          <w:p w14:paraId="33E71737" w14:textId="77777777" w:rsidR="00E868F4" w:rsidRPr="00347ED6" w:rsidRDefault="00000000" w:rsidP="008C1564">
            <w:pPr>
              <w:pStyle w:val="tabla"/>
              <w:rPr>
                <w:lang w:val="en-US"/>
              </w:rPr>
            </w:pPr>
            <w:r w:rsidRPr="00347ED6">
              <w:rPr>
                <w:lang w:val="en-US"/>
              </w:rPr>
              <w:t xml:space="preserve">            return Response.status(Response.Status.BAD_REQUEST)</w:t>
            </w:r>
          </w:p>
          <w:p w14:paraId="43727179" w14:textId="77777777" w:rsidR="00E868F4" w:rsidRPr="00347ED6" w:rsidRDefault="00000000" w:rsidP="008C1564">
            <w:pPr>
              <w:pStyle w:val="tabla"/>
              <w:rPr>
                <w:lang w:val="en-US"/>
              </w:rPr>
            </w:pPr>
            <w:r w:rsidRPr="00347ED6">
              <w:rPr>
                <w:lang w:val="en-US"/>
              </w:rPr>
              <w:t xml:space="preserve">                    .entity(RespuestaGeneral.error(e.getMessage()))</w:t>
            </w:r>
          </w:p>
          <w:p w14:paraId="1877F64B" w14:textId="77777777" w:rsidR="00E868F4" w:rsidRPr="00347ED6" w:rsidRDefault="00000000" w:rsidP="008C1564">
            <w:pPr>
              <w:pStyle w:val="tabla"/>
              <w:rPr>
                <w:lang w:val="en-US"/>
              </w:rPr>
            </w:pPr>
            <w:r w:rsidRPr="00347ED6">
              <w:rPr>
                <w:lang w:val="en-US"/>
              </w:rPr>
              <w:t xml:space="preserve">                    .build();</w:t>
            </w:r>
          </w:p>
          <w:p w14:paraId="4D304BB9" w14:textId="77777777" w:rsidR="00E868F4" w:rsidRPr="00347ED6" w:rsidRDefault="00000000" w:rsidP="008C1564">
            <w:pPr>
              <w:pStyle w:val="tabla"/>
              <w:rPr>
                <w:lang w:val="en-US"/>
              </w:rPr>
            </w:pPr>
            <w:r w:rsidRPr="00347ED6">
              <w:rPr>
                <w:lang w:val="en-US"/>
              </w:rPr>
              <w:t xml:space="preserve">        } catch (Exception e) {</w:t>
            </w:r>
          </w:p>
          <w:p w14:paraId="50D5E60D" w14:textId="77777777" w:rsidR="00E868F4" w:rsidRPr="00347ED6" w:rsidRDefault="00000000" w:rsidP="008C1564">
            <w:pPr>
              <w:pStyle w:val="tabla"/>
              <w:rPr>
                <w:lang w:val="en-US"/>
              </w:rPr>
            </w:pPr>
            <w:r w:rsidRPr="00347ED6">
              <w:rPr>
                <w:lang w:val="en-US"/>
              </w:rPr>
              <w:t xml:space="preserve">            return Response.status(Response.Status.INTERNAL_SERVER_ERROR)</w:t>
            </w:r>
          </w:p>
          <w:p w14:paraId="38E76581" w14:textId="77777777" w:rsidR="00E868F4" w:rsidRDefault="00000000" w:rsidP="008C1564">
            <w:pPr>
              <w:pStyle w:val="tabla"/>
            </w:pPr>
            <w:r w:rsidRPr="00347ED6">
              <w:rPr>
                <w:lang w:val="en-US"/>
              </w:rPr>
              <w:lastRenderedPageBreak/>
              <w:t xml:space="preserve">                    </w:t>
            </w:r>
            <w:r>
              <w:t>.entity(RespuestaGeneral.error("Error interno en la conversiÃ³n: " + e.getMessage()))</w:t>
            </w:r>
          </w:p>
          <w:p w14:paraId="202DC51B" w14:textId="77777777" w:rsidR="00E868F4" w:rsidRDefault="00000000" w:rsidP="008C1564">
            <w:pPr>
              <w:pStyle w:val="tabla"/>
            </w:pPr>
            <w:r>
              <w:t xml:space="preserve">                    .build();</w:t>
            </w:r>
          </w:p>
          <w:p w14:paraId="16EF5BFA" w14:textId="77777777" w:rsidR="00E868F4" w:rsidRDefault="00000000" w:rsidP="008C1564">
            <w:pPr>
              <w:pStyle w:val="tabla"/>
            </w:pPr>
            <w:r>
              <w:t xml:space="preserve">        }</w:t>
            </w:r>
          </w:p>
          <w:p w14:paraId="77A83E03" w14:textId="77777777" w:rsidR="00E868F4" w:rsidRDefault="00000000" w:rsidP="008C1564">
            <w:pPr>
              <w:pStyle w:val="tabla"/>
            </w:pPr>
            <w:r>
              <w:t xml:space="preserve">    }</w:t>
            </w:r>
          </w:p>
          <w:p w14:paraId="0C600223" w14:textId="77777777" w:rsidR="00E868F4" w:rsidRDefault="00E868F4" w:rsidP="008C1564">
            <w:pPr>
              <w:pStyle w:val="tabla"/>
            </w:pPr>
          </w:p>
          <w:p w14:paraId="5A3EB4BB" w14:textId="77777777" w:rsidR="00E868F4" w:rsidRDefault="00000000" w:rsidP="008C1564">
            <w:pPr>
              <w:pStyle w:val="tabla"/>
            </w:pPr>
            <w:r>
              <w:t xml:space="preserve">    // =========================================================================</w:t>
            </w:r>
          </w:p>
          <w:p w14:paraId="32A856BB" w14:textId="77777777" w:rsidR="00E868F4" w:rsidRDefault="00000000" w:rsidP="008C1564">
            <w:pPr>
              <w:pStyle w:val="tabla"/>
            </w:pPr>
            <w:r>
              <w:t xml:space="preserve">    // CONVERSIÃ“N DE MASA</w:t>
            </w:r>
          </w:p>
          <w:p w14:paraId="7F1413E1" w14:textId="77777777" w:rsidR="00E868F4" w:rsidRDefault="00000000" w:rsidP="008C1564">
            <w:pPr>
              <w:pStyle w:val="tabla"/>
            </w:pPr>
            <w:r>
              <w:t xml:space="preserve">    // =========================================================================</w:t>
            </w:r>
          </w:p>
          <w:p w14:paraId="404B97AC" w14:textId="77777777" w:rsidR="00E868F4" w:rsidRDefault="00E868F4" w:rsidP="008C1564">
            <w:pPr>
              <w:pStyle w:val="tabla"/>
            </w:pPr>
          </w:p>
          <w:p w14:paraId="2F0681EB" w14:textId="77777777" w:rsidR="00E868F4" w:rsidRDefault="00000000" w:rsidP="008C1564">
            <w:pPr>
              <w:pStyle w:val="tabla"/>
            </w:pPr>
            <w:r>
              <w:t xml:space="preserve">    @POST</w:t>
            </w:r>
          </w:p>
          <w:p w14:paraId="27B2E572" w14:textId="77777777" w:rsidR="00E868F4" w:rsidRDefault="00000000" w:rsidP="008C1564">
            <w:pPr>
              <w:pStyle w:val="tabla"/>
            </w:pPr>
            <w:r>
              <w:t xml:space="preserve">    @Path("/masa")</w:t>
            </w:r>
          </w:p>
          <w:p w14:paraId="15190E6C" w14:textId="77777777" w:rsidR="00E868F4" w:rsidRDefault="00000000" w:rsidP="008C1564">
            <w:pPr>
              <w:pStyle w:val="tabla"/>
            </w:pPr>
            <w:r>
              <w:t xml:space="preserve">    @Consumes(MediaType.APPLICATION_JSON)</w:t>
            </w:r>
          </w:p>
          <w:p w14:paraId="7D4B0E10" w14:textId="77777777" w:rsidR="00E868F4" w:rsidRPr="00347ED6" w:rsidRDefault="00000000" w:rsidP="008C1564">
            <w:pPr>
              <w:pStyle w:val="tabla"/>
              <w:rPr>
                <w:lang w:val="en-US"/>
              </w:rPr>
            </w:pPr>
            <w:r>
              <w:t xml:space="preserve">    </w:t>
            </w:r>
            <w:r w:rsidRPr="00347ED6">
              <w:rPr>
                <w:lang w:val="en-US"/>
              </w:rPr>
              <w:t>public Response convertirMasaPost(ConversionRequest request) {</w:t>
            </w:r>
          </w:p>
          <w:p w14:paraId="43676AEE" w14:textId="77777777" w:rsidR="00E868F4" w:rsidRPr="00347ED6" w:rsidRDefault="00000000" w:rsidP="008C1564">
            <w:pPr>
              <w:pStyle w:val="tabla"/>
              <w:rPr>
                <w:lang w:val="en-US"/>
              </w:rPr>
            </w:pPr>
            <w:r w:rsidRPr="00347ED6">
              <w:rPr>
                <w:lang w:val="en-US"/>
              </w:rPr>
              <w:t xml:space="preserve">        if (request == null) {</w:t>
            </w:r>
          </w:p>
          <w:p w14:paraId="717E14AF" w14:textId="77777777" w:rsidR="00E868F4" w:rsidRPr="00347ED6" w:rsidRDefault="00000000" w:rsidP="008C1564">
            <w:pPr>
              <w:pStyle w:val="tabla"/>
              <w:rPr>
                <w:lang w:val="en-US"/>
              </w:rPr>
            </w:pPr>
            <w:r w:rsidRPr="00347ED6">
              <w:rPr>
                <w:lang w:val="en-US"/>
              </w:rPr>
              <w:t xml:space="preserve">            return Response.status(Response.Status.BAD_REQUEST)</w:t>
            </w:r>
          </w:p>
          <w:p w14:paraId="0CEC70D1" w14:textId="77777777" w:rsidR="00E868F4" w:rsidRDefault="00000000" w:rsidP="008C1564">
            <w:pPr>
              <w:pStyle w:val="tabla"/>
            </w:pPr>
            <w:r w:rsidRPr="00347ED6">
              <w:rPr>
                <w:lang w:val="en-US"/>
              </w:rPr>
              <w:t xml:space="preserve">                    </w:t>
            </w:r>
            <w:r>
              <w:t>.entity(RespuestaGeneral.error("Cuerpo de solicitud requerido"))</w:t>
            </w:r>
          </w:p>
          <w:p w14:paraId="65B0C37C" w14:textId="77777777" w:rsidR="00E868F4" w:rsidRDefault="00000000" w:rsidP="008C1564">
            <w:pPr>
              <w:pStyle w:val="tabla"/>
            </w:pPr>
            <w:r>
              <w:t xml:space="preserve">                    .build();</w:t>
            </w:r>
          </w:p>
          <w:p w14:paraId="494869C7" w14:textId="77777777" w:rsidR="00E868F4" w:rsidRDefault="00000000" w:rsidP="008C1564">
            <w:pPr>
              <w:pStyle w:val="tabla"/>
            </w:pPr>
            <w:r>
              <w:t xml:space="preserve">        }</w:t>
            </w:r>
          </w:p>
          <w:p w14:paraId="7A0EC930" w14:textId="77777777" w:rsidR="00E868F4" w:rsidRDefault="00000000" w:rsidP="008C1564">
            <w:pPr>
              <w:pStyle w:val="tabla"/>
            </w:pPr>
            <w:r>
              <w:t xml:space="preserve">        return ejecutarConversionMasa(request.getValor(), request.getUnidadInicial(), request.getUnidadFinal());</w:t>
            </w:r>
          </w:p>
          <w:p w14:paraId="244924BC" w14:textId="77777777" w:rsidR="00E868F4" w:rsidRPr="00347ED6" w:rsidRDefault="00000000" w:rsidP="008C1564">
            <w:pPr>
              <w:pStyle w:val="tabla"/>
              <w:rPr>
                <w:lang w:val="en-US"/>
              </w:rPr>
            </w:pPr>
            <w:r>
              <w:t xml:space="preserve">    </w:t>
            </w:r>
            <w:r w:rsidRPr="00347ED6">
              <w:rPr>
                <w:lang w:val="en-US"/>
              </w:rPr>
              <w:t>}</w:t>
            </w:r>
          </w:p>
          <w:p w14:paraId="25130229" w14:textId="77777777" w:rsidR="00E868F4" w:rsidRPr="00347ED6" w:rsidRDefault="00E868F4" w:rsidP="008C1564">
            <w:pPr>
              <w:pStyle w:val="tabla"/>
              <w:rPr>
                <w:lang w:val="en-US"/>
              </w:rPr>
            </w:pPr>
          </w:p>
          <w:p w14:paraId="6546ABC5" w14:textId="77777777" w:rsidR="00E868F4" w:rsidRPr="00347ED6" w:rsidRDefault="00000000" w:rsidP="008C1564">
            <w:pPr>
              <w:pStyle w:val="tabla"/>
              <w:rPr>
                <w:lang w:val="en-US"/>
              </w:rPr>
            </w:pPr>
            <w:r w:rsidRPr="00347ED6">
              <w:rPr>
                <w:lang w:val="en-US"/>
              </w:rPr>
              <w:t xml:space="preserve">    @GET</w:t>
            </w:r>
          </w:p>
          <w:p w14:paraId="63388C57" w14:textId="77777777" w:rsidR="00E868F4" w:rsidRPr="00347ED6" w:rsidRDefault="00000000" w:rsidP="008C1564">
            <w:pPr>
              <w:pStyle w:val="tabla"/>
              <w:rPr>
                <w:lang w:val="en-US"/>
              </w:rPr>
            </w:pPr>
            <w:r w:rsidRPr="00347ED6">
              <w:rPr>
                <w:lang w:val="en-US"/>
              </w:rPr>
              <w:t xml:space="preserve">    @Path("/masa")</w:t>
            </w:r>
          </w:p>
          <w:p w14:paraId="0B6CD567" w14:textId="77777777" w:rsidR="00E868F4" w:rsidRPr="00347ED6" w:rsidRDefault="00000000" w:rsidP="008C1564">
            <w:pPr>
              <w:pStyle w:val="tabla"/>
              <w:rPr>
                <w:lang w:val="en-US"/>
              </w:rPr>
            </w:pPr>
            <w:r w:rsidRPr="00347ED6">
              <w:rPr>
                <w:lang w:val="en-US"/>
              </w:rPr>
              <w:t xml:space="preserve">    public Response convertirMasaGet(@QueryParam("valor") double valor,</w:t>
            </w:r>
          </w:p>
          <w:p w14:paraId="69438431" w14:textId="77777777" w:rsidR="00E868F4" w:rsidRPr="00347ED6" w:rsidRDefault="00000000" w:rsidP="008C1564">
            <w:pPr>
              <w:pStyle w:val="tabla"/>
              <w:rPr>
                <w:lang w:val="en-US"/>
              </w:rPr>
            </w:pPr>
            <w:r w:rsidRPr="00347ED6">
              <w:rPr>
                <w:lang w:val="en-US"/>
              </w:rPr>
              <w:t xml:space="preserve">                                    @QueryParam("unidadInicial") String unidadInicial,</w:t>
            </w:r>
          </w:p>
          <w:p w14:paraId="5E333958" w14:textId="77777777" w:rsidR="00E868F4" w:rsidRPr="00347ED6" w:rsidRDefault="00000000" w:rsidP="008C1564">
            <w:pPr>
              <w:pStyle w:val="tabla"/>
              <w:rPr>
                <w:lang w:val="en-US"/>
              </w:rPr>
            </w:pPr>
            <w:r w:rsidRPr="00347ED6">
              <w:rPr>
                <w:lang w:val="en-US"/>
              </w:rPr>
              <w:t xml:space="preserve">                                    @QueryParam("unidadFinal") String unidadFinal) {</w:t>
            </w:r>
          </w:p>
          <w:p w14:paraId="6E2BD43C" w14:textId="77777777" w:rsidR="00E868F4" w:rsidRDefault="00000000" w:rsidP="008C1564">
            <w:pPr>
              <w:pStyle w:val="tabla"/>
            </w:pPr>
            <w:r w:rsidRPr="00347ED6">
              <w:rPr>
                <w:lang w:val="en-US"/>
              </w:rPr>
              <w:t xml:space="preserve">        </w:t>
            </w:r>
            <w:r>
              <w:t>return ejecutarConversionMasa(valor, unidadInicial, unidadFinal);</w:t>
            </w:r>
          </w:p>
          <w:p w14:paraId="2279F7E3" w14:textId="77777777" w:rsidR="00E868F4" w:rsidRPr="00347ED6" w:rsidRDefault="00000000" w:rsidP="008C1564">
            <w:pPr>
              <w:pStyle w:val="tabla"/>
              <w:rPr>
                <w:lang w:val="en-US"/>
              </w:rPr>
            </w:pPr>
            <w:r>
              <w:t xml:space="preserve">    </w:t>
            </w:r>
            <w:r w:rsidRPr="00347ED6">
              <w:rPr>
                <w:lang w:val="en-US"/>
              </w:rPr>
              <w:t>}</w:t>
            </w:r>
          </w:p>
          <w:p w14:paraId="3C277D22" w14:textId="77777777" w:rsidR="00E868F4" w:rsidRPr="00347ED6" w:rsidRDefault="00E868F4" w:rsidP="008C1564">
            <w:pPr>
              <w:pStyle w:val="tabla"/>
              <w:rPr>
                <w:lang w:val="en-US"/>
              </w:rPr>
            </w:pPr>
          </w:p>
          <w:p w14:paraId="51F847A2" w14:textId="77777777" w:rsidR="00E868F4" w:rsidRPr="00347ED6" w:rsidRDefault="00000000" w:rsidP="008C1564">
            <w:pPr>
              <w:pStyle w:val="tabla"/>
              <w:rPr>
                <w:lang w:val="en-US"/>
              </w:rPr>
            </w:pPr>
            <w:r w:rsidRPr="00347ED6">
              <w:rPr>
                <w:lang w:val="en-US"/>
              </w:rPr>
              <w:t xml:space="preserve">    private Response ejecutarConversionMasa(double valor, String inicial, String finalU) {</w:t>
            </w:r>
          </w:p>
          <w:p w14:paraId="3CE0FA3A" w14:textId="77777777" w:rsidR="00E868F4" w:rsidRPr="00347ED6" w:rsidRDefault="00000000" w:rsidP="008C1564">
            <w:pPr>
              <w:pStyle w:val="tabla"/>
              <w:rPr>
                <w:lang w:val="en-US"/>
              </w:rPr>
            </w:pPr>
            <w:r w:rsidRPr="00347ED6">
              <w:rPr>
                <w:lang w:val="en-US"/>
              </w:rPr>
              <w:t xml:space="preserve">        try {</w:t>
            </w:r>
          </w:p>
          <w:p w14:paraId="1DEC5DE3" w14:textId="77777777" w:rsidR="00E868F4" w:rsidRDefault="00000000" w:rsidP="008C1564">
            <w:pPr>
              <w:pStyle w:val="tabla"/>
            </w:pPr>
            <w:r w:rsidRPr="00347ED6">
              <w:rPr>
                <w:lang w:val="en-US"/>
              </w:rPr>
              <w:t xml:space="preserve">            </w:t>
            </w:r>
            <w:r>
              <w:t>UnidadMasa origen = UnidadMapper.toMasa(inicial);</w:t>
            </w:r>
          </w:p>
          <w:p w14:paraId="0FDA86A3" w14:textId="77777777" w:rsidR="00E868F4" w:rsidRDefault="00000000" w:rsidP="008C1564">
            <w:pPr>
              <w:pStyle w:val="tabla"/>
            </w:pPr>
            <w:r>
              <w:t xml:space="preserve">            UnidadMasa destino = UnidadMapper.toMasa(finalU);</w:t>
            </w:r>
          </w:p>
          <w:p w14:paraId="4D6BE565" w14:textId="77777777" w:rsidR="00E868F4" w:rsidRDefault="00000000" w:rsidP="008C1564">
            <w:pPr>
              <w:pStyle w:val="tabla"/>
            </w:pPr>
            <w:r>
              <w:t xml:space="preserve">            double resultado = servicioMasa.convertir(valor, origen, destino);</w:t>
            </w:r>
          </w:p>
          <w:p w14:paraId="3F4C26CA" w14:textId="77777777" w:rsidR="00E868F4" w:rsidRDefault="00E868F4" w:rsidP="008C1564">
            <w:pPr>
              <w:pStyle w:val="tabla"/>
            </w:pPr>
          </w:p>
          <w:p w14:paraId="6778D7B7" w14:textId="77777777" w:rsidR="00E868F4" w:rsidRDefault="00000000" w:rsidP="008C1564">
            <w:pPr>
              <w:pStyle w:val="tabla"/>
            </w:pPr>
            <w:r>
              <w:t xml:space="preserve">            ConversionResponse resp = new ConversionResponse(</w:t>
            </w:r>
          </w:p>
          <w:p w14:paraId="21F87A7F" w14:textId="77777777" w:rsidR="00E868F4" w:rsidRDefault="00000000" w:rsidP="008C1564">
            <w:pPr>
              <w:pStyle w:val="tabla"/>
            </w:pPr>
            <w:r>
              <w:t xml:space="preserve">                    true, "MASA", valor, origen.name(), resultado, destino.name(), "ConversiÃ³n exitosa"</w:t>
            </w:r>
          </w:p>
          <w:p w14:paraId="54802D02" w14:textId="77777777" w:rsidR="00E868F4" w:rsidRPr="00347ED6" w:rsidRDefault="00000000" w:rsidP="008C1564">
            <w:pPr>
              <w:pStyle w:val="tabla"/>
              <w:rPr>
                <w:lang w:val="en-US"/>
              </w:rPr>
            </w:pPr>
            <w:r>
              <w:t xml:space="preserve">            </w:t>
            </w:r>
            <w:r w:rsidRPr="00347ED6">
              <w:rPr>
                <w:lang w:val="en-US"/>
              </w:rPr>
              <w:t>);</w:t>
            </w:r>
          </w:p>
          <w:p w14:paraId="544B7B85" w14:textId="77777777" w:rsidR="00E868F4" w:rsidRPr="00347ED6" w:rsidRDefault="00000000" w:rsidP="008C1564">
            <w:pPr>
              <w:pStyle w:val="tabla"/>
              <w:rPr>
                <w:lang w:val="en-US"/>
              </w:rPr>
            </w:pPr>
            <w:r w:rsidRPr="00347ED6">
              <w:rPr>
                <w:lang w:val="en-US"/>
              </w:rPr>
              <w:t xml:space="preserve">            return Response.ok(resp).build();</w:t>
            </w:r>
          </w:p>
          <w:p w14:paraId="6ECE7654" w14:textId="77777777" w:rsidR="00E868F4" w:rsidRPr="00347ED6" w:rsidRDefault="00000000" w:rsidP="008C1564">
            <w:pPr>
              <w:pStyle w:val="tabla"/>
              <w:rPr>
                <w:lang w:val="en-US"/>
              </w:rPr>
            </w:pPr>
            <w:r w:rsidRPr="00347ED6">
              <w:rPr>
                <w:lang w:val="en-US"/>
              </w:rPr>
              <w:t xml:space="preserve">        } catch (IllegalArgumentException e) {</w:t>
            </w:r>
          </w:p>
          <w:p w14:paraId="019E6CA1" w14:textId="77777777" w:rsidR="00E868F4" w:rsidRPr="00347ED6" w:rsidRDefault="00000000" w:rsidP="008C1564">
            <w:pPr>
              <w:pStyle w:val="tabla"/>
              <w:rPr>
                <w:lang w:val="en-US"/>
              </w:rPr>
            </w:pPr>
            <w:r w:rsidRPr="00347ED6">
              <w:rPr>
                <w:lang w:val="en-US"/>
              </w:rPr>
              <w:t xml:space="preserve">            return Response.status(Response.Status.BAD_REQUEST)</w:t>
            </w:r>
          </w:p>
          <w:p w14:paraId="35BA168F" w14:textId="77777777" w:rsidR="00E868F4" w:rsidRPr="00347ED6" w:rsidRDefault="00000000" w:rsidP="008C1564">
            <w:pPr>
              <w:pStyle w:val="tabla"/>
              <w:rPr>
                <w:lang w:val="en-US"/>
              </w:rPr>
            </w:pPr>
            <w:r w:rsidRPr="00347ED6">
              <w:rPr>
                <w:lang w:val="en-US"/>
              </w:rPr>
              <w:t xml:space="preserve">                    .entity(RespuestaGeneral.error(e.getMessage()))</w:t>
            </w:r>
          </w:p>
          <w:p w14:paraId="3F003D06" w14:textId="77777777" w:rsidR="00E868F4" w:rsidRPr="00347ED6" w:rsidRDefault="00000000" w:rsidP="008C1564">
            <w:pPr>
              <w:pStyle w:val="tabla"/>
              <w:rPr>
                <w:lang w:val="en-US"/>
              </w:rPr>
            </w:pPr>
            <w:r w:rsidRPr="00347ED6">
              <w:rPr>
                <w:lang w:val="en-US"/>
              </w:rPr>
              <w:t xml:space="preserve">                    .build();</w:t>
            </w:r>
          </w:p>
          <w:p w14:paraId="0731E2A7" w14:textId="77777777" w:rsidR="00E868F4" w:rsidRPr="00347ED6" w:rsidRDefault="00000000" w:rsidP="008C1564">
            <w:pPr>
              <w:pStyle w:val="tabla"/>
              <w:rPr>
                <w:lang w:val="en-US"/>
              </w:rPr>
            </w:pPr>
            <w:r w:rsidRPr="00347ED6">
              <w:rPr>
                <w:lang w:val="en-US"/>
              </w:rPr>
              <w:t xml:space="preserve">        } catch (Exception e) {</w:t>
            </w:r>
          </w:p>
          <w:p w14:paraId="1FD0E17C" w14:textId="77777777" w:rsidR="00E868F4" w:rsidRPr="00347ED6" w:rsidRDefault="00000000" w:rsidP="008C1564">
            <w:pPr>
              <w:pStyle w:val="tabla"/>
              <w:rPr>
                <w:lang w:val="en-US"/>
              </w:rPr>
            </w:pPr>
            <w:r w:rsidRPr="00347ED6">
              <w:rPr>
                <w:lang w:val="en-US"/>
              </w:rPr>
              <w:t xml:space="preserve">            return Response.status(Response.Status.INTERNAL_SERVER_ERROR)</w:t>
            </w:r>
          </w:p>
          <w:p w14:paraId="2B670A18" w14:textId="77777777" w:rsidR="00E868F4" w:rsidRDefault="00000000" w:rsidP="008C1564">
            <w:pPr>
              <w:pStyle w:val="tabla"/>
            </w:pPr>
            <w:r w:rsidRPr="00347ED6">
              <w:rPr>
                <w:lang w:val="en-US"/>
              </w:rPr>
              <w:lastRenderedPageBreak/>
              <w:t xml:space="preserve">                    </w:t>
            </w:r>
            <w:r>
              <w:t>.entity(RespuestaGeneral.error("Error interno en la conversiÃ³n: " + e.getMessage()))</w:t>
            </w:r>
          </w:p>
          <w:p w14:paraId="2AFB0F77" w14:textId="77777777" w:rsidR="00E868F4" w:rsidRDefault="00000000" w:rsidP="008C1564">
            <w:pPr>
              <w:pStyle w:val="tabla"/>
            </w:pPr>
            <w:r>
              <w:t xml:space="preserve">                    .build();</w:t>
            </w:r>
          </w:p>
          <w:p w14:paraId="7C8D0C69" w14:textId="77777777" w:rsidR="00E868F4" w:rsidRDefault="00000000" w:rsidP="008C1564">
            <w:pPr>
              <w:pStyle w:val="tabla"/>
            </w:pPr>
            <w:r>
              <w:t xml:space="preserve">        }</w:t>
            </w:r>
          </w:p>
          <w:p w14:paraId="4A222396" w14:textId="77777777" w:rsidR="00E868F4" w:rsidRDefault="00000000" w:rsidP="008C1564">
            <w:pPr>
              <w:pStyle w:val="tabla"/>
            </w:pPr>
            <w:r>
              <w:t xml:space="preserve">    }</w:t>
            </w:r>
          </w:p>
          <w:p w14:paraId="1ABC0CAF" w14:textId="77777777" w:rsidR="00E868F4" w:rsidRDefault="00E868F4" w:rsidP="008C1564">
            <w:pPr>
              <w:pStyle w:val="tabla"/>
            </w:pPr>
          </w:p>
          <w:p w14:paraId="3B3F4B39" w14:textId="77777777" w:rsidR="00E868F4" w:rsidRDefault="00000000" w:rsidP="008C1564">
            <w:pPr>
              <w:pStyle w:val="tabla"/>
            </w:pPr>
            <w:r>
              <w:t xml:space="preserve">    // =========================================================================</w:t>
            </w:r>
          </w:p>
          <w:p w14:paraId="0635A5A6" w14:textId="77777777" w:rsidR="00E868F4" w:rsidRDefault="00000000" w:rsidP="008C1564">
            <w:pPr>
              <w:pStyle w:val="tabla"/>
            </w:pPr>
            <w:r>
              <w:t xml:space="preserve">    // CONVERSIÃ“N DE TEMPERATURA</w:t>
            </w:r>
          </w:p>
          <w:p w14:paraId="53207FE9" w14:textId="77777777" w:rsidR="00E868F4" w:rsidRDefault="00000000" w:rsidP="008C1564">
            <w:pPr>
              <w:pStyle w:val="tabla"/>
            </w:pPr>
            <w:r>
              <w:t xml:space="preserve">    // =========================================================================</w:t>
            </w:r>
          </w:p>
          <w:p w14:paraId="20D7E6BD" w14:textId="77777777" w:rsidR="00E868F4" w:rsidRDefault="00E868F4" w:rsidP="008C1564">
            <w:pPr>
              <w:pStyle w:val="tabla"/>
            </w:pPr>
          </w:p>
          <w:p w14:paraId="15BB9304" w14:textId="77777777" w:rsidR="00E868F4" w:rsidRDefault="00000000" w:rsidP="008C1564">
            <w:pPr>
              <w:pStyle w:val="tabla"/>
            </w:pPr>
            <w:r>
              <w:t xml:space="preserve">    @POST</w:t>
            </w:r>
          </w:p>
          <w:p w14:paraId="5803B653" w14:textId="77777777" w:rsidR="00E868F4" w:rsidRDefault="00000000" w:rsidP="008C1564">
            <w:pPr>
              <w:pStyle w:val="tabla"/>
            </w:pPr>
            <w:r>
              <w:t xml:space="preserve">    @Path("/temperatura")</w:t>
            </w:r>
          </w:p>
          <w:p w14:paraId="21767EFF" w14:textId="77777777" w:rsidR="00E868F4" w:rsidRDefault="00000000" w:rsidP="008C1564">
            <w:pPr>
              <w:pStyle w:val="tabla"/>
            </w:pPr>
            <w:r>
              <w:t xml:space="preserve">    @Consumes(MediaType.APPLICATION_JSON)</w:t>
            </w:r>
          </w:p>
          <w:p w14:paraId="59F2C53E" w14:textId="77777777" w:rsidR="00E868F4" w:rsidRPr="00347ED6" w:rsidRDefault="00000000" w:rsidP="008C1564">
            <w:pPr>
              <w:pStyle w:val="tabla"/>
              <w:rPr>
                <w:lang w:val="en-US"/>
              </w:rPr>
            </w:pPr>
            <w:r>
              <w:t xml:space="preserve">    </w:t>
            </w:r>
            <w:r w:rsidRPr="00347ED6">
              <w:rPr>
                <w:lang w:val="en-US"/>
              </w:rPr>
              <w:t>public Response convertirTemperaturaPost(ConversionRequest request) {</w:t>
            </w:r>
          </w:p>
          <w:p w14:paraId="5185B5BD" w14:textId="77777777" w:rsidR="00E868F4" w:rsidRPr="00347ED6" w:rsidRDefault="00000000" w:rsidP="008C1564">
            <w:pPr>
              <w:pStyle w:val="tabla"/>
              <w:rPr>
                <w:lang w:val="en-US"/>
              </w:rPr>
            </w:pPr>
            <w:r w:rsidRPr="00347ED6">
              <w:rPr>
                <w:lang w:val="en-US"/>
              </w:rPr>
              <w:t xml:space="preserve">        if (request == null) {</w:t>
            </w:r>
          </w:p>
          <w:p w14:paraId="1199E1D0" w14:textId="77777777" w:rsidR="00E868F4" w:rsidRPr="00347ED6" w:rsidRDefault="00000000" w:rsidP="008C1564">
            <w:pPr>
              <w:pStyle w:val="tabla"/>
              <w:rPr>
                <w:lang w:val="en-US"/>
              </w:rPr>
            </w:pPr>
            <w:r w:rsidRPr="00347ED6">
              <w:rPr>
                <w:lang w:val="en-US"/>
              </w:rPr>
              <w:t xml:space="preserve">            return Response.status(Response.Status.BAD_REQUEST)</w:t>
            </w:r>
          </w:p>
          <w:p w14:paraId="5778AD58" w14:textId="77777777" w:rsidR="00E868F4" w:rsidRDefault="00000000" w:rsidP="008C1564">
            <w:pPr>
              <w:pStyle w:val="tabla"/>
            </w:pPr>
            <w:r w:rsidRPr="00347ED6">
              <w:rPr>
                <w:lang w:val="en-US"/>
              </w:rPr>
              <w:t xml:space="preserve">                    </w:t>
            </w:r>
            <w:r>
              <w:t>.entity(RespuestaGeneral.error("Cuerpo de solicitud requerido"))</w:t>
            </w:r>
          </w:p>
          <w:p w14:paraId="4B9EFF6E" w14:textId="77777777" w:rsidR="00E868F4" w:rsidRDefault="00000000" w:rsidP="008C1564">
            <w:pPr>
              <w:pStyle w:val="tabla"/>
            </w:pPr>
            <w:r>
              <w:t xml:space="preserve">                    .build();</w:t>
            </w:r>
          </w:p>
          <w:p w14:paraId="2DB9FF78" w14:textId="77777777" w:rsidR="00E868F4" w:rsidRDefault="00000000" w:rsidP="008C1564">
            <w:pPr>
              <w:pStyle w:val="tabla"/>
            </w:pPr>
            <w:r>
              <w:t xml:space="preserve">        }</w:t>
            </w:r>
          </w:p>
          <w:p w14:paraId="538A76A2" w14:textId="77777777" w:rsidR="00E868F4" w:rsidRDefault="00000000" w:rsidP="008C1564">
            <w:pPr>
              <w:pStyle w:val="tabla"/>
            </w:pPr>
            <w:r>
              <w:t xml:space="preserve">        return ejecutarConversionTemperatura(request.getValor(), request.getUnidadInicial(), request.getUnidadFinal());</w:t>
            </w:r>
          </w:p>
          <w:p w14:paraId="01F60F1B" w14:textId="77777777" w:rsidR="00E868F4" w:rsidRPr="00347ED6" w:rsidRDefault="00000000" w:rsidP="008C1564">
            <w:pPr>
              <w:pStyle w:val="tabla"/>
              <w:rPr>
                <w:lang w:val="en-US"/>
              </w:rPr>
            </w:pPr>
            <w:r>
              <w:t xml:space="preserve">    </w:t>
            </w:r>
            <w:r w:rsidRPr="00347ED6">
              <w:rPr>
                <w:lang w:val="en-US"/>
              </w:rPr>
              <w:t>}</w:t>
            </w:r>
          </w:p>
          <w:p w14:paraId="57AE21A6" w14:textId="77777777" w:rsidR="00E868F4" w:rsidRPr="00347ED6" w:rsidRDefault="00E868F4" w:rsidP="008C1564">
            <w:pPr>
              <w:pStyle w:val="tabla"/>
              <w:rPr>
                <w:lang w:val="en-US"/>
              </w:rPr>
            </w:pPr>
          </w:p>
          <w:p w14:paraId="4E4DC8E7" w14:textId="77777777" w:rsidR="00E868F4" w:rsidRPr="00347ED6" w:rsidRDefault="00000000" w:rsidP="008C1564">
            <w:pPr>
              <w:pStyle w:val="tabla"/>
              <w:rPr>
                <w:lang w:val="en-US"/>
              </w:rPr>
            </w:pPr>
            <w:r w:rsidRPr="00347ED6">
              <w:rPr>
                <w:lang w:val="en-US"/>
              </w:rPr>
              <w:t xml:space="preserve">    @GET</w:t>
            </w:r>
          </w:p>
          <w:p w14:paraId="19213078" w14:textId="77777777" w:rsidR="00E868F4" w:rsidRPr="00347ED6" w:rsidRDefault="00000000" w:rsidP="008C1564">
            <w:pPr>
              <w:pStyle w:val="tabla"/>
              <w:rPr>
                <w:lang w:val="en-US"/>
              </w:rPr>
            </w:pPr>
            <w:r w:rsidRPr="00347ED6">
              <w:rPr>
                <w:lang w:val="en-US"/>
              </w:rPr>
              <w:t xml:space="preserve">    @Path("/temperatura")</w:t>
            </w:r>
          </w:p>
          <w:p w14:paraId="294D2A4F" w14:textId="77777777" w:rsidR="00E868F4" w:rsidRPr="00347ED6" w:rsidRDefault="00000000" w:rsidP="008C1564">
            <w:pPr>
              <w:pStyle w:val="tabla"/>
              <w:rPr>
                <w:lang w:val="en-US"/>
              </w:rPr>
            </w:pPr>
            <w:r w:rsidRPr="00347ED6">
              <w:rPr>
                <w:lang w:val="en-US"/>
              </w:rPr>
              <w:t xml:space="preserve">    public Response convertirTemperaturaGet(@QueryParam("valor") double valor,</w:t>
            </w:r>
          </w:p>
          <w:p w14:paraId="105CF3D1" w14:textId="77777777" w:rsidR="00E868F4" w:rsidRPr="00347ED6" w:rsidRDefault="00000000" w:rsidP="008C1564">
            <w:pPr>
              <w:pStyle w:val="tabla"/>
              <w:rPr>
                <w:lang w:val="en-US"/>
              </w:rPr>
            </w:pPr>
            <w:r w:rsidRPr="00347ED6">
              <w:rPr>
                <w:lang w:val="en-US"/>
              </w:rPr>
              <w:t xml:space="preserve">                                           @QueryParam("unidadInicial") String unidadInicial,</w:t>
            </w:r>
          </w:p>
          <w:p w14:paraId="5902479B" w14:textId="77777777" w:rsidR="00E868F4" w:rsidRPr="00347ED6" w:rsidRDefault="00000000" w:rsidP="008C1564">
            <w:pPr>
              <w:pStyle w:val="tabla"/>
              <w:rPr>
                <w:lang w:val="en-US"/>
              </w:rPr>
            </w:pPr>
            <w:r w:rsidRPr="00347ED6">
              <w:rPr>
                <w:lang w:val="en-US"/>
              </w:rPr>
              <w:t xml:space="preserve">                                           @QueryParam("unidadFinal") String unidadFinal) {</w:t>
            </w:r>
          </w:p>
          <w:p w14:paraId="4781E55E" w14:textId="77777777" w:rsidR="00E868F4" w:rsidRDefault="00000000" w:rsidP="008C1564">
            <w:pPr>
              <w:pStyle w:val="tabla"/>
            </w:pPr>
            <w:r w:rsidRPr="00347ED6">
              <w:rPr>
                <w:lang w:val="en-US"/>
              </w:rPr>
              <w:t xml:space="preserve">        </w:t>
            </w:r>
            <w:r>
              <w:t>return ejecutarConversionTemperatura(valor, unidadInicial, unidadFinal);</w:t>
            </w:r>
          </w:p>
          <w:p w14:paraId="5D491BBE" w14:textId="77777777" w:rsidR="00E868F4" w:rsidRDefault="00000000" w:rsidP="008C1564">
            <w:pPr>
              <w:pStyle w:val="tabla"/>
            </w:pPr>
            <w:r>
              <w:t xml:space="preserve">    }</w:t>
            </w:r>
          </w:p>
          <w:p w14:paraId="58BA24A2" w14:textId="77777777" w:rsidR="00E868F4" w:rsidRDefault="00E868F4" w:rsidP="008C1564">
            <w:pPr>
              <w:pStyle w:val="tabla"/>
            </w:pPr>
          </w:p>
          <w:p w14:paraId="781C482B" w14:textId="77777777" w:rsidR="00E868F4" w:rsidRDefault="00000000" w:rsidP="008C1564">
            <w:pPr>
              <w:pStyle w:val="tabla"/>
            </w:pPr>
            <w:r>
              <w:t xml:space="preserve">    private Response ejecutarConversionTemperatura(double valor, String inicial, String finalU) {</w:t>
            </w:r>
          </w:p>
          <w:p w14:paraId="70099A58" w14:textId="77777777" w:rsidR="00E868F4" w:rsidRDefault="00000000" w:rsidP="008C1564">
            <w:pPr>
              <w:pStyle w:val="tabla"/>
            </w:pPr>
            <w:r>
              <w:t xml:space="preserve">        try {</w:t>
            </w:r>
          </w:p>
          <w:p w14:paraId="3B732492" w14:textId="77777777" w:rsidR="00E868F4" w:rsidRDefault="00000000" w:rsidP="008C1564">
            <w:pPr>
              <w:pStyle w:val="tabla"/>
            </w:pPr>
            <w:r>
              <w:t xml:space="preserve">            UnidadTemperatura origen = UnidadMapper.toTemperatura(inicial);</w:t>
            </w:r>
          </w:p>
          <w:p w14:paraId="4B4EBF98" w14:textId="77777777" w:rsidR="00E868F4" w:rsidRDefault="00000000" w:rsidP="008C1564">
            <w:pPr>
              <w:pStyle w:val="tabla"/>
            </w:pPr>
            <w:r>
              <w:t xml:space="preserve">            UnidadTemperatura destino = UnidadMapper.toTemperatura(finalU);</w:t>
            </w:r>
          </w:p>
          <w:p w14:paraId="2718F9CB" w14:textId="77777777" w:rsidR="00E868F4" w:rsidRDefault="00000000" w:rsidP="008C1564">
            <w:pPr>
              <w:pStyle w:val="tabla"/>
            </w:pPr>
            <w:r>
              <w:t xml:space="preserve">            double resultado = servicioTemperatura.convertir(valor, origen, destino);</w:t>
            </w:r>
          </w:p>
          <w:p w14:paraId="0433B6D8" w14:textId="77777777" w:rsidR="00E868F4" w:rsidRDefault="00E868F4" w:rsidP="008C1564">
            <w:pPr>
              <w:pStyle w:val="tabla"/>
            </w:pPr>
          </w:p>
          <w:p w14:paraId="4EFA24A1" w14:textId="77777777" w:rsidR="00E868F4" w:rsidRDefault="00000000" w:rsidP="008C1564">
            <w:pPr>
              <w:pStyle w:val="tabla"/>
            </w:pPr>
            <w:r>
              <w:t xml:space="preserve">            ConversionResponse resp = new ConversionResponse(</w:t>
            </w:r>
          </w:p>
          <w:p w14:paraId="6D5C1C1D" w14:textId="77777777" w:rsidR="00E868F4" w:rsidRDefault="00000000" w:rsidP="008C1564">
            <w:pPr>
              <w:pStyle w:val="tabla"/>
            </w:pPr>
            <w:r>
              <w:t xml:space="preserve">                    true, "TEMPERATURA", valor, origen.name(), resultado, destino.name(), "ConversiÃ³n exitosa"</w:t>
            </w:r>
          </w:p>
          <w:p w14:paraId="01AF6665" w14:textId="77777777" w:rsidR="00E868F4" w:rsidRPr="00347ED6" w:rsidRDefault="00000000" w:rsidP="008C1564">
            <w:pPr>
              <w:pStyle w:val="tabla"/>
              <w:rPr>
                <w:lang w:val="en-US"/>
              </w:rPr>
            </w:pPr>
            <w:r>
              <w:t xml:space="preserve">            </w:t>
            </w:r>
            <w:r w:rsidRPr="00347ED6">
              <w:rPr>
                <w:lang w:val="en-US"/>
              </w:rPr>
              <w:t>);</w:t>
            </w:r>
          </w:p>
          <w:p w14:paraId="40F7ECDC" w14:textId="77777777" w:rsidR="00E868F4" w:rsidRPr="00347ED6" w:rsidRDefault="00000000" w:rsidP="008C1564">
            <w:pPr>
              <w:pStyle w:val="tabla"/>
              <w:rPr>
                <w:lang w:val="en-US"/>
              </w:rPr>
            </w:pPr>
            <w:r w:rsidRPr="00347ED6">
              <w:rPr>
                <w:lang w:val="en-US"/>
              </w:rPr>
              <w:t xml:space="preserve">            return Response.ok(resp).build();</w:t>
            </w:r>
          </w:p>
          <w:p w14:paraId="0246884C" w14:textId="77777777" w:rsidR="00E868F4" w:rsidRPr="00347ED6" w:rsidRDefault="00000000" w:rsidP="008C1564">
            <w:pPr>
              <w:pStyle w:val="tabla"/>
              <w:rPr>
                <w:lang w:val="en-US"/>
              </w:rPr>
            </w:pPr>
            <w:r w:rsidRPr="00347ED6">
              <w:rPr>
                <w:lang w:val="en-US"/>
              </w:rPr>
              <w:t xml:space="preserve">        } catch (IllegalArgumentException e) {</w:t>
            </w:r>
          </w:p>
          <w:p w14:paraId="66E783F4" w14:textId="77777777" w:rsidR="00E868F4" w:rsidRPr="00347ED6" w:rsidRDefault="00000000" w:rsidP="008C1564">
            <w:pPr>
              <w:pStyle w:val="tabla"/>
              <w:rPr>
                <w:lang w:val="en-US"/>
              </w:rPr>
            </w:pPr>
            <w:r w:rsidRPr="00347ED6">
              <w:rPr>
                <w:lang w:val="en-US"/>
              </w:rPr>
              <w:t xml:space="preserve">            return Response.status(Response.Status.BAD_REQUEST)</w:t>
            </w:r>
          </w:p>
          <w:p w14:paraId="5ABE1842" w14:textId="77777777" w:rsidR="00E868F4" w:rsidRPr="00347ED6" w:rsidRDefault="00000000" w:rsidP="008C1564">
            <w:pPr>
              <w:pStyle w:val="tabla"/>
              <w:rPr>
                <w:lang w:val="en-US"/>
              </w:rPr>
            </w:pPr>
            <w:r w:rsidRPr="00347ED6">
              <w:rPr>
                <w:lang w:val="en-US"/>
              </w:rPr>
              <w:t xml:space="preserve">                    .entity(RespuestaGeneral.error(e.getMessage()))</w:t>
            </w:r>
          </w:p>
          <w:p w14:paraId="49B58D0B" w14:textId="77777777" w:rsidR="00E868F4" w:rsidRPr="00347ED6" w:rsidRDefault="00000000" w:rsidP="008C1564">
            <w:pPr>
              <w:pStyle w:val="tabla"/>
              <w:rPr>
                <w:lang w:val="en-US"/>
              </w:rPr>
            </w:pPr>
            <w:r w:rsidRPr="00347ED6">
              <w:rPr>
                <w:lang w:val="en-US"/>
              </w:rPr>
              <w:t xml:space="preserve">                    .build();</w:t>
            </w:r>
          </w:p>
          <w:p w14:paraId="54F0BC81" w14:textId="77777777" w:rsidR="00E868F4" w:rsidRPr="00347ED6" w:rsidRDefault="00000000" w:rsidP="008C1564">
            <w:pPr>
              <w:pStyle w:val="tabla"/>
              <w:rPr>
                <w:lang w:val="en-US"/>
              </w:rPr>
            </w:pPr>
            <w:r w:rsidRPr="00347ED6">
              <w:rPr>
                <w:lang w:val="en-US"/>
              </w:rPr>
              <w:t xml:space="preserve">        } catch (Exception e) {</w:t>
            </w:r>
          </w:p>
          <w:p w14:paraId="327C9514" w14:textId="77777777" w:rsidR="00E868F4" w:rsidRPr="00347ED6" w:rsidRDefault="00000000" w:rsidP="008C1564">
            <w:pPr>
              <w:pStyle w:val="tabla"/>
              <w:rPr>
                <w:lang w:val="en-US"/>
              </w:rPr>
            </w:pPr>
            <w:r w:rsidRPr="00347ED6">
              <w:rPr>
                <w:lang w:val="en-US"/>
              </w:rPr>
              <w:lastRenderedPageBreak/>
              <w:t xml:space="preserve">            return Response.status(Response.Status.INTERNAL_SERVER_ERROR)</w:t>
            </w:r>
          </w:p>
          <w:p w14:paraId="706FEF8A" w14:textId="77777777" w:rsidR="00E868F4" w:rsidRDefault="00000000" w:rsidP="008C1564">
            <w:pPr>
              <w:pStyle w:val="tabla"/>
            </w:pPr>
            <w:r w:rsidRPr="00347ED6">
              <w:rPr>
                <w:lang w:val="en-US"/>
              </w:rPr>
              <w:t xml:space="preserve">                    </w:t>
            </w:r>
            <w:r>
              <w:t>.entity(RespuestaGeneral.error("Error interno en la conversiÃ³n: " + e.getMessage()))</w:t>
            </w:r>
          </w:p>
          <w:p w14:paraId="114561B8" w14:textId="77777777" w:rsidR="00E868F4" w:rsidRDefault="00000000" w:rsidP="008C1564">
            <w:pPr>
              <w:pStyle w:val="tabla"/>
            </w:pPr>
            <w:r>
              <w:t xml:space="preserve">                    .build();</w:t>
            </w:r>
          </w:p>
          <w:p w14:paraId="2DC28891" w14:textId="77777777" w:rsidR="00E868F4" w:rsidRDefault="00000000" w:rsidP="008C1564">
            <w:pPr>
              <w:pStyle w:val="tabla"/>
            </w:pPr>
            <w:r>
              <w:t xml:space="preserve">        }</w:t>
            </w:r>
          </w:p>
          <w:p w14:paraId="1AFDE969" w14:textId="77777777" w:rsidR="00E868F4" w:rsidRDefault="00000000" w:rsidP="008C1564">
            <w:pPr>
              <w:pStyle w:val="tabla"/>
            </w:pPr>
            <w:r>
              <w:t xml:space="preserve">    }</w:t>
            </w:r>
          </w:p>
          <w:p w14:paraId="19F0269B" w14:textId="77777777" w:rsidR="00E868F4" w:rsidRDefault="00E868F4" w:rsidP="008C1564">
            <w:pPr>
              <w:pStyle w:val="tabla"/>
            </w:pPr>
          </w:p>
          <w:p w14:paraId="2D05CA66" w14:textId="77777777" w:rsidR="00E868F4" w:rsidRDefault="00000000" w:rsidP="008C1564">
            <w:pPr>
              <w:pStyle w:val="tabla"/>
            </w:pPr>
            <w:r>
              <w:t xml:space="preserve">    // =========================================================================</w:t>
            </w:r>
          </w:p>
          <w:p w14:paraId="52326679" w14:textId="77777777" w:rsidR="00E868F4" w:rsidRDefault="00000000" w:rsidP="008C1564">
            <w:pPr>
              <w:pStyle w:val="tabla"/>
            </w:pPr>
            <w:r>
              <w:t xml:space="preserve">    // CATÃ</w:t>
            </w:r>
            <w:r>
              <w:rPr>
                <w:rFonts w:ascii="Calibri" w:hAnsi="Calibri" w:cs="Calibri"/>
              </w:rPr>
              <w:t></w:t>
            </w:r>
            <w:r>
              <w:t>LOGO DE UNIDADES DISPONIBLES</w:t>
            </w:r>
          </w:p>
          <w:p w14:paraId="72920B5E" w14:textId="77777777" w:rsidR="00E868F4" w:rsidRDefault="00000000" w:rsidP="008C1564">
            <w:pPr>
              <w:pStyle w:val="tabla"/>
            </w:pPr>
            <w:r>
              <w:t xml:space="preserve">    // =========================================================================</w:t>
            </w:r>
          </w:p>
          <w:p w14:paraId="67CB0610" w14:textId="77777777" w:rsidR="00E868F4" w:rsidRDefault="00E868F4" w:rsidP="008C1564">
            <w:pPr>
              <w:pStyle w:val="tabla"/>
            </w:pPr>
          </w:p>
          <w:p w14:paraId="72B489D2" w14:textId="77777777" w:rsidR="00E868F4" w:rsidRDefault="00000000" w:rsidP="008C1564">
            <w:pPr>
              <w:pStyle w:val="tabla"/>
            </w:pPr>
            <w:r>
              <w:t xml:space="preserve">    @GET</w:t>
            </w:r>
          </w:p>
          <w:p w14:paraId="131840B7" w14:textId="77777777" w:rsidR="00E868F4" w:rsidRDefault="00000000" w:rsidP="008C1564">
            <w:pPr>
              <w:pStyle w:val="tabla"/>
            </w:pPr>
            <w:r>
              <w:t xml:space="preserve">    @Path("/unidades")</w:t>
            </w:r>
          </w:p>
          <w:p w14:paraId="24777709" w14:textId="77777777" w:rsidR="00E868F4" w:rsidRDefault="00000000" w:rsidP="008C1564">
            <w:pPr>
              <w:pStyle w:val="tabla"/>
            </w:pPr>
            <w:r>
              <w:t xml:space="preserve">    public Response catalogoUnidades() {</w:t>
            </w:r>
          </w:p>
          <w:p w14:paraId="161E63D9" w14:textId="77777777" w:rsidR="00E868F4" w:rsidRPr="00347ED6" w:rsidRDefault="00000000" w:rsidP="008C1564">
            <w:pPr>
              <w:pStyle w:val="tabla"/>
              <w:rPr>
                <w:lang w:val="en-US"/>
              </w:rPr>
            </w:pPr>
            <w:r>
              <w:t xml:space="preserve">        </w:t>
            </w:r>
            <w:r w:rsidRPr="00347ED6">
              <w:rPr>
                <w:lang w:val="en-US"/>
              </w:rPr>
              <w:t>Map&lt;String, Object&gt; catalogo = Map.of(</w:t>
            </w:r>
          </w:p>
          <w:p w14:paraId="26E92B90" w14:textId="77777777" w:rsidR="00E868F4" w:rsidRPr="00347ED6" w:rsidRDefault="00000000" w:rsidP="008C1564">
            <w:pPr>
              <w:pStyle w:val="tabla"/>
              <w:rPr>
                <w:lang w:val="en-US"/>
              </w:rPr>
            </w:pPr>
            <w:r w:rsidRPr="00347ED6">
              <w:rPr>
                <w:lang w:val="en-US"/>
              </w:rPr>
              <w:t xml:space="preserve">                "longitud", Arrays.stream(UnidadLongitud.values()).map(Enum::name).toArray(),</w:t>
            </w:r>
          </w:p>
          <w:p w14:paraId="5A3901D6" w14:textId="77777777" w:rsidR="00E868F4" w:rsidRPr="00347ED6" w:rsidRDefault="00000000" w:rsidP="008C1564">
            <w:pPr>
              <w:pStyle w:val="tabla"/>
              <w:rPr>
                <w:lang w:val="en-US"/>
              </w:rPr>
            </w:pPr>
            <w:r w:rsidRPr="00347ED6">
              <w:rPr>
                <w:lang w:val="en-US"/>
              </w:rPr>
              <w:t xml:space="preserve">                "masa", Arrays.stream(UnidadMasa.values()).map(Enum::name).toArray(),</w:t>
            </w:r>
          </w:p>
          <w:p w14:paraId="5808565E" w14:textId="77777777" w:rsidR="00E868F4" w:rsidRPr="00347ED6" w:rsidRDefault="00000000" w:rsidP="008C1564">
            <w:pPr>
              <w:pStyle w:val="tabla"/>
              <w:rPr>
                <w:lang w:val="en-US"/>
              </w:rPr>
            </w:pPr>
            <w:r w:rsidRPr="00347ED6">
              <w:rPr>
                <w:lang w:val="en-US"/>
              </w:rPr>
              <w:t xml:space="preserve">                "temperatura", Arrays.stream(UnidadTemperatura.values()).map(Enum::name).toArray()</w:t>
            </w:r>
          </w:p>
          <w:p w14:paraId="52E63601" w14:textId="77777777" w:rsidR="00E868F4" w:rsidRDefault="00000000" w:rsidP="008C1564">
            <w:pPr>
              <w:pStyle w:val="tabla"/>
            </w:pPr>
            <w:r w:rsidRPr="00347ED6">
              <w:rPr>
                <w:lang w:val="en-US"/>
              </w:rPr>
              <w:t xml:space="preserve">        </w:t>
            </w:r>
            <w:r>
              <w:t>);</w:t>
            </w:r>
          </w:p>
          <w:p w14:paraId="64B2A6BE" w14:textId="77777777" w:rsidR="00E868F4" w:rsidRDefault="00000000" w:rsidP="008C1564">
            <w:pPr>
              <w:pStyle w:val="tabla"/>
            </w:pPr>
            <w:r>
              <w:t xml:space="preserve">        return Response.ok(RespuestaGeneral.ok("CatÃ¡logo de unidades disponibles", catalogo)).build();</w:t>
            </w:r>
          </w:p>
          <w:p w14:paraId="34B3B3D2" w14:textId="77777777" w:rsidR="00E868F4" w:rsidRDefault="00000000" w:rsidP="008C1564">
            <w:pPr>
              <w:pStyle w:val="tabla"/>
            </w:pPr>
            <w:r>
              <w:t xml:space="preserve">    }</w:t>
            </w:r>
          </w:p>
          <w:p w14:paraId="6D064F3C" w14:textId="77777777" w:rsidR="00E868F4" w:rsidRDefault="00000000" w:rsidP="008C1564">
            <w:pPr>
              <w:pStyle w:val="tabla"/>
            </w:pPr>
            <w:r>
              <w:t>}</w:t>
            </w:r>
          </w:p>
        </w:tc>
      </w:tr>
    </w:tbl>
    <w:p w14:paraId="67EE4B5D" w14:textId="77777777" w:rsidR="00E868F4" w:rsidRDefault="00000000" w:rsidP="00C47985">
      <w:pPr>
        <w:pStyle w:val="Heading3"/>
      </w:pPr>
      <w:bookmarkStart w:id="93" w:name="h.sp12"/>
      <w:bookmarkStart w:id="94" w:name="_Toc243933352"/>
      <w:bookmarkEnd w:id="93"/>
      <w:r>
        <w:lastRenderedPageBreak/>
        <w:t>Paso 12: Implementación de la Capa de Dominio y Conversión</w:t>
      </w:r>
      <w:bookmarkEnd w:id="94"/>
    </w:p>
    <w:p w14:paraId="3BCE2639" w14:textId="77777777" w:rsidR="00E868F4" w:rsidRDefault="00000000" w:rsidP="00C47985">
      <w:r>
        <w:t>La lógica matemática y física se desacopla mediante la interfaz genérica IConversor&lt;T&gt;, sus implementaciones concretas para longitud, masa y temperatura, y el mapeador UnidadMapper:</w:t>
      </w:r>
    </w:p>
    <w:p w14:paraId="6E9D20B6" w14:textId="77777777" w:rsidR="00E868F4" w:rsidRDefault="00000000" w:rsidP="00C47985">
      <w:pPr>
        <w:pStyle w:val="Heading5"/>
      </w:pPr>
      <w:bookmarkStart w:id="95" w:name="tbl.7"/>
      <w:bookmarkStart w:id="96" w:name="_Toc243926432"/>
      <w:bookmarkStart w:id="97" w:name="_Toc243929201"/>
      <w:bookmarkEnd w:id="95"/>
      <w:r>
        <w:t>Tabla 7</w:t>
      </w:r>
      <w:r>
        <w:br/>
        <w:t>Interfaz Conversor (IConversor.java)</w:t>
      </w:r>
      <w:bookmarkEnd w:id="96"/>
      <w:bookmarkEnd w:id="97"/>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447267DE" w14:textId="77777777">
        <w:tc>
          <w:tcPr>
            <w:tcW w:w="8504" w:type="dxa"/>
            <w:tcMar>
              <w:top w:w="100" w:type="dxa"/>
              <w:left w:w="100" w:type="dxa"/>
              <w:bottom w:w="100" w:type="dxa"/>
              <w:right w:w="100" w:type="dxa"/>
            </w:tcMar>
          </w:tcPr>
          <w:p w14:paraId="1CFCD550" w14:textId="77777777" w:rsidR="00E868F4" w:rsidRPr="00347ED6" w:rsidRDefault="00000000" w:rsidP="008C1564">
            <w:pPr>
              <w:pStyle w:val="tabla"/>
              <w:rPr>
                <w:lang w:val="en-US"/>
              </w:rPr>
            </w:pPr>
            <w:r w:rsidRPr="00347ED6">
              <w:rPr>
                <w:lang w:val="en-US"/>
              </w:rPr>
              <w:t>/*</w:t>
            </w:r>
          </w:p>
          <w:p w14:paraId="2A9026D2" w14:textId="77777777" w:rsidR="00E868F4" w:rsidRPr="00347ED6" w:rsidRDefault="00000000" w:rsidP="008C1564">
            <w:pPr>
              <w:pStyle w:val="tabla"/>
              <w:rPr>
                <w:lang w:val="en-US"/>
              </w:rPr>
            </w:pPr>
            <w:r w:rsidRPr="00347ED6">
              <w:rPr>
                <w:lang w:val="en-US"/>
              </w:rPr>
              <w:t xml:space="preserve"> * Click nbfs://nbhost/SystemFileSystem/Templates/Licenses/license-default.txt to change this license</w:t>
            </w:r>
          </w:p>
          <w:p w14:paraId="772E0813" w14:textId="77777777" w:rsidR="00E868F4" w:rsidRPr="00347ED6" w:rsidRDefault="00000000" w:rsidP="008C1564">
            <w:pPr>
              <w:pStyle w:val="tabla"/>
              <w:rPr>
                <w:lang w:val="en-US"/>
              </w:rPr>
            </w:pPr>
            <w:r w:rsidRPr="00347ED6">
              <w:rPr>
                <w:lang w:val="en-US"/>
              </w:rPr>
              <w:t xml:space="preserve"> * Click nbfs://nbhost/SystemFileSystem/Templates/Classes/Interface.java to edit this template</w:t>
            </w:r>
          </w:p>
          <w:p w14:paraId="3BF8AD2D" w14:textId="77777777" w:rsidR="00E868F4" w:rsidRDefault="00000000" w:rsidP="008C1564">
            <w:pPr>
              <w:pStyle w:val="tabla"/>
            </w:pPr>
            <w:r w:rsidRPr="00347ED6">
              <w:rPr>
                <w:lang w:val="en-US"/>
              </w:rPr>
              <w:t xml:space="preserve"> </w:t>
            </w:r>
            <w:r>
              <w:t>*/</w:t>
            </w:r>
          </w:p>
          <w:p w14:paraId="4E185CF5" w14:textId="77777777" w:rsidR="00E868F4" w:rsidRDefault="00000000" w:rsidP="008C1564">
            <w:pPr>
              <w:pStyle w:val="tabla"/>
            </w:pPr>
            <w:r>
              <w:t>package ec.edu.monster.modelos.utilidades;</w:t>
            </w:r>
          </w:p>
          <w:p w14:paraId="17B2F308" w14:textId="77777777" w:rsidR="00E868F4" w:rsidRDefault="00E868F4" w:rsidP="008C1564">
            <w:pPr>
              <w:pStyle w:val="tabla"/>
            </w:pPr>
          </w:p>
          <w:p w14:paraId="47222D15" w14:textId="77777777" w:rsidR="00E868F4" w:rsidRPr="00347ED6" w:rsidRDefault="00000000" w:rsidP="008C1564">
            <w:pPr>
              <w:pStyle w:val="tabla"/>
              <w:rPr>
                <w:lang w:val="en-US"/>
              </w:rPr>
            </w:pPr>
            <w:r w:rsidRPr="00347ED6">
              <w:rPr>
                <w:lang w:val="en-US"/>
              </w:rPr>
              <w:t>/**</w:t>
            </w:r>
          </w:p>
          <w:p w14:paraId="05285ACB" w14:textId="77777777" w:rsidR="00E868F4" w:rsidRPr="00347ED6" w:rsidRDefault="00000000" w:rsidP="008C1564">
            <w:pPr>
              <w:pStyle w:val="tabla"/>
              <w:rPr>
                <w:lang w:val="en-US"/>
              </w:rPr>
            </w:pPr>
            <w:r w:rsidRPr="00347ED6">
              <w:rPr>
                <w:lang w:val="en-US"/>
              </w:rPr>
              <w:t xml:space="preserve"> *</w:t>
            </w:r>
          </w:p>
          <w:p w14:paraId="782FE141" w14:textId="77777777" w:rsidR="00E868F4" w:rsidRPr="00347ED6" w:rsidRDefault="00000000" w:rsidP="008C1564">
            <w:pPr>
              <w:pStyle w:val="tabla"/>
              <w:rPr>
                <w:lang w:val="en-US"/>
              </w:rPr>
            </w:pPr>
            <w:r w:rsidRPr="00347ED6">
              <w:rPr>
                <w:lang w:val="en-US"/>
              </w:rPr>
              <w:t xml:space="preserve"> * @author MeatPuppets</w:t>
            </w:r>
          </w:p>
          <w:p w14:paraId="5FE16DB4" w14:textId="77777777" w:rsidR="00E868F4" w:rsidRPr="00347ED6" w:rsidRDefault="00000000" w:rsidP="008C1564">
            <w:pPr>
              <w:pStyle w:val="tabla"/>
              <w:rPr>
                <w:lang w:val="en-US"/>
              </w:rPr>
            </w:pPr>
            <w:r w:rsidRPr="00347ED6">
              <w:rPr>
                <w:lang w:val="en-US"/>
              </w:rPr>
              <w:t xml:space="preserve"> */</w:t>
            </w:r>
          </w:p>
          <w:p w14:paraId="663A6C3A" w14:textId="77777777" w:rsidR="00E868F4" w:rsidRPr="00347ED6" w:rsidRDefault="00000000" w:rsidP="008C1564">
            <w:pPr>
              <w:pStyle w:val="tabla"/>
              <w:rPr>
                <w:lang w:val="en-US"/>
              </w:rPr>
            </w:pPr>
            <w:r w:rsidRPr="00347ED6">
              <w:rPr>
                <w:lang w:val="en-US"/>
              </w:rPr>
              <w:t>public interface IConversor&lt;T&gt; {</w:t>
            </w:r>
          </w:p>
          <w:p w14:paraId="6A56E51A" w14:textId="77777777" w:rsidR="00E868F4" w:rsidRDefault="00000000" w:rsidP="008C1564">
            <w:pPr>
              <w:pStyle w:val="tabla"/>
            </w:pPr>
            <w:r w:rsidRPr="00347ED6">
              <w:rPr>
                <w:lang w:val="en-US"/>
              </w:rPr>
              <w:t xml:space="preserve">    </w:t>
            </w:r>
            <w:r>
              <w:t>public double convertir(double valor, T unidadInicial, T unidadFinal);</w:t>
            </w:r>
          </w:p>
          <w:p w14:paraId="22A01633" w14:textId="77777777" w:rsidR="00E868F4" w:rsidRDefault="00000000" w:rsidP="008C1564">
            <w:pPr>
              <w:pStyle w:val="tabla"/>
            </w:pPr>
            <w:r>
              <w:t xml:space="preserve">    </w:t>
            </w:r>
          </w:p>
          <w:p w14:paraId="728070C0" w14:textId="77777777" w:rsidR="00E868F4" w:rsidRDefault="00000000" w:rsidP="008C1564">
            <w:pPr>
              <w:pStyle w:val="tabla"/>
            </w:pPr>
            <w:r>
              <w:t>}</w:t>
            </w:r>
          </w:p>
        </w:tc>
      </w:tr>
    </w:tbl>
    <w:p w14:paraId="74077BB3" w14:textId="77777777" w:rsidR="00E868F4" w:rsidRDefault="00000000" w:rsidP="00C47985">
      <w:pPr>
        <w:pStyle w:val="Heading5"/>
      </w:pPr>
      <w:bookmarkStart w:id="98" w:name="tbl.8"/>
      <w:bookmarkStart w:id="99" w:name="_Toc243926433"/>
      <w:bookmarkStart w:id="100" w:name="_Toc243929202"/>
      <w:bookmarkEnd w:id="98"/>
      <w:r>
        <w:lastRenderedPageBreak/>
        <w:t>Tabla 8</w:t>
      </w:r>
      <w:r>
        <w:br/>
        <w:t>Conversor Longitud (ConversorLongitud.java)</w:t>
      </w:r>
      <w:bookmarkEnd w:id="99"/>
      <w:bookmarkEnd w:id="100"/>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6D5EC94A" w14:textId="77777777">
        <w:tc>
          <w:tcPr>
            <w:tcW w:w="8504" w:type="dxa"/>
            <w:tcMar>
              <w:top w:w="100" w:type="dxa"/>
              <w:left w:w="100" w:type="dxa"/>
              <w:bottom w:w="100" w:type="dxa"/>
              <w:right w:w="100" w:type="dxa"/>
            </w:tcMar>
          </w:tcPr>
          <w:p w14:paraId="5E2169E0" w14:textId="77777777" w:rsidR="00E868F4" w:rsidRDefault="00000000" w:rsidP="008C1564">
            <w:pPr>
              <w:pStyle w:val="tabla"/>
            </w:pPr>
            <w:r>
              <w:t>package ec.edu.monster.modelos.utilidades;</w:t>
            </w:r>
          </w:p>
          <w:p w14:paraId="42E7AD49" w14:textId="77777777" w:rsidR="00E868F4" w:rsidRDefault="00E868F4" w:rsidP="008C1564">
            <w:pPr>
              <w:pStyle w:val="tabla"/>
            </w:pPr>
          </w:p>
          <w:p w14:paraId="4CEFAD79" w14:textId="77777777" w:rsidR="00E868F4" w:rsidRDefault="00000000" w:rsidP="008C1564">
            <w:pPr>
              <w:pStyle w:val="tabla"/>
            </w:pPr>
            <w:r>
              <w:t>import ec.edu.monster.modelos.utilidades.enums.UnidadLongitud;</w:t>
            </w:r>
          </w:p>
          <w:p w14:paraId="21DEE0A3" w14:textId="77777777" w:rsidR="00E868F4" w:rsidRDefault="00000000" w:rsidP="008C1564">
            <w:pPr>
              <w:pStyle w:val="tabla"/>
            </w:pPr>
            <w:r>
              <w:t>import java.util.Map;</w:t>
            </w:r>
          </w:p>
          <w:p w14:paraId="7E5C9358" w14:textId="77777777" w:rsidR="00E868F4" w:rsidRDefault="00E868F4" w:rsidP="008C1564">
            <w:pPr>
              <w:pStyle w:val="tabla"/>
            </w:pPr>
          </w:p>
          <w:p w14:paraId="408D97C5" w14:textId="77777777" w:rsidR="00E868F4" w:rsidRDefault="00000000" w:rsidP="008C1564">
            <w:pPr>
              <w:pStyle w:val="tabla"/>
            </w:pPr>
            <w:r>
              <w:t>public class ConversorLongitud implements IConversor&lt;UnidadLongitud&gt; {</w:t>
            </w:r>
          </w:p>
          <w:p w14:paraId="130443B3" w14:textId="77777777" w:rsidR="00E868F4" w:rsidRDefault="00E868F4" w:rsidP="008C1564">
            <w:pPr>
              <w:pStyle w:val="tabla"/>
            </w:pPr>
          </w:p>
          <w:p w14:paraId="25A5E96B" w14:textId="77777777" w:rsidR="00E868F4" w:rsidRDefault="00000000" w:rsidP="008C1564">
            <w:pPr>
              <w:pStyle w:val="tabla"/>
            </w:pPr>
            <w:r>
              <w:t xml:space="preserve">    private final Map&lt;UnidadLongitud, Double&gt; factores = Map.of(</w:t>
            </w:r>
          </w:p>
          <w:p w14:paraId="68F87AF8" w14:textId="77777777" w:rsidR="00E868F4" w:rsidRDefault="00000000" w:rsidP="008C1564">
            <w:pPr>
              <w:pStyle w:val="tabla"/>
            </w:pPr>
            <w:r>
              <w:t xml:space="preserve">        UnidadLongitud.MILIMETRO, 0.001,</w:t>
            </w:r>
          </w:p>
          <w:p w14:paraId="1F9278C7" w14:textId="77777777" w:rsidR="00E868F4" w:rsidRDefault="00000000" w:rsidP="008C1564">
            <w:pPr>
              <w:pStyle w:val="tabla"/>
            </w:pPr>
            <w:r>
              <w:t xml:space="preserve">        UnidadLongitud.CENTIMETRO, 0.01,</w:t>
            </w:r>
          </w:p>
          <w:p w14:paraId="5130275C" w14:textId="77777777" w:rsidR="00E868F4" w:rsidRDefault="00000000" w:rsidP="008C1564">
            <w:pPr>
              <w:pStyle w:val="tabla"/>
            </w:pPr>
            <w:r>
              <w:t xml:space="preserve">        UnidadLongitud.METRO, 1.0,</w:t>
            </w:r>
          </w:p>
          <w:p w14:paraId="3F62CFAF" w14:textId="77777777" w:rsidR="00E868F4" w:rsidRDefault="00000000" w:rsidP="008C1564">
            <w:pPr>
              <w:pStyle w:val="tabla"/>
            </w:pPr>
            <w:r>
              <w:t xml:space="preserve">        UnidadLongitud.KILOMETRO, 1000.0,</w:t>
            </w:r>
          </w:p>
          <w:p w14:paraId="4CC64F8E" w14:textId="77777777" w:rsidR="00E868F4" w:rsidRDefault="00000000" w:rsidP="008C1564">
            <w:pPr>
              <w:pStyle w:val="tabla"/>
            </w:pPr>
            <w:r>
              <w:t xml:space="preserve">        UnidadLongitud.YARDA, 0.9144</w:t>
            </w:r>
          </w:p>
          <w:p w14:paraId="6EE6D266" w14:textId="77777777" w:rsidR="00E868F4" w:rsidRDefault="00000000" w:rsidP="008C1564">
            <w:pPr>
              <w:pStyle w:val="tabla"/>
            </w:pPr>
            <w:r>
              <w:t xml:space="preserve">    );</w:t>
            </w:r>
          </w:p>
          <w:p w14:paraId="28228EC3" w14:textId="77777777" w:rsidR="00E868F4" w:rsidRDefault="00E868F4" w:rsidP="008C1564">
            <w:pPr>
              <w:pStyle w:val="tabla"/>
            </w:pPr>
          </w:p>
          <w:p w14:paraId="50CBA47B" w14:textId="77777777" w:rsidR="00E868F4" w:rsidRDefault="00000000" w:rsidP="008C1564">
            <w:pPr>
              <w:pStyle w:val="tabla"/>
            </w:pPr>
            <w:r>
              <w:t xml:space="preserve">    public ConversorLongitud() {}</w:t>
            </w:r>
          </w:p>
          <w:p w14:paraId="2F71F420" w14:textId="77777777" w:rsidR="00E868F4" w:rsidRDefault="00E868F4" w:rsidP="008C1564">
            <w:pPr>
              <w:pStyle w:val="tabla"/>
            </w:pPr>
          </w:p>
          <w:p w14:paraId="41AF499D" w14:textId="77777777" w:rsidR="00E868F4" w:rsidRDefault="00000000" w:rsidP="008C1564">
            <w:pPr>
              <w:pStyle w:val="tabla"/>
            </w:pPr>
            <w:r>
              <w:t xml:space="preserve">    @Override</w:t>
            </w:r>
          </w:p>
          <w:p w14:paraId="7CA7EBA4" w14:textId="77777777" w:rsidR="00E868F4" w:rsidRDefault="00000000" w:rsidP="008C1564">
            <w:pPr>
              <w:pStyle w:val="tabla"/>
            </w:pPr>
            <w:r>
              <w:t xml:space="preserve">    public double convertir(double valor, UnidadLongitud unidadOrigen, UnidadLongitud unidadFinal) {</w:t>
            </w:r>
          </w:p>
          <w:p w14:paraId="5107EA17" w14:textId="77777777" w:rsidR="00E868F4" w:rsidRDefault="00E868F4" w:rsidP="008C1564">
            <w:pPr>
              <w:pStyle w:val="tabla"/>
            </w:pPr>
          </w:p>
          <w:p w14:paraId="37AC4368" w14:textId="77777777" w:rsidR="00E868F4" w:rsidRDefault="00000000" w:rsidP="008C1564">
            <w:pPr>
              <w:pStyle w:val="tabla"/>
            </w:pPr>
            <w:r>
              <w:t xml:space="preserve">        if (unidadOrigen == null || unidadFinal == null) {</w:t>
            </w:r>
          </w:p>
          <w:p w14:paraId="66A2B875" w14:textId="77777777" w:rsidR="00E868F4" w:rsidRDefault="00000000" w:rsidP="008C1564">
            <w:pPr>
              <w:pStyle w:val="tabla"/>
            </w:pPr>
            <w:r>
              <w:t xml:space="preserve">            throw new IllegalArgumentException("Las unidades no pueden ser null");</w:t>
            </w:r>
          </w:p>
          <w:p w14:paraId="0B8B4BE1" w14:textId="77777777" w:rsidR="00E868F4" w:rsidRDefault="00000000" w:rsidP="008C1564">
            <w:pPr>
              <w:pStyle w:val="tabla"/>
            </w:pPr>
            <w:r>
              <w:t xml:space="preserve">        }</w:t>
            </w:r>
          </w:p>
          <w:p w14:paraId="79EAB560" w14:textId="77777777" w:rsidR="00E868F4" w:rsidRDefault="00000000" w:rsidP="008C1564">
            <w:pPr>
              <w:pStyle w:val="tabla"/>
            </w:pPr>
            <w:r>
              <w:t xml:space="preserve">        if (!factores.containsKey(unidadOrigen) || !factores.containsKey(unidadFinal)) {</w:t>
            </w:r>
          </w:p>
          <w:p w14:paraId="3C3D1E62" w14:textId="77777777" w:rsidR="00E868F4" w:rsidRDefault="00000000" w:rsidP="008C1564">
            <w:pPr>
              <w:pStyle w:val="tabla"/>
            </w:pPr>
            <w:r>
              <w:t xml:space="preserve">            throw new IllegalArgumentException("Unidad no soportada");</w:t>
            </w:r>
          </w:p>
          <w:p w14:paraId="0FC36ED8" w14:textId="77777777" w:rsidR="00E868F4" w:rsidRDefault="00000000" w:rsidP="008C1564">
            <w:pPr>
              <w:pStyle w:val="tabla"/>
            </w:pPr>
            <w:r>
              <w:t xml:space="preserve">        }</w:t>
            </w:r>
          </w:p>
          <w:p w14:paraId="578014C2" w14:textId="77777777" w:rsidR="00E868F4" w:rsidRDefault="00E868F4" w:rsidP="008C1564">
            <w:pPr>
              <w:pStyle w:val="tabla"/>
            </w:pPr>
          </w:p>
          <w:p w14:paraId="67A92A78" w14:textId="77777777" w:rsidR="00E868F4" w:rsidRDefault="00000000" w:rsidP="008C1564">
            <w:pPr>
              <w:pStyle w:val="tabla"/>
            </w:pPr>
            <w:r>
              <w:t xml:space="preserve">        double valorEnBase = valor * factores.get(unidadOrigen);</w:t>
            </w:r>
          </w:p>
          <w:p w14:paraId="5FCF2F2F" w14:textId="77777777" w:rsidR="00E868F4" w:rsidRDefault="00E868F4" w:rsidP="008C1564">
            <w:pPr>
              <w:pStyle w:val="tabla"/>
            </w:pPr>
          </w:p>
          <w:p w14:paraId="2A520600" w14:textId="77777777" w:rsidR="00E868F4" w:rsidRDefault="00000000" w:rsidP="008C1564">
            <w:pPr>
              <w:pStyle w:val="tabla"/>
            </w:pPr>
            <w:r>
              <w:t xml:space="preserve">        return valorEnBase / factores.get(unidadFinal);</w:t>
            </w:r>
          </w:p>
          <w:p w14:paraId="27BD055E" w14:textId="77777777" w:rsidR="00E868F4" w:rsidRDefault="00000000" w:rsidP="008C1564">
            <w:pPr>
              <w:pStyle w:val="tabla"/>
            </w:pPr>
            <w:r>
              <w:t xml:space="preserve">    }</w:t>
            </w:r>
          </w:p>
          <w:p w14:paraId="1983B90C" w14:textId="77777777" w:rsidR="00E868F4" w:rsidRDefault="00000000" w:rsidP="008C1564">
            <w:pPr>
              <w:pStyle w:val="tabla"/>
            </w:pPr>
            <w:r>
              <w:t>}</w:t>
            </w:r>
          </w:p>
        </w:tc>
      </w:tr>
    </w:tbl>
    <w:p w14:paraId="685D041B" w14:textId="77777777" w:rsidR="00E868F4" w:rsidRDefault="00000000" w:rsidP="00C47985">
      <w:pPr>
        <w:pStyle w:val="Heading5"/>
      </w:pPr>
      <w:bookmarkStart w:id="101" w:name="tbl.9"/>
      <w:bookmarkStart w:id="102" w:name="_Toc243926434"/>
      <w:bookmarkStart w:id="103" w:name="_Toc243929203"/>
      <w:bookmarkEnd w:id="101"/>
      <w:r>
        <w:t>Tabla 9</w:t>
      </w:r>
      <w:r>
        <w:br/>
        <w:t>Conversor Masa (ConversorMasa.java)</w:t>
      </w:r>
      <w:bookmarkEnd w:id="102"/>
      <w:bookmarkEnd w:id="103"/>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7DC67A18" w14:textId="77777777">
        <w:tc>
          <w:tcPr>
            <w:tcW w:w="8504" w:type="dxa"/>
            <w:tcMar>
              <w:top w:w="100" w:type="dxa"/>
              <w:left w:w="100" w:type="dxa"/>
              <w:bottom w:w="100" w:type="dxa"/>
              <w:right w:w="100" w:type="dxa"/>
            </w:tcMar>
          </w:tcPr>
          <w:p w14:paraId="5373731F" w14:textId="77777777" w:rsidR="00E868F4" w:rsidRPr="00347ED6" w:rsidRDefault="00000000" w:rsidP="008C1564">
            <w:pPr>
              <w:pStyle w:val="tabla"/>
              <w:rPr>
                <w:lang w:val="en-US"/>
              </w:rPr>
            </w:pPr>
            <w:r w:rsidRPr="00347ED6">
              <w:rPr>
                <w:lang w:val="en-US"/>
              </w:rPr>
              <w:t>/*</w:t>
            </w:r>
          </w:p>
          <w:p w14:paraId="0F145B02" w14:textId="77777777" w:rsidR="00E868F4" w:rsidRPr="00347ED6" w:rsidRDefault="00000000" w:rsidP="008C1564">
            <w:pPr>
              <w:pStyle w:val="tabla"/>
              <w:rPr>
                <w:lang w:val="en-US"/>
              </w:rPr>
            </w:pPr>
            <w:r w:rsidRPr="00347ED6">
              <w:rPr>
                <w:lang w:val="en-US"/>
              </w:rPr>
              <w:t xml:space="preserve"> * Click nbfs://nbhost/SystemFileSystem/Templates/Licenses/license-default.txt to change this license</w:t>
            </w:r>
          </w:p>
          <w:p w14:paraId="1AF4210A" w14:textId="77777777" w:rsidR="00E868F4" w:rsidRPr="00347ED6" w:rsidRDefault="00000000" w:rsidP="008C1564">
            <w:pPr>
              <w:pStyle w:val="tabla"/>
              <w:rPr>
                <w:lang w:val="en-US"/>
              </w:rPr>
            </w:pPr>
            <w:r w:rsidRPr="00347ED6">
              <w:rPr>
                <w:lang w:val="en-US"/>
              </w:rPr>
              <w:t xml:space="preserve"> * Click nbfs://nbhost/SystemFileSystem/Templates/Classes/Class.java to edit this template</w:t>
            </w:r>
          </w:p>
          <w:p w14:paraId="22A430C9" w14:textId="77777777" w:rsidR="00E868F4" w:rsidRDefault="00000000" w:rsidP="008C1564">
            <w:pPr>
              <w:pStyle w:val="tabla"/>
            </w:pPr>
            <w:r w:rsidRPr="00347ED6">
              <w:rPr>
                <w:lang w:val="en-US"/>
              </w:rPr>
              <w:t xml:space="preserve"> </w:t>
            </w:r>
            <w:r>
              <w:t>*/</w:t>
            </w:r>
          </w:p>
          <w:p w14:paraId="0FF052AF" w14:textId="77777777" w:rsidR="00E868F4" w:rsidRDefault="00000000" w:rsidP="008C1564">
            <w:pPr>
              <w:pStyle w:val="tabla"/>
            </w:pPr>
            <w:r>
              <w:t>package ec.edu.monster.modelos.utilidades;</w:t>
            </w:r>
          </w:p>
          <w:p w14:paraId="11A0B7E1" w14:textId="77777777" w:rsidR="00E868F4" w:rsidRDefault="00000000" w:rsidP="008C1564">
            <w:pPr>
              <w:pStyle w:val="tabla"/>
            </w:pPr>
            <w:r>
              <w:t>import ec.edu.monster.modelos.utilidades.enums.UnidadMasa;</w:t>
            </w:r>
          </w:p>
          <w:p w14:paraId="5DBADDF8" w14:textId="77777777" w:rsidR="00E868F4" w:rsidRPr="00347ED6" w:rsidRDefault="00000000" w:rsidP="008C1564">
            <w:pPr>
              <w:pStyle w:val="tabla"/>
              <w:rPr>
                <w:lang w:val="en-US"/>
              </w:rPr>
            </w:pPr>
            <w:r w:rsidRPr="00347ED6">
              <w:rPr>
                <w:lang w:val="en-US"/>
              </w:rPr>
              <w:t>import java.util.Map;</w:t>
            </w:r>
          </w:p>
          <w:p w14:paraId="64E26BE0" w14:textId="77777777" w:rsidR="00E868F4" w:rsidRPr="00347ED6" w:rsidRDefault="00E868F4" w:rsidP="008C1564">
            <w:pPr>
              <w:pStyle w:val="tabla"/>
              <w:rPr>
                <w:lang w:val="en-US"/>
              </w:rPr>
            </w:pPr>
          </w:p>
          <w:p w14:paraId="5D516915" w14:textId="77777777" w:rsidR="00E868F4" w:rsidRPr="00347ED6" w:rsidRDefault="00E868F4" w:rsidP="008C1564">
            <w:pPr>
              <w:pStyle w:val="tabla"/>
              <w:rPr>
                <w:lang w:val="en-US"/>
              </w:rPr>
            </w:pPr>
          </w:p>
          <w:p w14:paraId="17393C5F" w14:textId="77777777" w:rsidR="00E868F4" w:rsidRPr="00347ED6" w:rsidRDefault="00000000" w:rsidP="008C1564">
            <w:pPr>
              <w:pStyle w:val="tabla"/>
              <w:rPr>
                <w:lang w:val="en-US"/>
              </w:rPr>
            </w:pPr>
            <w:r w:rsidRPr="00347ED6">
              <w:rPr>
                <w:lang w:val="en-US"/>
              </w:rPr>
              <w:t>/**</w:t>
            </w:r>
          </w:p>
          <w:p w14:paraId="09CDD804" w14:textId="77777777" w:rsidR="00E868F4" w:rsidRPr="00347ED6" w:rsidRDefault="00000000" w:rsidP="008C1564">
            <w:pPr>
              <w:pStyle w:val="tabla"/>
              <w:rPr>
                <w:lang w:val="en-US"/>
              </w:rPr>
            </w:pPr>
            <w:r w:rsidRPr="00347ED6">
              <w:rPr>
                <w:lang w:val="en-US"/>
              </w:rPr>
              <w:lastRenderedPageBreak/>
              <w:t xml:space="preserve"> *</w:t>
            </w:r>
          </w:p>
          <w:p w14:paraId="38E4BA37" w14:textId="77777777" w:rsidR="00E868F4" w:rsidRPr="00347ED6" w:rsidRDefault="00000000" w:rsidP="008C1564">
            <w:pPr>
              <w:pStyle w:val="tabla"/>
              <w:rPr>
                <w:lang w:val="en-US"/>
              </w:rPr>
            </w:pPr>
            <w:r w:rsidRPr="00347ED6">
              <w:rPr>
                <w:lang w:val="en-US"/>
              </w:rPr>
              <w:t xml:space="preserve"> * @author MeatPuppets</w:t>
            </w:r>
          </w:p>
          <w:p w14:paraId="39C8A2A1" w14:textId="77777777" w:rsidR="00E868F4" w:rsidRDefault="00000000" w:rsidP="008C1564">
            <w:pPr>
              <w:pStyle w:val="tabla"/>
            </w:pPr>
            <w:r w:rsidRPr="00347ED6">
              <w:rPr>
                <w:lang w:val="en-US"/>
              </w:rPr>
              <w:t xml:space="preserve"> </w:t>
            </w:r>
            <w:r>
              <w:t>*/</w:t>
            </w:r>
          </w:p>
          <w:p w14:paraId="6113BB60" w14:textId="77777777" w:rsidR="00E868F4" w:rsidRDefault="00000000" w:rsidP="008C1564">
            <w:pPr>
              <w:pStyle w:val="tabla"/>
            </w:pPr>
            <w:r>
              <w:t>public class ConversorMasa implements IConversor&lt;UnidadMasa&gt; {</w:t>
            </w:r>
          </w:p>
          <w:p w14:paraId="4D083741" w14:textId="77777777" w:rsidR="00E868F4" w:rsidRDefault="00E868F4" w:rsidP="008C1564">
            <w:pPr>
              <w:pStyle w:val="tabla"/>
            </w:pPr>
          </w:p>
          <w:p w14:paraId="4F3C893C" w14:textId="77777777" w:rsidR="00E868F4" w:rsidRDefault="00000000" w:rsidP="008C1564">
            <w:pPr>
              <w:pStyle w:val="tabla"/>
            </w:pPr>
            <w:r>
              <w:t xml:space="preserve">    private final Map&lt;UnidadMasa, Double&gt; factores = Map.of(</w:t>
            </w:r>
          </w:p>
          <w:p w14:paraId="6069ADB8" w14:textId="77777777" w:rsidR="00E868F4" w:rsidRDefault="00000000" w:rsidP="008C1564">
            <w:pPr>
              <w:pStyle w:val="tabla"/>
            </w:pPr>
            <w:r>
              <w:t xml:space="preserve">        UnidadMasa.MILIGRAMO, 0.001,</w:t>
            </w:r>
          </w:p>
          <w:p w14:paraId="513A4D66" w14:textId="77777777" w:rsidR="00E868F4" w:rsidRDefault="00000000" w:rsidP="008C1564">
            <w:pPr>
              <w:pStyle w:val="tabla"/>
            </w:pPr>
            <w:r>
              <w:t xml:space="preserve">        UnidadMasa.GRAMO, 1.0,</w:t>
            </w:r>
          </w:p>
          <w:p w14:paraId="44B82EED" w14:textId="77777777" w:rsidR="00E868F4" w:rsidRDefault="00000000" w:rsidP="008C1564">
            <w:pPr>
              <w:pStyle w:val="tabla"/>
            </w:pPr>
            <w:r>
              <w:t xml:space="preserve">        UnidadMasa.KILOGRAMO, 1000.0,</w:t>
            </w:r>
          </w:p>
          <w:p w14:paraId="68ED1103" w14:textId="77777777" w:rsidR="00E868F4" w:rsidRDefault="00000000" w:rsidP="008C1564">
            <w:pPr>
              <w:pStyle w:val="tabla"/>
            </w:pPr>
            <w:r>
              <w:t xml:space="preserve">        UnidadMasa.TONELADA, 1_000_000.0,</w:t>
            </w:r>
          </w:p>
          <w:p w14:paraId="69B294E7" w14:textId="77777777" w:rsidR="00E868F4" w:rsidRDefault="00000000" w:rsidP="008C1564">
            <w:pPr>
              <w:pStyle w:val="tabla"/>
            </w:pPr>
            <w:r>
              <w:t xml:space="preserve">        UnidadMasa.ONZA, 28.3495</w:t>
            </w:r>
          </w:p>
          <w:p w14:paraId="03074294" w14:textId="77777777" w:rsidR="00E868F4" w:rsidRDefault="00000000" w:rsidP="008C1564">
            <w:pPr>
              <w:pStyle w:val="tabla"/>
            </w:pPr>
            <w:r>
              <w:t xml:space="preserve">    );</w:t>
            </w:r>
          </w:p>
          <w:p w14:paraId="4891E761" w14:textId="77777777" w:rsidR="00E868F4" w:rsidRDefault="00E868F4" w:rsidP="008C1564">
            <w:pPr>
              <w:pStyle w:val="tabla"/>
            </w:pPr>
          </w:p>
          <w:p w14:paraId="20665640" w14:textId="77777777" w:rsidR="00E868F4" w:rsidRDefault="00000000" w:rsidP="008C1564">
            <w:pPr>
              <w:pStyle w:val="tabla"/>
            </w:pPr>
            <w:r>
              <w:t xml:space="preserve">    public ConversorMasa() {}</w:t>
            </w:r>
          </w:p>
          <w:p w14:paraId="11078FD9" w14:textId="77777777" w:rsidR="00E868F4" w:rsidRDefault="00E868F4" w:rsidP="008C1564">
            <w:pPr>
              <w:pStyle w:val="tabla"/>
            </w:pPr>
          </w:p>
          <w:p w14:paraId="6A262CF4" w14:textId="77777777" w:rsidR="00E868F4" w:rsidRDefault="00000000" w:rsidP="008C1564">
            <w:pPr>
              <w:pStyle w:val="tabla"/>
            </w:pPr>
            <w:r>
              <w:t xml:space="preserve">    @Override</w:t>
            </w:r>
          </w:p>
          <w:p w14:paraId="55978486" w14:textId="77777777" w:rsidR="00E868F4" w:rsidRDefault="00000000" w:rsidP="008C1564">
            <w:pPr>
              <w:pStyle w:val="tabla"/>
            </w:pPr>
            <w:r>
              <w:t xml:space="preserve">    public double convertir(double valor, UnidadMasa unidadOrigen, UnidadMasa unidadFinal) {</w:t>
            </w:r>
          </w:p>
          <w:p w14:paraId="30C3FA7F" w14:textId="77777777" w:rsidR="00E868F4" w:rsidRDefault="00E868F4" w:rsidP="008C1564">
            <w:pPr>
              <w:pStyle w:val="tabla"/>
            </w:pPr>
          </w:p>
          <w:p w14:paraId="696DB09A" w14:textId="77777777" w:rsidR="00E868F4" w:rsidRDefault="00000000" w:rsidP="008C1564">
            <w:pPr>
              <w:pStyle w:val="tabla"/>
            </w:pPr>
            <w:r>
              <w:t xml:space="preserve">        if (unidadOrigen == null || unidadFinal == null) {</w:t>
            </w:r>
          </w:p>
          <w:p w14:paraId="301CF550" w14:textId="77777777" w:rsidR="00E868F4" w:rsidRDefault="00000000" w:rsidP="008C1564">
            <w:pPr>
              <w:pStyle w:val="tabla"/>
            </w:pPr>
            <w:r>
              <w:t xml:space="preserve">            throw new IllegalArgumentException("Las unidades no pueden ser null");</w:t>
            </w:r>
          </w:p>
          <w:p w14:paraId="61FBD115" w14:textId="77777777" w:rsidR="00E868F4" w:rsidRDefault="00000000" w:rsidP="008C1564">
            <w:pPr>
              <w:pStyle w:val="tabla"/>
            </w:pPr>
            <w:r>
              <w:t xml:space="preserve">        }</w:t>
            </w:r>
          </w:p>
          <w:p w14:paraId="1490F65D" w14:textId="77777777" w:rsidR="00E868F4" w:rsidRDefault="00000000" w:rsidP="008C1564">
            <w:pPr>
              <w:pStyle w:val="tabla"/>
            </w:pPr>
            <w:r>
              <w:t xml:space="preserve">        if (!factores.containsKey(unidadOrigen) || !factores.containsKey(unidadFinal)) {</w:t>
            </w:r>
          </w:p>
          <w:p w14:paraId="1847F833" w14:textId="77777777" w:rsidR="00E868F4" w:rsidRDefault="00000000" w:rsidP="008C1564">
            <w:pPr>
              <w:pStyle w:val="tabla"/>
            </w:pPr>
            <w:r>
              <w:t xml:space="preserve">            throw new IllegalArgumentException("Unidad no soportada");</w:t>
            </w:r>
          </w:p>
          <w:p w14:paraId="1C0968AA" w14:textId="77777777" w:rsidR="00E868F4" w:rsidRDefault="00000000" w:rsidP="008C1564">
            <w:pPr>
              <w:pStyle w:val="tabla"/>
            </w:pPr>
            <w:r>
              <w:t xml:space="preserve">        }</w:t>
            </w:r>
          </w:p>
          <w:p w14:paraId="3000F4B6" w14:textId="77777777" w:rsidR="00E868F4" w:rsidRDefault="00E868F4" w:rsidP="008C1564">
            <w:pPr>
              <w:pStyle w:val="tabla"/>
            </w:pPr>
          </w:p>
          <w:p w14:paraId="2FB8B160" w14:textId="77777777" w:rsidR="00E868F4" w:rsidRDefault="00000000" w:rsidP="008C1564">
            <w:pPr>
              <w:pStyle w:val="tabla"/>
            </w:pPr>
            <w:r>
              <w:t xml:space="preserve">        double valorEnBase = valor * factores.get(unidadOrigen);</w:t>
            </w:r>
          </w:p>
          <w:p w14:paraId="5B797FBF" w14:textId="77777777" w:rsidR="00E868F4" w:rsidRDefault="00E868F4" w:rsidP="008C1564">
            <w:pPr>
              <w:pStyle w:val="tabla"/>
            </w:pPr>
          </w:p>
          <w:p w14:paraId="5F26B45A" w14:textId="77777777" w:rsidR="00E868F4" w:rsidRDefault="00000000" w:rsidP="008C1564">
            <w:pPr>
              <w:pStyle w:val="tabla"/>
            </w:pPr>
            <w:r>
              <w:t xml:space="preserve">        return valorEnBase / factores.get(unidadFinal);</w:t>
            </w:r>
          </w:p>
          <w:p w14:paraId="6AE1C519" w14:textId="77777777" w:rsidR="00E868F4" w:rsidRDefault="00000000" w:rsidP="008C1564">
            <w:pPr>
              <w:pStyle w:val="tabla"/>
            </w:pPr>
            <w:r>
              <w:t xml:space="preserve">    }</w:t>
            </w:r>
          </w:p>
          <w:p w14:paraId="72533934" w14:textId="77777777" w:rsidR="00E868F4" w:rsidRDefault="00000000" w:rsidP="008C1564">
            <w:pPr>
              <w:pStyle w:val="tabla"/>
            </w:pPr>
            <w:r>
              <w:t>}</w:t>
            </w:r>
          </w:p>
        </w:tc>
      </w:tr>
    </w:tbl>
    <w:p w14:paraId="4246F4D0" w14:textId="77777777" w:rsidR="00E868F4" w:rsidRDefault="00000000" w:rsidP="00C47985">
      <w:pPr>
        <w:pStyle w:val="Heading5"/>
      </w:pPr>
      <w:bookmarkStart w:id="104" w:name="tbl.10"/>
      <w:bookmarkStart w:id="105" w:name="_Toc243926435"/>
      <w:bookmarkStart w:id="106" w:name="_Toc243929204"/>
      <w:bookmarkEnd w:id="104"/>
      <w:r>
        <w:t>Tabla 10</w:t>
      </w:r>
      <w:r>
        <w:br/>
        <w:t>Conversor Temperatura (ConversorTemperatura.java)</w:t>
      </w:r>
      <w:bookmarkEnd w:id="105"/>
      <w:bookmarkEnd w:id="106"/>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0EDA032D" w14:textId="77777777">
        <w:tc>
          <w:tcPr>
            <w:tcW w:w="8504" w:type="dxa"/>
            <w:tcMar>
              <w:top w:w="100" w:type="dxa"/>
              <w:left w:w="100" w:type="dxa"/>
              <w:bottom w:w="100" w:type="dxa"/>
              <w:right w:w="100" w:type="dxa"/>
            </w:tcMar>
          </w:tcPr>
          <w:p w14:paraId="372AA069" w14:textId="77777777" w:rsidR="00E868F4" w:rsidRPr="00347ED6" w:rsidRDefault="00000000" w:rsidP="008C1564">
            <w:pPr>
              <w:pStyle w:val="tabla"/>
              <w:rPr>
                <w:lang w:val="en-US"/>
              </w:rPr>
            </w:pPr>
            <w:r w:rsidRPr="00347ED6">
              <w:rPr>
                <w:lang w:val="en-US"/>
              </w:rPr>
              <w:t>/*</w:t>
            </w:r>
          </w:p>
          <w:p w14:paraId="7958B59B" w14:textId="77777777" w:rsidR="00E868F4" w:rsidRPr="00347ED6" w:rsidRDefault="00000000" w:rsidP="008C1564">
            <w:pPr>
              <w:pStyle w:val="tabla"/>
              <w:rPr>
                <w:lang w:val="en-US"/>
              </w:rPr>
            </w:pPr>
            <w:r w:rsidRPr="00347ED6">
              <w:rPr>
                <w:lang w:val="en-US"/>
              </w:rPr>
              <w:t xml:space="preserve"> * Click nbfs://nbhost/SystemFileSystem/Templates/Licenses/license-default.txt to change this license</w:t>
            </w:r>
          </w:p>
          <w:p w14:paraId="5B3BF6DD" w14:textId="77777777" w:rsidR="00E868F4" w:rsidRPr="00347ED6" w:rsidRDefault="00000000" w:rsidP="008C1564">
            <w:pPr>
              <w:pStyle w:val="tabla"/>
              <w:rPr>
                <w:lang w:val="en-US"/>
              </w:rPr>
            </w:pPr>
            <w:r w:rsidRPr="00347ED6">
              <w:rPr>
                <w:lang w:val="en-US"/>
              </w:rPr>
              <w:t xml:space="preserve"> * Click nbfs://nbhost/SystemFileSystem/Templates/Classes/Class.java to edit this template</w:t>
            </w:r>
          </w:p>
          <w:p w14:paraId="267A6A5B" w14:textId="77777777" w:rsidR="00E868F4" w:rsidRDefault="00000000" w:rsidP="008C1564">
            <w:pPr>
              <w:pStyle w:val="tabla"/>
            </w:pPr>
            <w:r w:rsidRPr="00347ED6">
              <w:rPr>
                <w:lang w:val="en-US"/>
              </w:rPr>
              <w:t xml:space="preserve"> </w:t>
            </w:r>
            <w:r>
              <w:t>*/</w:t>
            </w:r>
          </w:p>
          <w:p w14:paraId="414EF861" w14:textId="77777777" w:rsidR="00E868F4" w:rsidRDefault="00000000" w:rsidP="008C1564">
            <w:pPr>
              <w:pStyle w:val="tabla"/>
            </w:pPr>
            <w:r>
              <w:t>package ec.edu.monster.modelos.utilidades;</w:t>
            </w:r>
          </w:p>
          <w:p w14:paraId="0D9B7A7B" w14:textId="77777777" w:rsidR="00E868F4" w:rsidRDefault="00E868F4" w:rsidP="008C1564">
            <w:pPr>
              <w:pStyle w:val="tabla"/>
            </w:pPr>
          </w:p>
          <w:p w14:paraId="20B680F9" w14:textId="77777777" w:rsidR="00E868F4" w:rsidRDefault="00000000" w:rsidP="008C1564">
            <w:pPr>
              <w:pStyle w:val="tabla"/>
            </w:pPr>
            <w:r>
              <w:t>import ec.edu.monster.modelos.utilidades.enums.UnidadTemperatura;</w:t>
            </w:r>
          </w:p>
          <w:p w14:paraId="147EA474" w14:textId="77777777" w:rsidR="00E868F4" w:rsidRDefault="00000000" w:rsidP="008C1564">
            <w:pPr>
              <w:pStyle w:val="tabla"/>
            </w:pPr>
            <w:r>
              <w:t>import static ec.edu.monster.modelos.utilidades.enums.UnidadTemperatura.CELSIUS;</w:t>
            </w:r>
          </w:p>
          <w:p w14:paraId="5977C15E" w14:textId="77777777" w:rsidR="00E868F4" w:rsidRDefault="00000000" w:rsidP="008C1564">
            <w:pPr>
              <w:pStyle w:val="tabla"/>
            </w:pPr>
            <w:r>
              <w:t>import static ec.edu.monster.modelos.utilidades.enums.UnidadTemperatura.FAHRENHEIT;</w:t>
            </w:r>
          </w:p>
          <w:p w14:paraId="62421B12" w14:textId="77777777" w:rsidR="00E868F4" w:rsidRDefault="00000000" w:rsidP="008C1564">
            <w:pPr>
              <w:pStyle w:val="tabla"/>
            </w:pPr>
            <w:r>
              <w:t>import static ec.edu.monster.modelos.utilidades.enums.UnidadTemperatura.KELVIN;</w:t>
            </w:r>
          </w:p>
          <w:p w14:paraId="1D157F45" w14:textId="77777777" w:rsidR="00E868F4" w:rsidRDefault="00000000" w:rsidP="008C1564">
            <w:pPr>
              <w:pStyle w:val="tabla"/>
            </w:pPr>
            <w:r>
              <w:t>import static ec.edu.monster.modelos.utilidades.enums.UnidadTemperatura.RANKINE;</w:t>
            </w:r>
          </w:p>
          <w:p w14:paraId="5CC04BF6" w14:textId="77777777" w:rsidR="00E868F4" w:rsidRDefault="00E868F4" w:rsidP="008C1564">
            <w:pPr>
              <w:pStyle w:val="tabla"/>
            </w:pPr>
          </w:p>
          <w:p w14:paraId="582F0AA9" w14:textId="77777777" w:rsidR="00E868F4" w:rsidRDefault="00E868F4" w:rsidP="008C1564">
            <w:pPr>
              <w:pStyle w:val="tabla"/>
            </w:pPr>
          </w:p>
          <w:p w14:paraId="1FB8DD9F" w14:textId="77777777" w:rsidR="00E868F4" w:rsidRDefault="00000000" w:rsidP="008C1564">
            <w:pPr>
              <w:pStyle w:val="tabla"/>
            </w:pPr>
            <w:r>
              <w:t>/**</w:t>
            </w:r>
          </w:p>
          <w:p w14:paraId="121AE9A4" w14:textId="77777777" w:rsidR="00E868F4" w:rsidRDefault="00000000" w:rsidP="008C1564">
            <w:pPr>
              <w:pStyle w:val="tabla"/>
            </w:pPr>
            <w:r>
              <w:t xml:space="preserve"> *</w:t>
            </w:r>
          </w:p>
          <w:p w14:paraId="2D81F9FE" w14:textId="77777777" w:rsidR="00E868F4" w:rsidRDefault="00000000" w:rsidP="008C1564">
            <w:pPr>
              <w:pStyle w:val="tabla"/>
            </w:pPr>
            <w:r>
              <w:lastRenderedPageBreak/>
              <w:t xml:space="preserve"> * @author MeatPuppets</w:t>
            </w:r>
          </w:p>
          <w:p w14:paraId="6E604EB3" w14:textId="77777777" w:rsidR="00E868F4" w:rsidRDefault="00000000" w:rsidP="008C1564">
            <w:pPr>
              <w:pStyle w:val="tabla"/>
            </w:pPr>
            <w:r>
              <w:t xml:space="preserve"> */</w:t>
            </w:r>
          </w:p>
          <w:p w14:paraId="7FB82987" w14:textId="77777777" w:rsidR="00E868F4" w:rsidRDefault="00000000" w:rsidP="008C1564">
            <w:pPr>
              <w:pStyle w:val="tabla"/>
            </w:pPr>
            <w:r>
              <w:t>public class ConversorTemperatura implements IConversor&lt;UnidadTemperatura&gt; {</w:t>
            </w:r>
          </w:p>
          <w:p w14:paraId="571E0DA9" w14:textId="77777777" w:rsidR="00E868F4" w:rsidRDefault="00E868F4" w:rsidP="008C1564">
            <w:pPr>
              <w:pStyle w:val="tabla"/>
            </w:pPr>
          </w:p>
          <w:p w14:paraId="36FF02B5" w14:textId="77777777" w:rsidR="00E868F4" w:rsidRDefault="00000000" w:rsidP="008C1564">
            <w:pPr>
              <w:pStyle w:val="tabla"/>
            </w:pPr>
            <w:r>
              <w:t xml:space="preserve">    public ConversorTemperatura() {}</w:t>
            </w:r>
          </w:p>
          <w:p w14:paraId="7017AC53" w14:textId="77777777" w:rsidR="00E868F4" w:rsidRDefault="00E868F4" w:rsidP="008C1564">
            <w:pPr>
              <w:pStyle w:val="tabla"/>
            </w:pPr>
          </w:p>
          <w:p w14:paraId="573ACC6F" w14:textId="77777777" w:rsidR="00E868F4" w:rsidRDefault="00000000" w:rsidP="008C1564">
            <w:pPr>
              <w:pStyle w:val="tabla"/>
            </w:pPr>
            <w:r>
              <w:t xml:space="preserve">    @Override</w:t>
            </w:r>
          </w:p>
          <w:p w14:paraId="05C1A7E7" w14:textId="77777777" w:rsidR="00E868F4" w:rsidRDefault="00000000" w:rsidP="008C1564">
            <w:pPr>
              <w:pStyle w:val="tabla"/>
            </w:pPr>
            <w:r>
              <w:t xml:space="preserve">    public double convertir(double valor, UnidadTemperatura origen, UnidadTemperatura destino) {</w:t>
            </w:r>
          </w:p>
          <w:p w14:paraId="7152F9C5" w14:textId="77777777" w:rsidR="00E868F4" w:rsidRDefault="00E868F4" w:rsidP="008C1564">
            <w:pPr>
              <w:pStyle w:val="tabla"/>
            </w:pPr>
          </w:p>
          <w:p w14:paraId="1744E4E4" w14:textId="77777777" w:rsidR="00E868F4" w:rsidRDefault="00000000" w:rsidP="008C1564">
            <w:pPr>
              <w:pStyle w:val="tabla"/>
            </w:pPr>
            <w:r>
              <w:t xml:space="preserve">        if (origen == null || destino == null) {</w:t>
            </w:r>
          </w:p>
          <w:p w14:paraId="490DCF13" w14:textId="77777777" w:rsidR="00E868F4" w:rsidRDefault="00000000" w:rsidP="008C1564">
            <w:pPr>
              <w:pStyle w:val="tabla"/>
            </w:pPr>
            <w:r>
              <w:t xml:space="preserve">            throw new IllegalArgumentException("Las unidades no pueden ser null");</w:t>
            </w:r>
          </w:p>
          <w:p w14:paraId="31CDFA59" w14:textId="77777777" w:rsidR="00E868F4" w:rsidRDefault="00000000" w:rsidP="008C1564">
            <w:pPr>
              <w:pStyle w:val="tabla"/>
            </w:pPr>
            <w:r>
              <w:t xml:space="preserve">        }</w:t>
            </w:r>
          </w:p>
          <w:p w14:paraId="4609F821" w14:textId="77777777" w:rsidR="00E868F4" w:rsidRDefault="00000000" w:rsidP="008C1564">
            <w:pPr>
              <w:pStyle w:val="tabla"/>
            </w:pPr>
            <w:r>
              <w:t xml:space="preserve">        if (origen == destino) {</w:t>
            </w:r>
          </w:p>
          <w:p w14:paraId="0780F4FD" w14:textId="77777777" w:rsidR="00E868F4" w:rsidRDefault="00000000" w:rsidP="008C1564">
            <w:pPr>
              <w:pStyle w:val="tabla"/>
            </w:pPr>
            <w:r>
              <w:t xml:space="preserve">            return valor;</w:t>
            </w:r>
          </w:p>
          <w:p w14:paraId="79435012" w14:textId="77777777" w:rsidR="00E868F4" w:rsidRPr="00347ED6" w:rsidRDefault="00000000" w:rsidP="008C1564">
            <w:pPr>
              <w:pStyle w:val="tabla"/>
              <w:rPr>
                <w:lang w:val="en-US"/>
              </w:rPr>
            </w:pPr>
            <w:r>
              <w:t xml:space="preserve">        </w:t>
            </w:r>
            <w:r w:rsidRPr="00347ED6">
              <w:rPr>
                <w:lang w:val="en-US"/>
              </w:rPr>
              <w:t>}</w:t>
            </w:r>
          </w:p>
          <w:p w14:paraId="2663AB4A" w14:textId="77777777" w:rsidR="00E868F4" w:rsidRPr="00347ED6" w:rsidRDefault="00E868F4" w:rsidP="008C1564">
            <w:pPr>
              <w:pStyle w:val="tabla"/>
              <w:rPr>
                <w:lang w:val="en-US"/>
              </w:rPr>
            </w:pPr>
          </w:p>
          <w:p w14:paraId="58AF0D53" w14:textId="77777777" w:rsidR="00E868F4" w:rsidRPr="00347ED6" w:rsidRDefault="00000000" w:rsidP="008C1564">
            <w:pPr>
              <w:pStyle w:val="tabla"/>
              <w:rPr>
                <w:lang w:val="en-US"/>
              </w:rPr>
            </w:pPr>
            <w:r w:rsidRPr="00347ED6">
              <w:rPr>
                <w:lang w:val="en-US"/>
              </w:rPr>
              <w:t xml:space="preserve">        return switch (origen) {</w:t>
            </w:r>
          </w:p>
          <w:p w14:paraId="4E9F0204" w14:textId="77777777" w:rsidR="00E868F4" w:rsidRPr="00347ED6" w:rsidRDefault="00E868F4" w:rsidP="008C1564">
            <w:pPr>
              <w:pStyle w:val="tabla"/>
              <w:rPr>
                <w:lang w:val="en-US"/>
              </w:rPr>
            </w:pPr>
          </w:p>
          <w:p w14:paraId="451D3DA0" w14:textId="77777777" w:rsidR="00E868F4" w:rsidRPr="00347ED6" w:rsidRDefault="00000000" w:rsidP="008C1564">
            <w:pPr>
              <w:pStyle w:val="tabla"/>
              <w:rPr>
                <w:lang w:val="en-US"/>
              </w:rPr>
            </w:pPr>
            <w:r w:rsidRPr="00347ED6">
              <w:rPr>
                <w:lang w:val="en-US"/>
              </w:rPr>
              <w:t xml:space="preserve">            case CELSIUS -&gt; switch (destino) {</w:t>
            </w:r>
          </w:p>
          <w:p w14:paraId="0DD20BBA" w14:textId="77777777" w:rsidR="00E868F4" w:rsidRPr="00347ED6" w:rsidRDefault="00000000" w:rsidP="008C1564">
            <w:pPr>
              <w:pStyle w:val="tabla"/>
              <w:rPr>
                <w:lang w:val="en-US"/>
              </w:rPr>
            </w:pPr>
            <w:r w:rsidRPr="00347ED6">
              <w:rPr>
                <w:lang w:val="en-US"/>
              </w:rPr>
              <w:t xml:space="preserve">                case FAHRENHEIT -&gt; (valor * 9 / 5) + 32;</w:t>
            </w:r>
          </w:p>
          <w:p w14:paraId="4E18A7ED" w14:textId="77777777" w:rsidR="00E868F4" w:rsidRPr="00347ED6" w:rsidRDefault="00000000" w:rsidP="008C1564">
            <w:pPr>
              <w:pStyle w:val="tabla"/>
              <w:rPr>
                <w:lang w:val="en-US"/>
              </w:rPr>
            </w:pPr>
            <w:r w:rsidRPr="00347ED6">
              <w:rPr>
                <w:lang w:val="en-US"/>
              </w:rPr>
              <w:t xml:space="preserve">                case KELVIN -&gt; valor + 273.15;</w:t>
            </w:r>
          </w:p>
          <w:p w14:paraId="22EF0245" w14:textId="77777777" w:rsidR="00E868F4" w:rsidRPr="00347ED6" w:rsidRDefault="00000000" w:rsidP="008C1564">
            <w:pPr>
              <w:pStyle w:val="tabla"/>
              <w:rPr>
                <w:lang w:val="en-US"/>
              </w:rPr>
            </w:pPr>
            <w:r w:rsidRPr="00347ED6">
              <w:rPr>
                <w:lang w:val="en-US"/>
              </w:rPr>
              <w:t xml:space="preserve">                case RANKINE -&gt; (valor + 273.15) * 9 / 5;</w:t>
            </w:r>
          </w:p>
          <w:p w14:paraId="4636DC5F" w14:textId="77777777" w:rsidR="00E868F4" w:rsidRPr="00347ED6" w:rsidRDefault="00000000" w:rsidP="008C1564">
            <w:pPr>
              <w:pStyle w:val="tabla"/>
              <w:rPr>
                <w:lang w:val="en-US"/>
              </w:rPr>
            </w:pPr>
            <w:r w:rsidRPr="00347ED6">
              <w:rPr>
                <w:lang w:val="en-US"/>
              </w:rPr>
              <w:t xml:space="preserve">                default -&gt; throw new IllegalArgumentException("ConversiÃ³n no soportada");</w:t>
            </w:r>
          </w:p>
          <w:p w14:paraId="41B0F10B" w14:textId="77777777" w:rsidR="00E868F4" w:rsidRPr="00347ED6" w:rsidRDefault="00000000" w:rsidP="008C1564">
            <w:pPr>
              <w:pStyle w:val="tabla"/>
              <w:rPr>
                <w:lang w:val="en-US"/>
              </w:rPr>
            </w:pPr>
            <w:r w:rsidRPr="00347ED6">
              <w:rPr>
                <w:lang w:val="en-US"/>
              </w:rPr>
              <w:t xml:space="preserve">            };</w:t>
            </w:r>
          </w:p>
          <w:p w14:paraId="3C1C063E" w14:textId="77777777" w:rsidR="00E868F4" w:rsidRPr="00347ED6" w:rsidRDefault="00E868F4" w:rsidP="008C1564">
            <w:pPr>
              <w:pStyle w:val="tabla"/>
              <w:rPr>
                <w:lang w:val="en-US"/>
              </w:rPr>
            </w:pPr>
          </w:p>
          <w:p w14:paraId="1A284ACC" w14:textId="77777777" w:rsidR="00E868F4" w:rsidRPr="00347ED6" w:rsidRDefault="00000000" w:rsidP="008C1564">
            <w:pPr>
              <w:pStyle w:val="tabla"/>
              <w:rPr>
                <w:lang w:val="en-US"/>
              </w:rPr>
            </w:pPr>
            <w:r w:rsidRPr="00347ED6">
              <w:rPr>
                <w:lang w:val="en-US"/>
              </w:rPr>
              <w:t xml:space="preserve">            case FAHRENHEIT -&gt; switch (destino) {</w:t>
            </w:r>
          </w:p>
          <w:p w14:paraId="16CA3886" w14:textId="77777777" w:rsidR="00E868F4" w:rsidRPr="00347ED6" w:rsidRDefault="00000000" w:rsidP="008C1564">
            <w:pPr>
              <w:pStyle w:val="tabla"/>
              <w:rPr>
                <w:lang w:val="en-US"/>
              </w:rPr>
            </w:pPr>
            <w:r w:rsidRPr="00347ED6">
              <w:rPr>
                <w:lang w:val="en-US"/>
              </w:rPr>
              <w:t xml:space="preserve">                case CELSIUS -&gt; (valor - 32) * 5 / 9;</w:t>
            </w:r>
          </w:p>
          <w:p w14:paraId="66E719EF" w14:textId="77777777" w:rsidR="00E868F4" w:rsidRPr="00347ED6" w:rsidRDefault="00000000" w:rsidP="008C1564">
            <w:pPr>
              <w:pStyle w:val="tabla"/>
              <w:rPr>
                <w:lang w:val="en-US"/>
              </w:rPr>
            </w:pPr>
            <w:r w:rsidRPr="00347ED6">
              <w:rPr>
                <w:lang w:val="en-US"/>
              </w:rPr>
              <w:t xml:space="preserve">                case KELVIN -&gt; (valor - 32) * 5 / 9 + 273.15;</w:t>
            </w:r>
          </w:p>
          <w:p w14:paraId="4ADADAF0" w14:textId="77777777" w:rsidR="00E868F4" w:rsidRPr="00347ED6" w:rsidRDefault="00000000" w:rsidP="008C1564">
            <w:pPr>
              <w:pStyle w:val="tabla"/>
              <w:rPr>
                <w:lang w:val="en-US"/>
              </w:rPr>
            </w:pPr>
            <w:r w:rsidRPr="00347ED6">
              <w:rPr>
                <w:lang w:val="en-US"/>
              </w:rPr>
              <w:t xml:space="preserve">                case RANKINE -&gt; valor + 459.67;</w:t>
            </w:r>
          </w:p>
          <w:p w14:paraId="490DFF5B" w14:textId="77777777" w:rsidR="00E868F4" w:rsidRPr="00347ED6" w:rsidRDefault="00000000" w:rsidP="008C1564">
            <w:pPr>
              <w:pStyle w:val="tabla"/>
              <w:rPr>
                <w:lang w:val="en-US"/>
              </w:rPr>
            </w:pPr>
            <w:r w:rsidRPr="00347ED6">
              <w:rPr>
                <w:lang w:val="en-US"/>
              </w:rPr>
              <w:t xml:space="preserve">                default -&gt; throw new IllegalArgumentException("ConversiÃ³n no soportada");</w:t>
            </w:r>
          </w:p>
          <w:p w14:paraId="390A1B8D" w14:textId="77777777" w:rsidR="00E868F4" w:rsidRPr="00347ED6" w:rsidRDefault="00000000" w:rsidP="008C1564">
            <w:pPr>
              <w:pStyle w:val="tabla"/>
              <w:rPr>
                <w:lang w:val="en-US"/>
              </w:rPr>
            </w:pPr>
            <w:r w:rsidRPr="00347ED6">
              <w:rPr>
                <w:lang w:val="en-US"/>
              </w:rPr>
              <w:t xml:space="preserve">            };</w:t>
            </w:r>
          </w:p>
          <w:p w14:paraId="53CFD3BA" w14:textId="77777777" w:rsidR="00E868F4" w:rsidRPr="00347ED6" w:rsidRDefault="00E868F4" w:rsidP="008C1564">
            <w:pPr>
              <w:pStyle w:val="tabla"/>
              <w:rPr>
                <w:lang w:val="en-US"/>
              </w:rPr>
            </w:pPr>
          </w:p>
          <w:p w14:paraId="66FA68CD" w14:textId="77777777" w:rsidR="00E868F4" w:rsidRPr="00347ED6" w:rsidRDefault="00000000" w:rsidP="008C1564">
            <w:pPr>
              <w:pStyle w:val="tabla"/>
              <w:rPr>
                <w:lang w:val="en-US"/>
              </w:rPr>
            </w:pPr>
            <w:r w:rsidRPr="00347ED6">
              <w:rPr>
                <w:lang w:val="en-US"/>
              </w:rPr>
              <w:t xml:space="preserve">            case KELVIN -&gt; switch (destino) {</w:t>
            </w:r>
          </w:p>
          <w:p w14:paraId="2F935F55" w14:textId="77777777" w:rsidR="00E868F4" w:rsidRPr="00347ED6" w:rsidRDefault="00000000" w:rsidP="008C1564">
            <w:pPr>
              <w:pStyle w:val="tabla"/>
              <w:rPr>
                <w:lang w:val="en-US"/>
              </w:rPr>
            </w:pPr>
            <w:r w:rsidRPr="00347ED6">
              <w:rPr>
                <w:lang w:val="en-US"/>
              </w:rPr>
              <w:t xml:space="preserve">                case CELSIUS -&gt; valor - 273.15;</w:t>
            </w:r>
          </w:p>
          <w:p w14:paraId="43BD1812" w14:textId="77777777" w:rsidR="00E868F4" w:rsidRPr="00347ED6" w:rsidRDefault="00000000" w:rsidP="008C1564">
            <w:pPr>
              <w:pStyle w:val="tabla"/>
              <w:rPr>
                <w:lang w:val="en-US"/>
              </w:rPr>
            </w:pPr>
            <w:r w:rsidRPr="00347ED6">
              <w:rPr>
                <w:lang w:val="en-US"/>
              </w:rPr>
              <w:t xml:space="preserve">                case FAHRENHEIT -&gt; (valor - 273.15) * 9 / 5 + 32;</w:t>
            </w:r>
          </w:p>
          <w:p w14:paraId="48513C5C" w14:textId="77777777" w:rsidR="00E868F4" w:rsidRPr="00347ED6" w:rsidRDefault="00000000" w:rsidP="008C1564">
            <w:pPr>
              <w:pStyle w:val="tabla"/>
              <w:rPr>
                <w:lang w:val="en-US"/>
              </w:rPr>
            </w:pPr>
            <w:r w:rsidRPr="00347ED6">
              <w:rPr>
                <w:lang w:val="en-US"/>
              </w:rPr>
              <w:t xml:space="preserve">                case RANKINE -&gt; valor * 9 / 5;</w:t>
            </w:r>
          </w:p>
          <w:p w14:paraId="6F857CBF" w14:textId="77777777" w:rsidR="00E868F4" w:rsidRPr="00347ED6" w:rsidRDefault="00000000" w:rsidP="008C1564">
            <w:pPr>
              <w:pStyle w:val="tabla"/>
              <w:rPr>
                <w:lang w:val="en-US"/>
              </w:rPr>
            </w:pPr>
            <w:r w:rsidRPr="00347ED6">
              <w:rPr>
                <w:lang w:val="en-US"/>
              </w:rPr>
              <w:t xml:space="preserve">                default -&gt; throw new IllegalArgumentException("ConversiÃ³n no soportada");</w:t>
            </w:r>
          </w:p>
          <w:p w14:paraId="6F0F97BB" w14:textId="77777777" w:rsidR="00E868F4" w:rsidRPr="00347ED6" w:rsidRDefault="00000000" w:rsidP="008C1564">
            <w:pPr>
              <w:pStyle w:val="tabla"/>
              <w:rPr>
                <w:lang w:val="en-US"/>
              </w:rPr>
            </w:pPr>
            <w:r w:rsidRPr="00347ED6">
              <w:rPr>
                <w:lang w:val="en-US"/>
              </w:rPr>
              <w:t xml:space="preserve">            };</w:t>
            </w:r>
          </w:p>
          <w:p w14:paraId="443CD3F3" w14:textId="77777777" w:rsidR="00E868F4" w:rsidRPr="00347ED6" w:rsidRDefault="00E868F4" w:rsidP="008C1564">
            <w:pPr>
              <w:pStyle w:val="tabla"/>
              <w:rPr>
                <w:lang w:val="en-US"/>
              </w:rPr>
            </w:pPr>
          </w:p>
          <w:p w14:paraId="6C9BE438" w14:textId="77777777" w:rsidR="00E868F4" w:rsidRPr="00347ED6" w:rsidRDefault="00000000" w:rsidP="008C1564">
            <w:pPr>
              <w:pStyle w:val="tabla"/>
              <w:rPr>
                <w:lang w:val="en-US"/>
              </w:rPr>
            </w:pPr>
            <w:r w:rsidRPr="00347ED6">
              <w:rPr>
                <w:lang w:val="en-US"/>
              </w:rPr>
              <w:t xml:space="preserve">            case RANKINE -&gt; switch (destino) {</w:t>
            </w:r>
          </w:p>
          <w:p w14:paraId="338F3B78" w14:textId="77777777" w:rsidR="00E868F4" w:rsidRPr="00347ED6" w:rsidRDefault="00000000" w:rsidP="008C1564">
            <w:pPr>
              <w:pStyle w:val="tabla"/>
              <w:rPr>
                <w:lang w:val="en-US"/>
              </w:rPr>
            </w:pPr>
            <w:r w:rsidRPr="00347ED6">
              <w:rPr>
                <w:lang w:val="en-US"/>
              </w:rPr>
              <w:t xml:space="preserve">                case CELSIUS -&gt; (valor - 491.67) * 5 / 9;</w:t>
            </w:r>
          </w:p>
          <w:p w14:paraId="18E93FA4" w14:textId="77777777" w:rsidR="00E868F4" w:rsidRPr="00347ED6" w:rsidRDefault="00000000" w:rsidP="008C1564">
            <w:pPr>
              <w:pStyle w:val="tabla"/>
              <w:rPr>
                <w:lang w:val="en-US"/>
              </w:rPr>
            </w:pPr>
            <w:r w:rsidRPr="00347ED6">
              <w:rPr>
                <w:lang w:val="en-US"/>
              </w:rPr>
              <w:t xml:space="preserve">                case FAHRENHEIT -&gt; valor - 459.67;</w:t>
            </w:r>
          </w:p>
          <w:p w14:paraId="473B3046" w14:textId="77777777" w:rsidR="00E868F4" w:rsidRPr="00347ED6" w:rsidRDefault="00000000" w:rsidP="008C1564">
            <w:pPr>
              <w:pStyle w:val="tabla"/>
              <w:rPr>
                <w:lang w:val="en-US"/>
              </w:rPr>
            </w:pPr>
            <w:r w:rsidRPr="00347ED6">
              <w:rPr>
                <w:lang w:val="en-US"/>
              </w:rPr>
              <w:t xml:space="preserve">                case KELVIN -&gt; valor * 5 / 9;</w:t>
            </w:r>
          </w:p>
          <w:p w14:paraId="44B7C206" w14:textId="77777777" w:rsidR="00E868F4" w:rsidRPr="00347ED6" w:rsidRDefault="00000000" w:rsidP="008C1564">
            <w:pPr>
              <w:pStyle w:val="tabla"/>
              <w:rPr>
                <w:lang w:val="en-US"/>
              </w:rPr>
            </w:pPr>
            <w:r w:rsidRPr="00347ED6">
              <w:rPr>
                <w:lang w:val="en-US"/>
              </w:rPr>
              <w:t xml:space="preserve">                default -&gt; throw new IllegalArgumentException("ConversiÃ³n no soportada");</w:t>
            </w:r>
          </w:p>
          <w:p w14:paraId="589B3CCA" w14:textId="77777777" w:rsidR="00E868F4" w:rsidRDefault="00000000" w:rsidP="008C1564">
            <w:pPr>
              <w:pStyle w:val="tabla"/>
            </w:pPr>
            <w:r w:rsidRPr="00347ED6">
              <w:rPr>
                <w:lang w:val="en-US"/>
              </w:rPr>
              <w:t xml:space="preserve">            </w:t>
            </w:r>
            <w:r>
              <w:t>};</w:t>
            </w:r>
          </w:p>
          <w:p w14:paraId="5677FEB4" w14:textId="77777777" w:rsidR="00E868F4" w:rsidRDefault="00000000" w:rsidP="008C1564">
            <w:pPr>
              <w:pStyle w:val="tabla"/>
            </w:pPr>
            <w:r>
              <w:t xml:space="preserve">        };</w:t>
            </w:r>
          </w:p>
          <w:p w14:paraId="547319C1" w14:textId="77777777" w:rsidR="00E868F4" w:rsidRDefault="00000000" w:rsidP="008C1564">
            <w:pPr>
              <w:pStyle w:val="tabla"/>
            </w:pPr>
            <w:r>
              <w:t xml:space="preserve">    }</w:t>
            </w:r>
          </w:p>
          <w:p w14:paraId="5EAFDD33" w14:textId="77777777" w:rsidR="00E868F4" w:rsidRDefault="00000000" w:rsidP="008C1564">
            <w:pPr>
              <w:pStyle w:val="tabla"/>
            </w:pPr>
            <w:r>
              <w:t>}</w:t>
            </w:r>
          </w:p>
          <w:p w14:paraId="1BC5D06F" w14:textId="77777777" w:rsidR="00E868F4" w:rsidRDefault="00E868F4" w:rsidP="008C1564">
            <w:pPr>
              <w:pStyle w:val="tabla"/>
            </w:pPr>
          </w:p>
        </w:tc>
      </w:tr>
    </w:tbl>
    <w:p w14:paraId="5CB88873" w14:textId="77777777" w:rsidR="00E868F4" w:rsidRDefault="00000000" w:rsidP="00C47985">
      <w:pPr>
        <w:pStyle w:val="Heading5"/>
      </w:pPr>
      <w:bookmarkStart w:id="107" w:name="tbl.11"/>
      <w:bookmarkStart w:id="108" w:name="_Toc243926436"/>
      <w:bookmarkStart w:id="109" w:name="_Toc243929205"/>
      <w:bookmarkEnd w:id="107"/>
      <w:r>
        <w:lastRenderedPageBreak/>
        <w:t>Tabla 11</w:t>
      </w:r>
      <w:r>
        <w:br/>
        <w:t>Servicio de Dominio Conversor (ServicioConversor.java)</w:t>
      </w:r>
      <w:bookmarkEnd w:id="108"/>
      <w:bookmarkEnd w:id="109"/>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11AAF2B0" w14:textId="77777777">
        <w:tc>
          <w:tcPr>
            <w:tcW w:w="8504" w:type="dxa"/>
            <w:tcMar>
              <w:top w:w="100" w:type="dxa"/>
              <w:left w:w="100" w:type="dxa"/>
              <w:bottom w:w="100" w:type="dxa"/>
              <w:right w:w="100" w:type="dxa"/>
            </w:tcMar>
          </w:tcPr>
          <w:p w14:paraId="2E5778F9" w14:textId="77777777" w:rsidR="00E868F4" w:rsidRPr="00347ED6" w:rsidRDefault="00000000" w:rsidP="008C1564">
            <w:pPr>
              <w:pStyle w:val="tabla"/>
              <w:rPr>
                <w:lang w:val="en-US"/>
              </w:rPr>
            </w:pPr>
            <w:r w:rsidRPr="00347ED6">
              <w:rPr>
                <w:lang w:val="en-US"/>
              </w:rPr>
              <w:t>/*</w:t>
            </w:r>
          </w:p>
          <w:p w14:paraId="6CC8B016" w14:textId="77777777" w:rsidR="00E868F4" w:rsidRPr="00347ED6" w:rsidRDefault="00000000" w:rsidP="008C1564">
            <w:pPr>
              <w:pStyle w:val="tabla"/>
              <w:rPr>
                <w:lang w:val="en-US"/>
              </w:rPr>
            </w:pPr>
            <w:r w:rsidRPr="00347ED6">
              <w:rPr>
                <w:lang w:val="en-US"/>
              </w:rPr>
              <w:t xml:space="preserve"> * Click nbfs://nbhost/SystemFileSystem/Templates/Licenses/license-default.txt to change this license</w:t>
            </w:r>
          </w:p>
          <w:p w14:paraId="6A182EB5" w14:textId="77777777" w:rsidR="00E868F4" w:rsidRPr="00347ED6" w:rsidRDefault="00000000" w:rsidP="008C1564">
            <w:pPr>
              <w:pStyle w:val="tabla"/>
              <w:rPr>
                <w:lang w:val="en-US"/>
              </w:rPr>
            </w:pPr>
            <w:r w:rsidRPr="00347ED6">
              <w:rPr>
                <w:lang w:val="en-US"/>
              </w:rPr>
              <w:t xml:space="preserve"> * Click nbfs://nbhost/SystemFileSystem/Templates/Classes/Class.java to edit this template</w:t>
            </w:r>
          </w:p>
          <w:p w14:paraId="3CC4B331" w14:textId="77777777" w:rsidR="00E868F4" w:rsidRDefault="00000000" w:rsidP="008C1564">
            <w:pPr>
              <w:pStyle w:val="tabla"/>
            </w:pPr>
            <w:r w:rsidRPr="00347ED6">
              <w:rPr>
                <w:lang w:val="en-US"/>
              </w:rPr>
              <w:t xml:space="preserve"> </w:t>
            </w:r>
            <w:r>
              <w:t>*/</w:t>
            </w:r>
          </w:p>
          <w:p w14:paraId="611B25AE" w14:textId="77777777" w:rsidR="00E868F4" w:rsidRDefault="00000000" w:rsidP="008C1564">
            <w:pPr>
              <w:pStyle w:val="tabla"/>
            </w:pPr>
            <w:r>
              <w:t>package ec.edu.monster.servicios;</w:t>
            </w:r>
          </w:p>
          <w:p w14:paraId="69817DF8" w14:textId="77777777" w:rsidR="00E868F4" w:rsidRDefault="00000000" w:rsidP="008C1564">
            <w:pPr>
              <w:pStyle w:val="tabla"/>
            </w:pPr>
            <w:r>
              <w:t>import ec.edu.monster.modelos.utilidades.IConversor;</w:t>
            </w:r>
          </w:p>
          <w:p w14:paraId="27CA734E" w14:textId="77777777" w:rsidR="00E868F4" w:rsidRPr="00347ED6" w:rsidRDefault="00000000" w:rsidP="008C1564">
            <w:pPr>
              <w:pStyle w:val="tabla"/>
              <w:rPr>
                <w:lang w:val="en-US"/>
              </w:rPr>
            </w:pPr>
            <w:r w:rsidRPr="00347ED6">
              <w:rPr>
                <w:lang w:val="en-US"/>
              </w:rPr>
              <w:t>/**</w:t>
            </w:r>
          </w:p>
          <w:p w14:paraId="1CB63381" w14:textId="77777777" w:rsidR="00E868F4" w:rsidRPr="00347ED6" w:rsidRDefault="00000000" w:rsidP="008C1564">
            <w:pPr>
              <w:pStyle w:val="tabla"/>
              <w:rPr>
                <w:lang w:val="en-US"/>
              </w:rPr>
            </w:pPr>
            <w:r w:rsidRPr="00347ED6">
              <w:rPr>
                <w:lang w:val="en-US"/>
              </w:rPr>
              <w:t xml:space="preserve"> *</w:t>
            </w:r>
          </w:p>
          <w:p w14:paraId="14E2B03C" w14:textId="77777777" w:rsidR="00E868F4" w:rsidRPr="00347ED6" w:rsidRDefault="00000000" w:rsidP="008C1564">
            <w:pPr>
              <w:pStyle w:val="tabla"/>
              <w:rPr>
                <w:lang w:val="en-US"/>
              </w:rPr>
            </w:pPr>
            <w:r w:rsidRPr="00347ED6">
              <w:rPr>
                <w:lang w:val="en-US"/>
              </w:rPr>
              <w:t xml:space="preserve"> * @author MeatPuppets</w:t>
            </w:r>
          </w:p>
          <w:p w14:paraId="578FB581" w14:textId="77777777" w:rsidR="00E868F4" w:rsidRPr="00347ED6" w:rsidRDefault="00000000" w:rsidP="008C1564">
            <w:pPr>
              <w:pStyle w:val="tabla"/>
              <w:rPr>
                <w:lang w:val="en-US"/>
              </w:rPr>
            </w:pPr>
            <w:r w:rsidRPr="00347ED6">
              <w:rPr>
                <w:lang w:val="en-US"/>
              </w:rPr>
              <w:t xml:space="preserve"> */</w:t>
            </w:r>
          </w:p>
          <w:p w14:paraId="3F32E92F" w14:textId="77777777" w:rsidR="00E868F4" w:rsidRPr="00347ED6" w:rsidRDefault="00000000" w:rsidP="008C1564">
            <w:pPr>
              <w:pStyle w:val="tabla"/>
              <w:rPr>
                <w:lang w:val="en-US"/>
              </w:rPr>
            </w:pPr>
            <w:r w:rsidRPr="00347ED6">
              <w:rPr>
                <w:lang w:val="en-US"/>
              </w:rPr>
              <w:t>public class ServicioConversor&lt;T&gt; {</w:t>
            </w:r>
          </w:p>
          <w:p w14:paraId="1F288951" w14:textId="77777777" w:rsidR="00E868F4" w:rsidRPr="00347ED6" w:rsidRDefault="00E868F4" w:rsidP="008C1564">
            <w:pPr>
              <w:pStyle w:val="tabla"/>
              <w:rPr>
                <w:lang w:val="en-US"/>
              </w:rPr>
            </w:pPr>
          </w:p>
          <w:p w14:paraId="7128A8B6" w14:textId="77777777" w:rsidR="00E868F4" w:rsidRDefault="00000000" w:rsidP="008C1564">
            <w:pPr>
              <w:pStyle w:val="tabla"/>
            </w:pPr>
            <w:r w:rsidRPr="00347ED6">
              <w:rPr>
                <w:lang w:val="en-US"/>
              </w:rPr>
              <w:t xml:space="preserve">    </w:t>
            </w:r>
            <w:r>
              <w:t>private final IConversor&lt;T&gt; conversor;</w:t>
            </w:r>
          </w:p>
          <w:p w14:paraId="3FDD487A" w14:textId="77777777" w:rsidR="00E868F4" w:rsidRDefault="00E868F4" w:rsidP="008C1564">
            <w:pPr>
              <w:pStyle w:val="tabla"/>
            </w:pPr>
          </w:p>
          <w:p w14:paraId="27323BA0" w14:textId="77777777" w:rsidR="00E868F4" w:rsidRDefault="00000000" w:rsidP="008C1564">
            <w:pPr>
              <w:pStyle w:val="tabla"/>
            </w:pPr>
            <w:r>
              <w:t xml:space="preserve">    public ServicioConversor(IConversor&lt;T&gt; conversor) {</w:t>
            </w:r>
          </w:p>
          <w:p w14:paraId="4D2631A8" w14:textId="77777777" w:rsidR="00E868F4" w:rsidRDefault="00000000" w:rsidP="008C1564">
            <w:pPr>
              <w:pStyle w:val="tabla"/>
            </w:pPr>
            <w:r>
              <w:t xml:space="preserve">        this.conversor = conversor;</w:t>
            </w:r>
          </w:p>
          <w:p w14:paraId="4D4BCD47" w14:textId="77777777" w:rsidR="00E868F4" w:rsidRDefault="00000000" w:rsidP="008C1564">
            <w:pPr>
              <w:pStyle w:val="tabla"/>
            </w:pPr>
            <w:r>
              <w:t xml:space="preserve">    }</w:t>
            </w:r>
          </w:p>
          <w:p w14:paraId="700EEF10" w14:textId="77777777" w:rsidR="00E868F4" w:rsidRDefault="00E868F4" w:rsidP="008C1564">
            <w:pPr>
              <w:pStyle w:val="tabla"/>
            </w:pPr>
          </w:p>
          <w:p w14:paraId="07F62397" w14:textId="77777777" w:rsidR="00E868F4" w:rsidRDefault="00000000" w:rsidP="008C1564">
            <w:pPr>
              <w:pStyle w:val="tabla"/>
            </w:pPr>
            <w:r>
              <w:t xml:space="preserve">    public double convertir(double valor, T origen, T destino) {</w:t>
            </w:r>
          </w:p>
          <w:p w14:paraId="08C00531" w14:textId="77777777" w:rsidR="00E868F4" w:rsidRDefault="00000000" w:rsidP="008C1564">
            <w:pPr>
              <w:pStyle w:val="tabla"/>
            </w:pPr>
            <w:r>
              <w:t xml:space="preserve">        if (conversor == null) {</w:t>
            </w:r>
          </w:p>
          <w:p w14:paraId="4993D828" w14:textId="77777777" w:rsidR="00E868F4" w:rsidRDefault="00000000" w:rsidP="008C1564">
            <w:pPr>
              <w:pStyle w:val="tabla"/>
            </w:pPr>
            <w:r>
              <w:t xml:space="preserve">            throw new IllegalStateException("No se ha inyectado un conversor");</w:t>
            </w:r>
          </w:p>
          <w:p w14:paraId="47D84894" w14:textId="77777777" w:rsidR="00E868F4" w:rsidRDefault="00000000" w:rsidP="008C1564">
            <w:pPr>
              <w:pStyle w:val="tabla"/>
            </w:pPr>
            <w:r>
              <w:t xml:space="preserve">        }</w:t>
            </w:r>
          </w:p>
          <w:p w14:paraId="4F652BA2" w14:textId="77777777" w:rsidR="00E868F4" w:rsidRDefault="00000000" w:rsidP="008C1564">
            <w:pPr>
              <w:pStyle w:val="tabla"/>
            </w:pPr>
            <w:r>
              <w:t xml:space="preserve">        return conversor.convertir(valor, origen, destino);</w:t>
            </w:r>
          </w:p>
          <w:p w14:paraId="7747C5D5" w14:textId="77777777" w:rsidR="00E868F4" w:rsidRDefault="00000000" w:rsidP="008C1564">
            <w:pPr>
              <w:pStyle w:val="tabla"/>
            </w:pPr>
            <w:r>
              <w:t xml:space="preserve">    }</w:t>
            </w:r>
          </w:p>
          <w:p w14:paraId="177D705F" w14:textId="77777777" w:rsidR="00E868F4" w:rsidRDefault="00000000" w:rsidP="008C1564">
            <w:pPr>
              <w:pStyle w:val="tabla"/>
            </w:pPr>
            <w:r>
              <w:t>}</w:t>
            </w:r>
          </w:p>
          <w:p w14:paraId="424CA6E2" w14:textId="77777777" w:rsidR="00E868F4" w:rsidRDefault="00E868F4" w:rsidP="008C1564">
            <w:pPr>
              <w:pStyle w:val="tabla"/>
            </w:pPr>
          </w:p>
        </w:tc>
      </w:tr>
    </w:tbl>
    <w:p w14:paraId="662D0175" w14:textId="77777777" w:rsidR="00E868F4" w:rsidRDefault="00000000" w:rsidP="00C47985">
      <w:pPr>
        <w:pStyle w:val="Heading5"/>
      </w:pPr>
      <w:bookmarkStart w:id="110" w:name="tbl.12"/>
      <w:bookmarkStart w:id="111" w:name="_Toc243926437"/>
      <w:bookmarkStart w:id="112" w:name="_Toc243929206"/>
      <w:bookmarkEnd w:id="110"/>
      <w:r>
        <w:t>Tabla 12</w:t>
      </w:r>
      <w:r>
        <w:br/>
        <w:t>Mapeador de Unidades (UnidadMapper.java)</w:t>
      </w:r>
      <w:bookmarkEnd w:id="111"/>
      <w:bookmarkEnd w:id="112"/>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6FE7A70B" w14:textId="77777777">
        <w:tc>
          <w:tcPr>
            <w:tcW w:w="8504" w:type="dxa"/>
            <w:tcMar>
              <w:top w:w="100" w:type="dxa"/>
              <w:left w:w="100" w:type="dxa"/>
              <w:bottom w:w="100" w:type="dxa"/>
              <w:right w:w="100" w:type="dxa"/>
            </w:tcMar>
          </w:tcPr>
          <w:p w14:paraId="679DD632" w14:textId="77777777" w:rsidR="00E868F4" w:rsidRDefault="00000000" w:rsidP="008C1564">
            <w:pPr>
              <w:pStyle w:val="tabla"/>
            </w:pPr>
            <w:r>
              <w:t>package ec.edu.monster.modelos.utilidades.mapeadores;</w:t>
            </w:r>
          </w:p>
          <w:p w14:paraId="2D2F1D33" w14:textId="77777777" w:rsidR="00E868F4" w:rsidRDefault="00E868F4" w:rsidP="008C1564">
            <w:pPr>
              <w:pStyle w:val="tabla"/>
            </w:pPr>
          </w:p>
          <w:p w14:paraId="037FE9A0" w14:textId="77777777" w:rsidR="00E868F4" w:rsidRDefault="00000000" w:rsidP="008C1564">
            <w:pPr>
              <w:pStyle w:val="tabla"/>
            </w:pPr>
            <w:r>
              <w:t>import ec.edu.monster.modelos.utilidades.enums.UnidadLongitud;</w:t>
            </w:r>
          </w:p>
          <w:p w14:paraId="5D324629" w14:textId="77777777" w:rsidR="00E868F4" w:rsidRDefault="00000000" w:rsidP="008C1564">
            <w:pPr>
              <w:pStyle w:val="tabla"/>
            </w:pPr>
            <w:r>
              <w:t>import ec.edu.monster.modelos.utilidades.enums.UnidadMasa;</w:t>
            </w:r>
          </w:p>
          <w:p w14:paraId="6CBA8515" w14:textId="77777777" w:rsidR="00E868F4" w:rsidRDefault="00000000" w:rsidP="008C1564">
            <w:pPr>
              <w:pStyle w:val="tabla"/>
            </w:pPr>
            <w:r>
              <w:t>import ec.edu.monster.modelos.utilidades.enums.UnidadTemperatura;</w:t>
            </w:r>
          </w:p>
          <w:p w14:paraId="4A906FF0" w14:textId="77777777" w:rsidR="00E868F4" w:rsidRDefault="00000000" w:rsidP="008C1564">
            <w:pPr>
              <w:pStyle w:val="tabla"/>
            </w:pPr>
            <w:r>
              <w:t>import java.text.Normalizer;</w:t>
            </w:r>
          </w:p>
          <w:p w14:paraId="22232707" w14:textId="77777777" w:rsidR="00E868F4" w:rsidRDefault="00E868F4" w:rsidP="008C1564">
            <w:pPr>
              <w:pStyle w:val="tabla"/>
            </w:pPr>
          </w:p>
          <w:p w14:paraId="399CED0B" w14:textId="77777777" w:rsidR="00E868F4" w:rsidRDefault="00000000" w:rsidP="008C1564">
            <w:pPr>
              <w:pStyle w:val="tabla"/>
            </w:pPr>
            <w:r>
              <w:t>/**</w:t>
            </w:r>
          </w:p>
          <w:p w14:paraId="543E8CFF" w14:textId="77777777" w:rsidR="00E868F4" w:rsidRDefault="00000000" w:rsidP="008C1564">
            <w:pPr>
              <w:pStyle w:val="tabla"/>
            </w:pPr>
            <w:r>
              <w:t xml:space="preserve"> * Mapeador para convertir cadenas de texto a los respectivos enumeradores de unidad.</w:t>
            </w:r>
          </w:p>
          <w:p w14:paraId="7EB3EFD8" w14:textId="77777777" w:rsidR="00E868F4" w:rsidRDefault="00000000" w:rsidP="008C1564">
            <w:pPr>
              <w:pStyle w:val="tabla"/>
            </w:pPr>
            <w:r>
              <w:t xml:space="preserve"> * Soporta nombres en mayÃºsculas/minÃºsculas, con/sin tildes, plurales y abreviaturas comunes.</w:t>
            </w:r>
          </w:p>
          <w:p w14:paraId="5805302C" w14:textId="77777777" w:rsidR="00E868F4" w:rsidRPr="00347ED6" w:rsidRDefault="00000000" w:rsidP="008C1564">
            <w:pPr>
              <w:pStyle w:val="tabla"/>
              <w:rPr>
                <w:lang w:val="en-US"/>
              </w:rPr>
            </w:pPr>
            <w:r>
              <w:t xml:space="preserve"> </w:t>
            </w:r>
            <w:r w:rsidRPr="00347ED6">
              <w:rPr>
                <w:lang w:val="en-US"/>
              </w:rPr>
              <w:t xml:space="preserve">* </w:t>
            </w:r>
          </w:p>
          <w:p w14:paraId="5A15E7D1" w14:textId="77777777" w:rsidR="00E868F4" w:rsidRPr="00347ED6" w:rsidRDefault="00000000" w:rsidP="008C1564">
            <w:pPr>
              <w:pStyle w:val="tabla"/>
              <w:rPr>
                <w:lang w:val="en-US"/>
              </w:rPr>
            </w:pPr>
            <w:r w:rsidRPr="00347ED6">
              <w:rPr>
                <w:lang w:val="en-US"/>
              </w:rPr>
              <w:t xml:space="preserve"> * @author MeatPuppets</w:t>
            </w:r>
          </w:p>
          <w:p w14:paraId="156B22FB" w14:textId="77777777" w:rsidR="00E868F4" w:rsidRPr="00347ED6" w:rsidRDefault="00000000" w:rsidP="008C1564">
            <w:pPr>
              <w:pStyle w:val="tabla"/>
              <w:rPr>
                <w:lang w:val="en-US"/>
              </w:rPr>
            </w:pPr>
            <w:r w:rsidRPr="00347ED6">
              <w:rPr>
                <w:lang w:val="en-US"/>
              </w:rPr>
              <w:t xml:space="preserve"> */</w:t>
            </w:r>
          </w:p>
          <w:p w14:paraId="4A29B9CB" w14:textId="77777777" w:rsidR="00E868F4" w:rsidRPr="00347ED6" w:rsidRDefault="00000000" w:rsidP="008C1564">
            <w:pPr>
              <w:pStyle w:val="tabla"/>
              <w:rPr>
                <w:lang w:val="en-US"/>
              </w:rPr>
            </w:pPr>
            <w:r w:rsidRPr="00347ED6">
              <w:rPr>
                <w:lang w:val="en-US"/>
              </w:rPr>
              <w:t>public class UnidadMapper {</w:t>
            </w:r>
          </w:p>
          <w:p w14:paraId="3DC98CF1" w14:textId="77777777" w:rsidR="00E868F4" w:rsidRPr="00347ED6" w:rsidRDefault="00E868F4" w:rsidP="008C1564">
            <w:pPr>
              <w:pStyle w:val="tabla"/>
              <w:rPr>
                <w:lang w:val="en-US"/>
              </w:rPr>
            </w:pPr>
          </w:p>
          <w:p w14:paraId="7830DE7A" w14:textId="77777777" w:rsidR="00E868F4" w:rsidRDefault="00000000" w:rsidP="008C1564">
            <w:pPr>
              <w:pStyle w:val="tabla"/>
            </w:pPr>
            <w:r w:rsidRPr="00347ED6">
              <w:rPr>
                <w:lang w:val="en-US"/>
              </w:rPr>
              <w:t xml:space="preserve">    </w:t>
            </w:r>
            <w:r>
              <w:t>private UnidadMapper() {</w:t>
            </w:r>
          </w:p>
          <w:p w14:paraId="05D3E1DD" w14:textId="77777777" w:rsidR="00E868F4" w:rsidRDefault="00000000" w:rsidP="008C1564">
            <w:pPr>
              <w:pStyle w:val="tabla"/>
            </w:pPr>
            <w:r>
              <w:lastRenderedPageBreak/>
              <w:t xml:space="preserve">        // Constructor privado para clase utilitaria</w:t>
            </w:r>
          </w:p>
          <w:p w14:paraId="2C8C925C" w14:textId="77777777" w:rsidR="00E868F4" w:rsidRPr="00347ED6" w:rsidRDefault="00000000" w:rsidP="008C1564">
            <w:pPr>
              <w:pStyle w:val="tabla"/>
              <w:rPr>
                <w:lang w:val="en-US"/>
              </w:rPr>
            </w:pPr>
            <w:r>
              <w:t xml:space="preserve">    </w:t>
            </w:r>
            <w:r w:rsidRPr="00347ED6">
              <w:rPr>
                <w:lang w:val="en-US"/>
              </w:rPr>
              <w:t>}</w:t>
            </w:r>
          </w:p>
          <w:p w14:paraId="27D79A4E" w14:textId="77777777" w:rsidR="00E868F4" w:rsidRPr="00347ED6" w:rsidRDefault="00E868F4" w:rsidP="008C1564">
            <w:pPr>
              <w:pStyle w:val="tabla"/>
              <w:rPr>
                <w:lang w:val="en-US"/>
              </w:rPr>
            </w:pPr>
          </w:p>
          <w:p w14:paraId="154775BC" w14:textId="77777777" w:rsidR="00E868F4" w:rsidRPr="00347ED6" w:rsidRDefault="00000000" w:rsidP="008C1564">
            <w:pPr>
              <w:pStyle w:val="tabla"/>
              <w:rPr>
                <w:lang w:val="en-US"/>
              </w:rPr>
            </w:pPr>
            <w:r w:rsidRPr="00347ED6">
              <w:rPr>
                <w:lang w:val="en-US"/>
              </w:rPr>
              <w:t xml:space="preserve">    private static String normalizar(String texto) {</w:t>
            </w:r>
          </w:p>
          <w:p w14:paraId="717C6724" w14:textId="77777777" w:rsidR="00E868F4" w:rsidRPr="00347ED6" w:rsidRDefault="00000000" w:rsidP="008C1564">
            <w:pPr>
              <w:pStyle w:val="tabla"/>
              <w:rPr>
                <w:lang w:val="en-US"/>
              </w:rPr>
            </w:pPr>
            <w:r w:rsidRPr="00347ED6">
              <w:rPr>
                <w:lang w:val="en-US"/>
              </w:rPr>
              <w:t xml:space="preserve">        if (texto == null || texto.trim().isEmpty()) {</w:t>
            </w:r>
          </w:p>
          <w:p w14:paraId="4C8DB29C" w14:textId="77777777" w:rsidR="00E868F4" w:rsidRDefault="00000000" w:rsidP="008C1564">
            <w:pPr>
              <w:pStyle w:val="tabla"/>
            </w:pPr>
            <w:r w:rsidRPr="00347ED6">
              <w:rPr>
                <w:lang w:val="en-US"/>
              </w:rPr>
              <w:t xml:space="preserve">            </w:t>
            </w:r>
            <w:r>
              <w:t>throw new IllegalArgumentException("La unidad no puede estar vacÃ­a.");</w:t>
            </w:r>
          </w:p>
          <w:p w14:paraId="7309DF1D" w14:textId="77777777" w:rsidR="00E868F4" w:rsidRPr="00347ED6" w:rsidRDefault="00000000" w:rsidP="008C1564">
            <w:pPr>
              <w:pStyle w:val="tabla"/>
              <w:rPr>
                <w:lang w:val="en-US"/>
              </w:rPr>
            </w:pPr>
            <w:r>
              <w:t xml:space="preserve">        </w:t>
            </w:r>
            <w:r w:rsidRPr="00347ED6">
              <w:rPr>
                <w:lang w:val="en-US"/>
              </w:rPr>
              <w:t>}</w:t>
            </w:r>
          </w:p>
          <w:p w14:paraId="5CC15092" w14:textId="77777777" w:rsidR="00E868F4" w:rsidRPr="00347ED6" w:rsidRDefault="00000000" w:rsidP="008C1564">
            <w:pPr>
              <w:pStyle w:val="tabla"/>
              <w:rPr>
                <w:lang w:val="en-US"/>
              </w:rPr>
            </w:pPr>
            <w:r w:rsidRPr="00347ED6">
              <w:rPr>
                <w:lang w:val="en-US"/>
              </w:rPr>
              <w:t xml:space="preserve">        String limpio = Normalizer.normalize(texto.trim(), Normalizer.Form.NFD)</w:t>
            </w:r>
          </w:p>
          <w:p w14:paraId="7F3CE6BF" w14:textId="77777777" w:rsidR="00E868F4" w:rsidRPr="00347ED6" w:rsidRDefault="00000000" w:rsidP="008C1564">
            <w:pPr>
              <w:pStyle w:val="tabla"/>
              <w:rPr>
                <w:lang w:val="en-US"/>
              </w:rPr>
            </w:pPr>
            <w:r w:rsidRPr="00347ED6">
              <w:rPr>
                <w:lang w:val="en-US"/>
              </w:rPr>
              <w:t xml:space="preserve">                .replaceAll("\\p{M}", "")</w:t>
            </w:r>
          </w:p>
          <w:p w14:paraId="5E6D3B4D" w14:textId="77777777" w:rsidR="00E868F4" w:rsidRPr="00347ED6" w:rsidRDefault="00000000" w:rsidP="008C1564">
            <w:pPr>
              <w:pStyle w:val="tabla"/>
              <w:rPr>
                <w:lang w:val="en-US"/>
              </w:rPr>
            </w:pPr>
            <w:r w:rsidRPr="00347ED6">
              <w:rPr>
                <w:lang w:val="en-US"/>
              </w:rPr>
              <w:t xml:space="preserve">                .toUpperCase();</w:t>
            </w:r>
          </w:p>
          <w:p w14:paraId="1F88D403" w14:textId="77777777" w:rsidR="00E868F4" w:rsidRPr="00347ED6" w:rsidRDefault="00000000" w:rsidP="008C1564">
            <w:pPr>
              <w:pStyle w:val="tabla"/>
              <w:rPr>
                <w:lang w:val="en-US"/>
              </w:rPr>
            </w:pPr>
            <w:r w:rsidRPr="00347ED6">
              <w:rPr>
                <w:lang w:val="en-US"/>
              </w:rPr>
              <w:t xml:space="preserve">        return limpio;</w:t>
            </w:r>
          </w:p>
          <w:p w14:paraId="5F3A452A" w14:textId="77777777" w:rsidR="00E868F4" w:rsidRDefault="00000000" w:rsidP="008C1564">
            <w:pPr>
              <w:pStyle w:val="tabla"/>
            </w:pPr>
            <w:r w:rsidRPr="00347ED6">
              <w:rPr>
                <w:lang w:val="en-US"/>
              </w:rPr>
              <w:t xml:space="preserve">    </w:t>
            </w:r>
            <w:r>
              <w:t>}</w:t>
            </w:r>
          </w:p>
          <w:p w14:paraId="597C4070" w14:textId="77777777" w:rsidR="00E868F4" w:rsidRDefault="00E868F4" w:rsidP="008C1564">
            <w:pPr>
              <w:pStyle w:val="tabla"/>
            </w:pPr>
          </w:p>
          <w:p w14:paraId="0EC0DCE9" w14:textId="77777777" w:rsidR="00E868F4" w:rsidRDefault="00000000" w:rsidP="008C1564">
            <w:pPr>
              <w:pStyle w:val="tabla"/>
            </w:pPr>
            <w:r>
              <w:t xml:space="preserve">    /**</w:t>
            </w:r>
          </w:p>
          <w:p w14:paraId="17E7906B" w14:textId="77777777" w:rsidR="00E868F4" w:rsidRDefault="00000000" w:rsidP="008C1564">
            <w:pPr>
              <w:pStyle w:val="tabla"/>
            </w:pPr>
            <w:r>
              <w:t xml:space="preserve">     * Mapea una cadena de texto a UnidadLongitud.</w:t>
            </w:r>
          </w:p>
          <w:p w14:paraId="299C0E12" w14:textId="77777777" w:rsidR="00E868F4" w:rsidRDefault="00000000" w:rsidP="008C1564">
            <w:pPr>
              <w:pStyle w:val="tabla"/>
            </w:pPr>
            <w:r>
              <w:t xml:space="preserve">     * </w:t>
            </w:r>
          </w:p>
          <w:p w14:paraId="62D4A107" w14:textId="77777777" w:rsidR="00E868F4" w:rsidRDefault="00000000" w:rsidP="008C1564">
            <w:pPr>
              <w:pStyle w:val="tabla"/>
            </w:pPr>
            <w:r>
              <w:t xml:space="preserve">     * @param valor Cadena representativa de la unidad.</w:t>
            </w:r>
          </w:p>
          <w:p w14:paraId="1232773E" w14:textId="77777777" w:rsidR="00E868F4" w:rsidRDefault="00000000" w:rsidP="008C1564">
            <w:pPr>
              <w:pStyle w:val="tabla"/>
            </w:pPr>
            <w:r>
              <w:t xml:space="preserve">     * @return UnidadLongitud correspondiente.</w:t>
            </w:r>
          </w:p>
          <w:p w14:paraId="35153601" w14:textId="77777777" w:rsidR="00E868F4" w:rsidRDefault="00000000" w:rsidP="008C1564">
            <w:pPr>
              <w:pStyle w:val="tabla"/>
            </w:pPr>
            <w:r>
              <w:t xml:space="preserve">     */</w:t>
            </w:r>
          </w:p>
          <w:p w14:paraId="09C58BD9" w14:textId="77777777" w:rsidR="00E868F4" w:rsidRDefault="00000000" w:rsidP="008C1564">
            <w:pPr>
              <w:pStyle w:val="tabla"/>
            </w:pPr>
            <w:r>
              <w:t xml:space="preserve">    public static UnidadLongitud toLongitud(String valor) {</w:t>
            </w:r>
          </w:p>
          <w:p w14:paraId="7A92C23E" w14:textId="77777777" w:rsidR="00E868F4" w:rsidRDefault="00000000" w:rsidP="008C1564">
            <w:pPr>
              <w:pStyle w:val="tabla"/>
            </w:pPr>
            <w:r>
              <w:t xml:space="preserve">        String u = normalizar(valor);</w:t>
            </w:r>
          </w:p>
          <w:p w14:paraId="6B32D07D" w14:textId="77777777" w:rsidR="00E868F4" w:rsidRDefault="00000000" w:rsidP="008C1564">
            <w:pPr>
              <w:pStyle w:val="tabla"/>
            </w:pPr>
            <w:r>
              <w:t xml:space="preserve">        return switch (u) {</w:t>
            </w:r>
          </w:p>
          <w:p w14:paraId="177530F1" w14:textId="77777777" w:rsidR="00E868F4" w:rsidRDefault="00000000" w:rsidP="008C1564">
            <w:pPr>
              <w:pStyle w:val="tabla"/>
            </w:pPr>
            <w:r>
              <w:t xml:space="preserve">            case "MILIMETRO", "MILIMETROS", "MM" -&gt; UnidadLongitud.MILIMETRO;</w:t>
            </w:r>
          </w:p>
          <w:p w14:paraId="05E345D3" w14:textId="77777777" w:rsidR="00E868F4" w:rsidRDefault="00000000" w:rsidP="008C1564">
            <w:pPr>
              <w:pStyle w:val="tabla"/>
            </w:pPr>
            <w:r>
              <w:t xml:space="preserve">            case "CENTIMETRO", "CENTIMETROS", "CM" -&gt; UnidadLongitud.CENTIMETRO;</w:t>
            </w:r>
          </w:p>
          <w:p w14:paraId="7AFA72EF" w14:textId="77777777" w:rsidR="00E868F4" w:rsidRDefault="00000000" w:rsidP="008C1564">
            <w:pPr>
              <w:pStyle w:val="tabla"/>
            </w:pPr>
            <w:r>
              <w:t xml:space="preserve">            case "METRO", "METROS", "M" -&gt; UnidadLongitud.METRO;</w:t>
            </w:r>
          </w:p>
          <w:p w14:paraId="75183F5F" w14:textId="77777777" w:rsidR="00E868F4" w:rsidRDefault="00000000" w:rsidP="008C1564">
            <w:pPr>
              <w:pStyle w:val="tabla"/>
            </w:pPr>
            <w:r>
              <w:t xml:space="preserve">            case "KILOMETRO", "KILOMETROS", "KM" -&gt; UnidadLongitud.KILOMETRO;</w:t>
            </w:r>
          </w:p>
          <w:p w14:paraId="3E4405CA" w14:textId="77777777" w:rsidR="00E868F4" w:rsidRDefault="00000000" w:rsidP="008C1564">
            <w:pPr>
              <w:pStyle w:val="tabla"/>
            </w:pPr>
            <w:r>
              <w:t xml:space="preserve">            case "YARDA", "YARDAS", "YD" -&gt; UnidadLongitud.YARDA;</w:t>
            </w:r>
          </w:p>
          <w:p w14:paraId="529EEDF9" w14:textId="77777777" w:rsidR="00E868F4" w:rsidRPr="00347ED6" w:rsidRDefault="00000000" w:rsidP="008C1564">
            <w:pPr>
              <w:pStyle w:val="tabla"/>
              <w:rPr>
                <w:lang w:val="en-US"/>
              </w:rPr>
            </w:pPr>
            <w:r>
              <w:t xml:space="preserve">            </w:t>
            </w:r>
            <w:r w:rsidRPr="00347ED6">
              <w:rPr>
                <w:lang w:val="en-US"/>
              </w:rPr>
              <w:t>default -&gt; {</w:t>
            </w:r>
          </w:p>
          <w:p w14:paraId="361C5042" w14:textId="77777777" w:rsidR="00E868F4" w:rsidRPr="00347ED6" w:rsidRDefault="00000000" w:rsidP="008C1564">
            <w:pPr>
              <w:pStyle w:val="tabla"/>
              <w:rPr>
                <w:lang w:val="en-US"/>
              </w:rPr>
            </w:pPr>
            <w:r w:rsidRPr="00347ED6">
              <w:rPr>
                <w:lang w:val="en-US"/>
              </w:rPr>
              <w:t xml:space="preserve">                try {</w:t>
            </w:r>
          </w:p>
          <w:p w14:paraId="773FD5E8" w14:textId="77777777" w:rsidR="00E868F4" w:rsidRPr="00347ED6" w:rsidRDefault="00000000" w:rsidP="008C1564">
            <w:pPr>
              <w:pStyle w:val="tabla"/>
              <w:rPr>
                <w:lang w:val="en-US"/>
              </w:rPr>
            </w:pPr>
            <w:r w:rsidRPr="00347ED6">
              <w:rPr>
                <w:lang w:val="en-US"/>
              </w:rPr>
              <w:t xml:space="preserve">                    yield UnidadLongitud.valueOf(u);</w:t>
            </w:r>
          </w:p>
          <w:p w14:paraId="66FE0EA1" w14:textId="77777777" w:rsidR="00E868F4" w:rsidRDefault="00000000" w:rsidP="008C1564">
            <w:pPr>
              <w:pStyle w:val="tabla"/>
            </w:pPr>
            <w:r w:rsidRPr="00347ED6">
              <w:rPr>
                <w:lang w:val="en-US"/>
              </w:rPr>
              <w:t xml:space="preserve">                </w:t>
            </w:r>
            <w:r>
              <w:t>} catch (IllegalArgumentException e) {</w:t>
            </w:r>
          </w:p>
          <w:p w14:paraId="3B841F50" w14:textId="77777777" w:rsidR="00E868F4" w:rsidRDefault="00000000" w:rsidP="008C1564">
            <w:pPr>
              <w:pStyle w:val="tabla"/>
            </w:pPr>
            <w:r>
              <w:t xml:space="preserve">                    throw new IllegalArgumentException("Unidad de longitud no soportada: " + valor);</w:t>
            </w:r>
          </w:p>
          <w:p w14:paraId="56B21E52" w14:textId="77777777" w:rsidR="00E868F4" w:rsidRDefault="00000000" w:rsidP="008C1564">
            <w:pPr>
              <w:pStyle w:val="tabla"/>
            </w:pPr>
            <w:r>
              <w:t xml:space="preserve">                }</w:t>
            </w:r>
          </w:p>
          <w:p w14:paraId="0A421CF7" w14:textId="77777777" w:rsidR="00E868F4" w:rsidRDefault="00000000" w:rsidP="008C1564">
            <w:pPr>
              <w:pStyle w:val="tabla"/>
            </w:pPr>
            <w:r>
              <w:t xml:space="preserve">            }</w:t>
            </w:r>
          </w:p>
          <w:p w14:paraId="255DD5CC" w14:textId="77777777" w:rsidR="00E868F4" w:rsidRDefault="00000000" w:rsidP="008C1564">
            <w:pPr>
              <w:pStyle w:val="tabla"/>
            </w:pPr>
            <w:r>
              <w:t xml:space="preserve">        };</w:t>
            </w:r>
          </w:p>
          <w:p w14:paraId="1BDFB114" w14:textId="77777777" w:rsidR="00E868F4" w:rsidRDefault="00000000" w:rsidP="008C1564">
            <w:pPr>
              <w:pStyle w:val="tabla"/>
            </w:pPr>
            <w:r>
              <w:t xml:space="preserve">    }</w:t>
            </w:r>
          </w:p>
          <w:p w14:paraId="6F99080E" w14:textId="77777777" w:rsidR="00E868F4" w:rsidRDefault="00E868F4" w:rsidP="008C1564">
            <w:pPr>
              <w:pStyle w:val="tabla"/>
            </w:pPr>
          </w:p>
          <w:p w14:paraId="5CD6FF57" w14:textId="77777777" w:rsidR="00E868F4" w:rsidRDefault="00000000" w:rsidP="008C1564">
            <w:pPr>
              <w:pStyle w:val="tabla"/>
            </w:pPr>
            <w:r>
              <w:t xml:space="preserve">    /**</w:t>
            </w:r>
          </w:p>
          <w:p w14:paraId="3F0E88FE" w14:textId="77777777" w:rsidR="00E868F4" w:rsidRDefault="00000000" w:rsidP="008C1564">
            <w:pPr>
              <w:pStyle w:val="tabla"/>
            </w:pPr>
            <w:r>
              <w:t xml:space="preserve">     * Mapea una cadena de texto a UnidadMasa.</w:t>
            </w:r>
          </w:p>
          <w:p w14:paraId="2BAA50B1" w14:textId="77777777" w:rsidR="00E868F4" w:rsidRDefault="00000000" w:rsidP="008C1564">
            <w:pPr>
              <w:pStyle w:val="tabla"/>
            </w:pPr>
            <w:r>
              <w:t xml:space="preserve">     * </w:t>
            </w:r>
          </w:p>
          <w:p w14:paraId="3FE656AA" w14:textId="77777777" w:rsidR="00E868F4" w:rsidRDefault="00000000" w:rsidP="008C1564">
            <w:pPr>
              <w:pStyle w:val="tabla"/>
            </w:pPr>
            <w:r>
              <w:t xml:space="preserve">     * @param valor Cadena representativa de la unidad.</w:t>
            </w:r>
          </w:p>
          <w:p w14:paraId="029792BA" w14:textId="77777777" w:rsidR="00E868F4" w:rsidRDefault="00000000" w:rsidP="008C1564">
            <w:pPr>
              <w:pStyle w:val="tabla"/>
            </w:pPr>
            <w:r>
              <w:t xml:space="preserve">     * @return UnidadMasa correspondiente.</w:t>
            </w:r>
          </w:p>
          <w:p w14:paraId="0BE48A51" w14:textId="77777777" w:rsidR="00E868F4" w:rsidRDefault="00000000" w:rsidP="008C1564">
            <w:pPr>
              <w:pStyle w:val="tabla"/>
            </w:pPr>
            <w:r>
              <w:t xml:space="preserve">     */</w:t>
            </w:r>
          </w:p>
          <w:p w14:paraId="599B075D" w14:textId="77777777" w:rsidR="00E868F4" w:rsidRDefault="00000000" w:rsidP="008C1564">
            <w:pPr>
              <w:pStyle w:val="tabla"/>
            </w:pPr>
            <w:r>
              <w:t xml:space="preserve">    public static UnidadMasa toMasa(String valor) {</w:t>
            </w:r>
          </w:p>
          <w:p w14:paraId="2B7665A0" w14:textId="77777777" w:rsidR="00E868F4" w:rsidRDefault="00000000" w:rsidP="008C1564">
            <w:pPr>
              <w:pStyle w:val="tabla"/>
            </w:pPr>
            <w:r>
              <w:t xml:space="preserve">        String u = normalizar(valor);</w:t>
            </w:r>
          </w:p>
          <w:p w14:paraId="7825766D" w14:textId="77777777" w:rsidR="00E868F4" w:rsidRDefault="00000000" w:rsidP="008C1564">
            <w:pPr>
              <w:pStyle w:val="tabla"/>
            </w:pPr>
            <w:r>
              <w:t xml:space="preserve">        return switch (u) {</w:t>
            </w:r>
          </w:p>
          <w:p w14:paraId="503D227E" w14:textId="77777777" w:rsidR="00E868F4" w:rsidRDefault="00000000" w:rsidP="008C1564">
            <w:pPr>
              <w:pStyle w:val="tabla"/>
            </w:pPr>
            <w:r>
              <w:t xml:space="preserve">            case "MILIGRAMO", "MILIGRAMOS", "MG" -&gt; UnidadMasa.MILIGRAMO;</w:t>
            </w:r>
          </w:p>
          <w:p w14:paraId="54610F05" w14:textId="77777777" w:rsidR="00E868F4" w:rsidRDefault="00000000" w:rsidP="008C1564">
            <w:pPr>
              <w:pStyle w:val="tabla"/>
            </w:pPr>
            <w:r>
              <w:t xml:space="preserve">            case "GRAMO", "GRAMOS", "G" -&gt; UnidadMasa.GRAMO;</w:t>
            </w:r>
          </w:p>
          <w:p w14:paraId="2A8A0517" w14:textId="77777777" w:rsidR="00E868F4" w:rsidRDefault="00000000" w:rsidP="008C1564">
            <w:pPr>
              <w:pStyle w:val="tabla"/>
            </w:pPr>
            <w:r>
              <w:t xml:space="preserve">            case "KILOGRAMO", "KILOGRAMOS", "KG" -&gt; UnidadMasa.KILOGRAMO;</w:t>
            </w:r>
          </w:p>
          <w:p w14:paraId="0BF207C5" w14:textId="77777777" w:rsidR="00E868F4" w:rsidRDefault="00000000" w:rsidP="008C1564">
            <w:pPr>
              <w:pStyle w:val="tabla"/>
            </w:pPr>
            <w:r>
              <w:t xml:space="preserve">            case "TONELADA", "TONELADAS", "T" -&gt; UnidadMasa.TONELADA;</w:t>
            </w:r>
          </w:p>
          <w:p w14:paraId="5F20BDD2" w14:textId="77777777" w:rsidR="00E868F4" w:rsidRDefault="00000000" w:rsidP="008C1564">
            <w:pPr>
              <w:pStyle w:val="tabla"/>
            </w:pPr>
            <w:r>
              <w:lastRenderedPageBreak/>
              <w:t xml:space="preserve">            case "ONZA", "ONZAS", "OZ" -&gt; UnidadMasa.ONZA;</w:t>
            </w:r>
          </w:p>
          <w:p w14:paraId="061F1668" w14:textId="77777777" w:rsidR="00E868F4" w:rsidRPr="00347ED6" w:rsidRDefault="00000000" w:rsidP="008C1564">
            <w:pPr>
              <w:pStyle w:val="tabla"/>
              <w:rPr>
                <w:lang w:val="en-US"/>
              </w:rPr>
            </w:pPr>
            <w:r>
              <w:t xml:space="preserve">            </w:t>
            </w:r>
            <w:r w:rsidRPr="00347ED6">
              <w:rPr>
                <w:lang w:val="en-US"/>
              </w:rPr>
              <w:t>default -&gt; {</w:t>
            </w:r>
          </w:p>
          <w:p w14:paraId="71AB4395" w14:textId="77777777" w:rsidR="00E868F4" w:rsidRPr="00347ED6" w:rsidRDefault="00000000" w:rsidP="008C1564">
            <w:pPr>
              <w:pStyle w:val="tabla"/>
              <w:rPr>
                <w:lang w:val="en-US"/>
              </w:rPr>
            </w:pPr>
            <w:r w:rsidRPr="00347ED6">
              <w:rPr>
                <w:lang w:val="en-US"/>
              </w:rPr>
              <w:t xml:space="preserve">                try {</w:t>
            </w:r>
          </w:p>
          <w:p w14:paraId="524CA6FC" w14:textId="77777777" w:rsidR="00E868F4" w:rsidRPr="00347ED6" w:rsidRDefault="00000000" w:rsidP="008C1564">
            <w:pPr>
              <w:pStyle w:val="tabla"/>
              <w:rPr>
                <w:lang w:val="en-US"/>
              </w:rPr>
            </w:pPr>
            <w:r w:rsidRPr="00347ED6">
              <w:rPr>
                <w:lang w:val="en-US"/>
              </w:rPr>
              <w:t xml:space="preserve">                    yield UnidadMasa.valueOf(u);</w:t>
            </w:r>
          </w:p>
          <w:p w14:paraId="61AEF520" w14:textId="77777777" w:rsidR="00E868F4" w:rsidRDefault="00000000" w:rsidP="008C1564">
            <w:pPr>
              <w:pStyle w:val="tabla"/>
            </w:pPr>
            <w:r w:rsidRPr="00347ED6">
              <w:rPr>
                <w:lang w:val="en-US"/>
              </w:rPr>
              <w:t xml:space="preserve">                </w:t>
            </w:r>
            <w:r>
              <w:t>} catch (IllegalArgumentException e) {</w:t>
            </w:r>
          </w:p>
          <w:p w14:paraId="0FFEB5D4" w14:textId="77777777" w:rsidR="00E868F4" w:rsidRDefault="00000000" w:rsidP="008C1564">
            <w:pPr>
              <w:pStyle w:val="tabla"/>
            </w:pPr>
            <w:r>
              <w:t xml:space="preserve">                    throw new IllegalArgumentException("Unidad de masa no soportada: " + valor);</w:t>
            </w:r>
          </w:p>
          <w:p w14:paraId="39923A64" w14:textId="77777777" w:rsidR="00E868F4" w:rsidRDefault="00000000" w:rsidP="008C1564">
            <w:pPr>
              <w:pStyle w:val="tabla"/>
            </w:pPr>
            <w:r>
              <w:t xml:space="preserve">                }</w:t>
            </w:r>
          </w:p>
          <w:p w14:paraId="39D6E6E5" w14:textId="77777777" w:rsidR="00E868F4" w:rsidRDefault="00000000" w:rsidP="008C1564">
            <w:pPr>
              <w:pStyle w:val="tabla"/>
            </w:pPr>
            <w:r>
              <w:t xml:space="preserve">            }</w:t>
            </w:r>
          </w:p>
          <w:p w14:paraId="0464AD7F" w14:textId="77777777" w:rsidR="00E868F4" w:rsidRDefault="00000000" w:rsidP="008C1564">
            <w:pPr>
              <w:pStyle w:val="tabla"/>
            </w:pPr>
            <w:r>
              <w:t xml:space="preserve">        };</w:t>
            </w:r>
          </w:p>
          <w:p w14:paraId="25608D7F" w14:textId="77777777" w:rsidR="00E868F4" w:rsidRDefault="00000000" w:rsidP="008C1564">
            <w:pPr>
              <w:pStyle w:val="tabla"/>
            </w:pPr>
            <w:r>
              <w:t xml:space="preserve">    }</w:t>
            </w:r>
          </w:p>
          <w:p w14:paraId="042108FF" w14:textId="77777777" w:rsidR="00E868F4" w:rsidRDefault="00E868F4" w:rsidP="008C1564">
            <w:pPr>
              <w:pStyle w:val="tabla"/>
            </w:pPr>
          </w:p>
          <w:p w14:paraId="0262D989" w14:textId="77777777" w:rsidR="00E868F4" w:rsidRDefault="00000000" w:rsidP="008C1564">
            <w:pPr>
              <w:pStyle w:val="tabla"/>
            </w:pPr>
            <w:r>
              <w:t xml:space="preserve">    /**</w:t>
            </w:r>
          </w:p>
          <w:p w14:paraId="25400768" w14:textId="77777777" w:rsidR="00E868F4" w:rsidRDefault="00000000" w:rsidP="008C1564">
            <w:pPr>
              <w:pStyle w:val="tabla"/>
            </w:pPr>
            <w:r>
              <w:t xml:space="preserve">     * Mapea una cadena de texto a UnidadTemperatura.</w:t>
            </w:r>
          </w:p>
          <w:p w14:paraId="2468E1D3" w14:textId="77777777" w:rsidR="00E868F4" w:rsidRDefault="00000000" w:rsidP="008C1564">
            <w:pPr>
              <w:pStyle w:val="tabla"/>
            </w:pPr>
            <w:r>
              <w:t xml:space="preserve">     * </w:t>
            </w:r>
          </w:p>
          <w:p w14:paraId="66AC193E" w14:textId="77777777" w:rsidR="00E868F4" w:rsidRDefault="00000000" w:rsidP="008C1564">
            <w:pPr>
              <w:pStyle w:val="tabla"/>
            </w:pPr>
            <w:r>
              <w:t xml:space="preserve">     * @param valor Cadena representativa de la unidad.</w:t>
            </w:r>
          </w:p>
          <w:p w14:paraId="73514533" w14:textId="77777777" w:rsidR="00E868F4" w:rsidRDefault="00000000" w:rsidP="008C1564">
            <w:pPr>
              <w:pStyle w:val="tabla"/>
            </w:pPr>
            <w:r>
              <w:t xml:space="preserve">     * @return UnidadTemperatura correspondiente.</w:t>
            </w:r>
          </w:p>
          <w:p w14:paraId="0FD8A207" w14:textId="77777777" w:rsidR="00E868F4" w:rsidRDefault="00000000" w:rsidP="008C1564">
            <w:pPr>
              <w:pStyle w:val="tabla"/>
            </w:pPr>
            <w:r>
              <w:t xml:space="preserve">     */</w:t>
            </w:r>
          </w:p>
          <w:p w14:paraId="04CC9A9F" w14:textId="77777777" w:rsidR="00E868F4" w:rsidRDefault="00000000" w:rsidP="008C1564">
            <w:pPr>
              <w:pStyle w:val="tabla"/>
            </w:pPr>
            <w:r>
              <w:t xml:space="preserve">    public static UnidadTemperatura toTemperatura(String valor) {</w:t>
            </w:r>
          </w:p>
          <w:p w14:paraId="38548274" w14:textId="77777777" w:rsidR="00E868F4" w:rsidRDefault="00000000" w:rsidP="008C1564">
            <w:pPr>
              <w:pStyle w:val="tabla"/>
            </w:pPr>
            <w:r>
              <w:t xml:space="preserve">        String u = normalizar(valor);</w:t>
            </w:r>
          </w:p>
          <w:p w14:paraId="1D1D7AED" w14:textId="77777777" w:rsidR="00E868F4" w:rsidRDefault="00000000" w:rsidP="008C1564">
            <w:pPr>
              <w:pStyle w:val="tabla"/>
            </w:pPr>
            <w:r>
              <w:t xml:space="preserve">        return switch (u) {</w:t>
            </w:r>
          </w:p>
          <w:p w14:paraId="0F01A753" w14:textId="77777777" w:rsidR="00E868F4" w:rsidRDefault="00000000" w:rsidP="008C1564">
            <w:pPr>
              <w:pStyle w:val="tabla"/>
            </w:pPr>
            <w:r>
              <w:t xml:space="preserve">            case "CELSIUS", "CENTIGRADO", "CENTIGRADOS", "C", "GRADOS CELSIUS" -&gt; UnidadTemperatura.CELSIUS;</w:t>
            </w:r>
          </w:p>
          <w:p w14:paraId="4D7CCABB" w14:textId="77777777" w:rsidR="00E868F4" w:rsidRPr="00347ED6" w:rsidRDefault="00000000" w:rsidP="008C1564">
            <w:pPr>
              <w:pStyle w:val="tabla"/>
              <w:rPr>
                <w:lang w:val="en-US"/>
              </w:rPr>
            </w:pPr>
            <w:r>
              <w:t xml:space="preserve">            </w:t>
            </w:r>
            <w:r w:rsidRPr="00347ED6">
              <w:rPr>
                <w:lang w:val="en-US"/>
              </w:rPr>
              <w:t>case "FAHRENHEIT", "F", "GRADOS FAHRENHEIT" -&gt; UnidadTemperatura.FAHRENHEIT;</w:t>
            </w:r>
          </w:p>
          <w:p w14:paraId="477A4EE3" w14:textId="77777777" w:rsidR="00E868F4" w:rsidRPr="00347ED6" w:rsidRDefault="00000000" w:rsidP="008C1564">
            <w:pPr>
              <w:pStyle w:val="tabla"/>
              <w:rPr>
                <w:lang w:val="en-US"/>
              </w:rPr>
            </w:pPr>
            <w:r w:rsidRPr="00347ED6">
              <w:rPr>
                <w:lang w:val="en-US"/>
              </w:rPr>
              <w:t xml:space="preserve">            case "KELVIN", "K", "GRADOS KELVIN" -&gt; UnidadTemperatura.KELVIN;</w:t>
            </w:r>
          </w:p>
          <w:p w14:paraId="3A3123F8" w14:textId="77777777" w:rsidR="00E868F4" w:rsidRPr="00347ED6" w:rsidRDefault="00000000" w:rsidP="008C1564">
            <w:pPr>
              <w:pStyle w:val="tabla"/>
              <w:rPr>
                <w:lang w:val="en-US"/>
              </w:rPr>
            </w:pPr>
            <w:r w:rsidRPr="00347ED6">
              <w:rPr>
                <w:lang w:val="en-US"/>
              </w:rPr>
              <w:t xml:space="preserve">            case "RANKINE", "R", "GRADOS RANKINE" -&gt; UnidadTemperatura.RANKINE;</w:t>
            </w:r>
          </w:p>
          <w:p w14:paraId="0A3DC234" w14:textId="77777777" w:rsidR="00E868F4" w:rsidRDefault="00000000" w:rsidP="008C1564">
            <w:pPr>
              <w:pStyle w:val="tabla"/>
            </w:pPr>
            <w:r w:rsidRPr="00347ED6">
              <w:rPr>
                <w:lang w:val="en-US"/>
              </w:rPr>
              <w:t xml:space="preserve">            </w:t>
            </w:r>
            <w:r>
              <w:t>default -&gt; {</w:t>
            </w:r>
          </w:p>
          <w:p w14:paraId="7E5007F3" w14:textId="77777777" w:rsidR="00E868F4" w:rsidRDefault="00000000" w:rsidP="008C1564">
            <w:pPr>
              <w:pStyle w:val="tabla"/>
            </w:pPr>
            <w:r>
              <w:t xml:space="preserve">                try {</w:t>
            </w:r>
          </w:p>
          <w:p w14:paraId="5F4DE4EB" w14:textId="77777777" w:rsidR="00E868F4" w:rsidRDefault="00000000" w:rsidP="008C1564">
            <w:pPr>
              <w:pStyle w:val="tabla"/>
            </w:pPr>
            <w:r>
              <w:t xml:space="preserve">                    yield UnidadTemperatura.valueOf(u);</w:t>
            </w:r>
          </w:p>
          <w:p w14:paraId="4A53FE16" w14:textId="77777777" w:rsidR="00E868F4" w:rsidRDefault="00000000" w:rsidP="008C1564">
            <w:pPr>
              <w:pStyle w:val="tabla"/>
            </w:pPr>
            <w:r>
              <w:t xml:space="preserve">                } catch (IllegalArgumentException e) {</w:t>
            </w:r>
          </w:p>
          <w:p w14:paraId="13476F5B" w14:textId="77777777" w:rsidR="00E868F4" w:rsidRDefault="00000000" w:rsidP="008C1564">
            <w:pPr>
              <w:pStyle w:val="tabla"/>
            </w:pPr>
            <w:r>
              <w:t xml:space="preserve">                    throw new IllegalArgumentException("Unidad de temperatura no soportada: " + valor);</w:t>
            </w:r>
          </w:p>
          <w:p w14:paraId="3687B5F9" w14:textId="77777777" w:rsidR="00E868F4" w:rsidRDefault="00000000" w:rsidP="008C1564">
            <w:pPr>
              <w:pStyle w:val="tabla"/>
            </w:pPr>
            <w:r>
              <w:t xml:space="preserve">                }</w:t>
            </w:r>
          </w:p>
          <w:p w14:paraId="0F5CE8FA" w14:textId="77777777" w:rsidR="00E868F4" w:rsidRDefault="00000000" w:rsidP="008C1564">
            <w:pPr>
              <w:pStyle w:val="tabla"/>
            </w:pPr>
            <w:r>
              <w:t xml:space="preserve">            }</w:t>
            </w:r>
          </w:p>
          <w:p w14:paraId="7A627849" w14:textId="77777777" w:rsidR="00E868F4" w:rsidRDefault="00000000" w:rsidP="008C1564">
            <w:pPr>
              <w:pStyle w:val="tabla"/>
            </w:pPr>
            <w:r>
              <w:t xml:space="preserve">        };</w:t>
            </w:r>
          </w:p>
          <w:p w14:paraId="2EAD94F0" w14:textId="77777777" w:rsidR="00E868F4" w:rsidRDefault="00000000" w:rsidP="008C1564">
            <w:pPr>
              <w:pStyle w:val="tabla"/>
            </w:pPr>
            <w:r>
              <w:t xml:space="preserve">    }</w:t>
            </w:r>
          </w:p>
          <w:p w14:paraId="54377DF3" w14:textId="77777777" w:rsidR="00E868F4" w:rsidRDefault="00000000" w:rsidP="008C1564">
            <w:pPr>
              <w:pStyle w:val="tabla"/>
            </w:pPr>
            <w:r>
              <w:t>}</w:t>
            </w:r>
          </w:p>
        </w:tc>
      </w:tr>
    </w:tbl>
    <w:p w14:paraId="2500540C" w14:textId="77777777" w:rsidR="00E868F4" w:rsidRDefault="00000000" w:rsidP="00C47985">
      <w:pPr>
        <w:pStyle w:val="Heading3"/>
      </w:pPr>
      <w:bookmarkStart w:id="113" w:name="h.sp13"/>
      <w:bookmarkStart w:id="114" w:name="_Toc243933353"/>
      <w:bookmarkEnd w:id="113"/>
      <w:r>
        <w:lastRenderedPageBreak/>
        <w:t>Paso 13: Implementación del Manejador de Seguridad y Sesión en Memoria (SIN BDD)</w:t>
      </w:r>
      <w:bookmarkEnd w:id="114"/>
    </w:p>
    <w:p w14:paraId="18A51E5D" w14:textId="77777777" w:rsidR="00E868F4" w:rsidRDefault="00000000" w:rsidP="00C47985">
      <w:r>
        <w:t>Para satisfacer la arquitectura sin base de datos, AdministradorCredenciales gestiona usuarios concurrentes con credencial inicial MONSTER / MONSTER9, y AdministradorToken emite tokens criptográficos con tiempo de expiración:</w:t>
      </w:r>
    </w:p>
    <w:p w14:paraId="118A8CA3" w14:textId="77777777" w:rsidR="00E868F4" w:rsidRDefault="00000000" w:rsidP="00C47985">
      <w:pPr>
        <w:pStyle w:val="Heading4"/>
        <w:rPr>
          <w:color w:val="000000"/>
        </w:rPr>
      </w:pPr>
      <w:bookmarkStart w:id="115" w:name="fig.10"/>
      <w:bookmarkStart w:id="116" w:name="_Toc243926037"/>
      <w:bookmarkStart w:id="117" w:name="_Toc243926318"/>
      <w:bookmarkEnd w:id="115"/>
      <w:r>
        <w:lastRenderedPageBreak/>
        <w:t>Figura 10</w:t>
      </w:r>
      <w:r>
        <w:br/>
        <w:t>Implementación del filtro de CORS y seguridad en memoria</w:t>
      </w:r>
      <w:bookmarkEnd w:id="116"/>
      <w:bookmarkEnd w:id="117"/>
    </w:p>
    <w:p w14:paraId="0B41FB32" w14:textId="4D8AEEB1" w:rsidR="00E868F4" w:rsidRDefault="00043304" w:rsidP="003A0697">
      <w:pPr>
        <w:jc w:val="center"/>
      </w:pPr>
      <w:r w:rsidRPr="00043304">
        <w:drawing>
          <wp:inline distT="0" distB="0" distL="0" distR="0" wp14:anchorId="65F3E0C7" wp14:editId="5678540E">
            <wp:extent cx="3138221" cy="1765206"/>
            <wp:effectExtent l="0" t="0" r="5080" b="6985"/>
            <wp:docPr id="183574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48899" name=""/>
                    <pic:cNvPicPr/>
                  </pic:nvPicPr>
                  <pic:blipFill>
                    <a:blip r:embed="rId20"/>
                    <a:stretch>
                      <a:fillRect/>
                    </a:stretch>
                  </pic:blipFill>
                  <pic:spPr>
                    <a:xfrm>
                      <a:off x="0" y="0"/>
                      <a:ext cx="3165450" cy="1780522"/>
                    </a:xfrm>
                    <a:prstGeom prst="rect">
                      <a:avLst/>
                    </a:prstGeom>
                  </pic:spPr>
                </pic:pic>
              </a:graphicData>
            </a:graphic>
          </wp:inline>
        </w:drawing>
      </w:r>
    </w:p>
    <w:p w14:paraId="7D4E668E" w14:textId="77777777" w:rsidR="00E868F4" w:rsidRDefault="00000000" w:rsidP="00C47985">
      <w:pPr>
        <w:pStyle w:val="Heading5"/>
      </w:pPr>
      <w:bookmarkStart w:id="118" w:name="tbl.13"/>
      <w:bookmarkStart w:id="119" w:name="_Toc243926438"/>
      <w:bookmarkStart w:id="120" w:name="_Toc243929207"/>
      <w:bookmarkEnd w:id="118"/>
      <w:r>
        <w:t>Tabla 13</w:t>
      </w:r>
      <w:r>
        <w:br/>
        <w:t>Administrador de Credenciales en Memoria (AdministradorCredenciales.java)</w:t>
      </w:r>
      <w:bookmarkEnd w:id="119"/>
      <w:bookmarkEnd w:id="120"/>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28F3AEC2" w14:textId="77777777">
        <w:tc>
          <w:tcPr>
            <w:tcW w:w="8504" w:type="dxa"/>
            <w:tcMar>
              <w:top w:w="100" w:type="dxa"/>
              <w:left w:w="100" w:type="dxa"/>
              <w:bottom w:w="100" w:type="dxa"/>
              <w:right w:w="100" w:type="dxa"/>
            </w:tcMar>
          </w:tcPr>
          <w:p w14:paraId="43C15B09" w14:textId="77777777" w:rsidR="00E868F4" w:rsidRDefault="00000000" w:rsidP="008C1564">
            <w:pPr>
              <w:pStyle w:val="tabla"/>
            </w:pPr>
            <w:r>
              <w:t>package ec.edu.monster.seguridad;</w:t>
            </w:r>
          </w:p>
          <w:p w14:paraId="6BCE2F13" w14:textId="77777777" w:rsidR="00E868F4" w:rsidRDefault="00E868F4" w:rsidP="008C1564">
            <w:pPr>
              <w:pStyle w:val="tabla"/>
            </w:pPr>
          </w:p>
          <w:p w14:paraId="5FF0DEB1" w14:textId="77777777" w:rsidR="00E868F4" w:rsidRDefault="00000000" w:rsidP="008C1564">
            <w:pPr>
              <w:pStyle w:val="tabla"/>
            </w:pPr>
            <w:r>
              <w:t>import java.util.Map;</w:t>
            </w:r>
          </w:p>
          <w:p w14:paraId="369C10A1" w14:textId="77777777" w:rsidR="00E868F4" w:rsidRDefault="00000000" w:rsidP="008C1564">
            <w:pPr>
              <w:pStyle w:val="tabla"/>
            </w:pPr>
            <w:r>
              <w:t>import java.util.concurrent.ConcurrentHashMap;</w:t>
            </w:r>
          </w:p>
          <w:p w14:paraId="1C36D2A6" w14:textId="77777777" w:rsidR="00E868F4" w:rsidRDefault="00E868F4" w:rsidP="008C1564">
            <w:pPr>
              <w:pStyle w:val="tabla"/>
            </w:pPr>
          </w:p>
          <w:p w14:paraId="7E3BDBD4" w14:textId="77777777" w:rsidR="00E868F4" w:rsidRDefault="00000000" w:rsidP="008C1564">
            <w:pPr>
              <w:pStyle w:val="tabla"/>
            </w:pPr>
            <w:r>
              <w:t>/**</w:t>
            </w:r>
          </w:p>
          <w:p w14:paraId="596D56B0" w14:textId="77777777" w:rsidR="00E868F4" w:rsidRDefault="00000000" w:rsidP="008C1564">
            <w:pPr>
              <w:pStyle w:val="tabla"/>
            </w:pPr>
            <w:r>
              <w:t xml:space="preserve"> * Administrador de credenciales en memoria (sin base de datos).</w:t>
            </w:r>
          </w:p>
          <w:p w14:paraId="52A395BF" w14:textId="77777777" w:rsidR="00E868F4" w:rsidRDefault="00000000" w:rsidP="008C1564">
            <w:pPr>
              <w:pStyle w:val="tabla"/>
            </w:pPr>
            <w:r>
              <w:t xml:space="preserve"> * Gestiona la autenticaciÃ³n y cambio de contraseÃ±as de los usuarios.</w:t>
            </w:r>
          </w:p>
          <w:p w14:paraId="68B4AB3B" w14:textId="77777777" w:rsidR="00E868F4" w:rsidRPr="00347ED6" w:rsidRDefault="00000000" w:rsidP="008C1564">
            <w:pPr>
              <w:pStyle w:val="tabla"/>
              <w:rPr>
                <w:lang w:val="en-US"/>
              </w:rPr>
            </w:pPr>
            <w:r>
              <w:t xml:space="preserve"> </w:t>
            </w:r>
            <w:r w:rsidRPr="00347ED6">
              <w:rPr>
                <w:lang w:val="en-US"/>
              </w:rPr>
              <w:t xml:space="preserve">* </w:t>
            </w:r>
          </w:p>
          <w:p w14:paraId="7619F762" w14:textId="77777777" w:rsidR="00E868F4" w:rsidRPr="00347ED6" w:rsidRDefault="00000000" w:rsidP="008C1564">
            <w:pPr>
              <w:pStyle w:val="tabla"/>
              <w:rPr>
                <w:lang w:val="en-US"/>
              </w:rPr>
            </w:pPr>
            <w:r w:rsidRPr="00347ED6">
              <w:rPr>
                <w:lang w:val="en-US"/>
              </w:rPr>
              <w:t xml:space="preserve"> * @author MeatPuppets</w:t>
            </w:r>
          </w:p>
          <w:p w14:paraId="5D345B98" w14:textId="77777777" w:rsidR="00E868F4" w:rsidRPr="00347ED6" w:rsidRDefault="00000000" w:rsidP="008C1564">
            <w:pPr>
              <w:pStyle w:val="tabla"/>
              <w:rPr>
                <w:lang w:val="en-US"/>
              </w:rPr>
            </w:pPr>
            <w:r w:rsidRPr="00347ED6">
              <w:rPr>
                <w:lang w:val="en-US"/>
              </w:rPr>
              <w:t xml:space="preserve"> */</w:t>
            </w:r>
          </w:p>
          <w:p w14:paraId="3CAAACC3" w14:textId="77777777" w:rsidR="00E868F4" w:rsidRPr="00347ED6" w:rsidRDefault="00000000" w:rsidP="008C1564">
            <w:pPr>
              <w:pStyle w:val="tabla"/>
              <w:rPr>
                <w:lang w:val="en-US"/>
              </w:rPr>
            </w:pPr>
            <w:r w:rsidRPr="00347ED6">
              <w:rPr>
                <w:lang w:val="en-US"/>
              </w:rPr>
              <w:t>public class AdministradorCredenciales {</w:t>
            </w:r>
          </w:p>
          <w:p w14:paraId="7AB286CF" w14:textId="77777777" w:rsidR="00E868F4" w:rsidRPr="00347ED6" w:rsidRDefault="00E868F4" w:rsidP="008C1564">
            <w:pPr>
              <w:pStyle w:val="tabla"/>
              <w:rPr>
                <w:lang w:val="en-US"/>
              </w:rPr>
            </w:pPr>
          </w:p>
          <w:p w14:paraId="2DEAA877" w14:textId="77777777" w:rsidR="00E868F4" w:rsidRPr="00347ED6" w:rsidRDefault="00000000" w:rsidP="008C1564">
            <w:pPr>
              <w:pStyle w:val="tabla"/>
              <w:rPr>
                <w:lang w:val="en-US"/>
              </w:rPr>
            </w:pPr>
            <w:r w:rsidRPr="00347ED6">
              <w:rPr>
                <w:lang w:val="en-US"/>
              </w:rPr>
              <w:t xml:space="preserve">    private static final Map&lt;String, String&gt; USUARIOS = new ConcurrentHashMap&lt;&gt;();</w:t>
            </w:r>
          </w:p>
          <w:p w14:paraId="1E4D9B0C" w14:textId="77777777" w:rsidR="00E868F4" w:rsidRPr="00347ED6" w:rsidRDefault="00E868F4" w:rsidP="008C1564">
            <w:pPr>
              <w:pStyle w:val="tabla"/>
              <w:rPr>
                <w:lang w:val="en-US"/>
              </w:rPr>
            </w:pPr>
          </w:p>
          <w:p w14:paraId="2241EF95" w14:textId="77777777" w:rsidR="00E868F4" w:rsidRDefault="00000000" w:rsidP="008C1564">
            <w:pPr>
              <w:pStyle w:val="tabla"/>
            </w:pPr>
            <w:r w:rsidRPr="00347ED6">
              <w:rPr>
                <w:lang w:val="en-US"/>
              </w:rPr>
              <w:t xml:space="preserve">    </w:t>
            </w:r>
            <w:r>
              <w:t>// Credencial Ãºnica permitida en el sistema</w:t>
            </w:r>
          </w:p>
          <w:p w14:paraId="5690E0E6" w14:textId="77777777" w:rsidR="00E868F4" w:rsidRPr="00347ED6" w:rsidRDefault="00000000" w:rsidP="008C1564">
            <w:pPr>
              <w:pStyle w:val="tabla"/>
              <w:rPr>
                <w:lang w:val="en-US"/>
              </w:rPr>
            </w:pPr>
            <w:r>
              <w:t xml:space="preserve">    </w:t>
            </w:r>
            <w:r w:rsidRPr="00347ED6">
              <w:rPr>
                <w:lang w:val="en-US"/>
              </w:rPr>
              <w:t>public static final String USUARIO_DEFAULT = "MONSTER";</w:t>
            </w:r>
          </w:p>
          <w:p w14:paraId="0F10B31F" w14:textId="77777777" w:rsidR="00E868F4" w:rsidRPr="00347ED6" w:rsidRDefault="00000000" w:rsidP="008C1564">
            <w:pPr>
              <w:pStyle w:val="tabla"/>
              <w:rPr>
                <w:lang w:val="en-US"/>
              </w:rPr>
            </w:pPr>
            <w:r w:rsidRPr="00347ED6">
              <w:rPr>
                <w:lang w:val="en-US"/>
              </w:rPr>
              <w:t xml:space="preserve">    public static final String CONTRASENIA_DEFAULT = "MONSTER9";</w:t>
            </w:r>
          </w:p>
          <w:p w14:paraId="0EB45E64" w14:textId="77777777" w:rsidR="00E868F4" w:rsidRPr="00347ED6" w:rsidRDefault="00E868F4" w:rsidP="008C1564">
            <w:pPr>
              <w:pStyle w:val="tabla"/>
              <w:rPr>
                <w:lang w:val="en-US"/>
              </w:rPr>
            </w:pPr>
          </w:p>
          <w:p w14:paraId="3895E9A9" w14:textId="77777777" w:rsidR="00E868F4" w:rsidRDefault="00000000" w:rsidP="008C1564">
            <w:pPr>
              <w:pStyle w:val="tabla"/>
            </w:pPr>
            <w:r w:rsidRPr="00347ED6">
              <w:rPr>
                <w:lang w:val="en-US"/>
              </w:rPr>
              <w:t xml:space="preserve">    </w:t>
            </w:r>
            <w:r>
              <w:t>static {</w:t>
            </w:r>
          </w:p>
          <w:p w14:paraId="6A31CF3C" w14:textId="77777777" w:rsidR="00E868F4" w:rsidRDefault="00000000" w:rsidP="008C1564">
            <w:pPr>
              <w:pStyle w:val="tabla"/>
            </w:pPr>
            <w:r>
              <w:t xml:space="preserve">        reiniciar();</w:t>
            </w:r>
          </w:p>
          <w:p w14:paraId="13E81EA5" w14:textId="77777777" w:rsidR="00E868F4" w:rsidRDefault="00000000" w:rsidP="008C1564">
            <w:pPr>
              <w:pStyle w:val="tabla"/>
            </w:pPr>
            <w:r>
              <w:t xml:space="preserve">    }</w:t>
            </w:r>
          </w:p>
          <w:p w14:paraId="4AEC5E5B" w14:textId="77777777" w:rsidR="00E868F4" w:rsidRDefault="00E868F4" w:rsidP="008C1564">
            <w:pPr>
              <w:pStyle w:val="tabla"/>
            </w:pPr>
          </w:p>
          <w:p w14:paraId="68ECAEA9" w14:textId="77777777" w:rsidR="00E868F4" w:rsidRDefault="00000000" w:rsidP="008C1564">
            <w:pPr>
              <w:pStyle w:val="tabla"/>
            </w:pPr>
            <w:r>
              <w:t xml:space="preserve">    private AdministradorCredenciales() {</w:t>
            </w:r>
          </w:p>
          <w:p w14:paraId="5AF56EEC" w14:textId="77777777" w:rsidR="00E868F4" w:rsidRDefault="00000000" w:rsidP="008C1564">
            <w:pPr>
              <w:pStyle w:val="tabla"/>
            </w:pPr>
            <w:r>
              <w:t xml:space="preserve">        // Constructor privado para clase utilitaria</w:t>
            </w:r>
          </w:p>
          <w:p w14:paraId="14AD324C" w14:textId="77777777" w:rsidR="00E868F4" w:rsidRDefault="00000000" w:rsidP="008C1564">
            <w:pPr>
              <w:pStyle w:val="tabla"/>
            </w:pPr>
            <w:r>
              <w:t xml:space="preserve">    }</w:t>
            </w:r>
          </w:p>
          <w:p w14:paraId="536F49ED" w14:textId="77777777" w:rsidR="00E868F4" w:rsidRDefault="00E868F4" w:rsidP="008C1564">
            <w:pPr>
              <w:pStyle w:val="tabla"/>
            </w:pPr>
          </w:p>
          <w:p w14:paraId="6F73EB67" w14:textId="77777777" w:rsidR="00E868F4" w:rsidRDefault="00000000" w:rsidP="008C1564">
            <w:pPr>
              <w:pStyle w:val="tabla"/>
            </w:pPr>
            <w:r>
              <w:t xml:space="preserve">    /**</w:t>
            </w:r>
          </w:p>
          <w:p w14:paraId="4D1AB43F" w14:textId="77777777" w:rsidR="00E868F4" w:rsidRDefault="00000000" w:rsidP="008C1564">
            <w:pPr>
              <w:pStyle w:val="tabla"/>
            </w:pPr>
            <w:r>
              <w:t xml:space="preserve">     * Restablece las credenciales a la Ãºnica credencial permitida:</w:t>
            </w:r>
          </w:p>
          <w:p w14:paraId="1481A909" w14:textId="77777777" w:rsidR="00E868F4" w:rsidRPr="00347ED6" w:rsidRDefault="00000000" w:rsidP="008C1564">
            <w:pPr>
              <w:pStyle w:val="tabla"/>
              <w:rPr>
                <w:lang w:val="en-US"/>
              </w:rPr>
            </w:pPr>
            <w:r>
              <w:t xml:space="preserve">     </w:t>
            </w:r>
            <w:r w:rsidRPr="00347ED6">
              <w:rPr>
                <w:lang w:val="en-US"/>
              </w:rPr>
              <w:t>* USUARIO: MONSTER</w:t>
            </w:r>
          </w:p>
          <w:p w14:paraId="4D3E7112" w14:textId="77777777" w:rsidR="00E868F4" w:rsidRPr="00347ED6" w:rsidRDefault="00000000" w:rsidP="008C1564">
            <w:pPr>
              <w:pStyle w:val="tabla"/>
              <w:rPr>
                <w:lang w:val="en-US"/>
              </w:rPr>
            </w:pPr>
            <w:r w:rsidRPr="00347ED6">
              <w:rPr>
                <w:lang w:val="en-US"/>
              </w:rPr>
              <w:t xml:space="preserve">     * PASSWORD: MONSTER9</w:t>
            </w:r>
          </w:p>
          <w:p w14:paraId="6F849F38" w14:textId="77777777" w:rsidR="00E868F4" w:rsidRPr="00347ED6" w:rsidRDefault="00000000" w:rsidP="008C1564">
            <w:pPr>
              <w:pStyle w:val="tabla"/>
              <w:rPr>
                <w:lang w:val="en-US"/>
              </w:rPr>
            </w:pPr>
            <w:r w:rsidRPr="00347ED6">
              <w:rPr>
                <w:lang w:val="en-US"/>
              </w:rPr>
              <w:t xml:space="preserve">     */</w:t>
            </w:r>
          </w:p>
          <w:p w14:paraId="4DDD25D2" w14:textId="77777777" w:rsidR="00E868F4" w:rsidRPr="00347ED6" w:rsidRDefault="00000000" w:rsidP="008C1564">
            <w:pPr>
              <w:pStyle w:val="tabla"/>
              <w:rPr>
                <w:lang w:val="en-US"/>
              </w:rPr>
            </w:pPr>
            <w:r w:rsidRPr="00347ED6">
              <w:rPr>
                <w:lang w:val="en-US"/>
              </w:rPr>
              <w:t xml:space="preserve">    public static void reiniciar() {</w:t>
            </w:r>
          </w:p>
          <w:p w14:paraId="3800DA82" w14:textId="77777777" w:rsidR="00E868F4" w:rsidRDefault="00000000" w:rsidP="008C1564">
            <w:pPr>
              <w:pStyle w:val="tabla"/>
            </w:pPr>
            <w:r w:rsidRPr="00347ED6">
              <w:rPr>
                <w:lang w:val="en-US"/>
              </w:rPr>
              <w:t xml:space="preserve">        </w:t>
            </w:r>
            <w:r>
              <w:t>USUARIOS.clear();</w:t>
            </w:r>
          </w:p>
          <w:p w14:paraId="13CB7250" w14:textId="77777777" w:rsidR="00E868F4" w:rsidRDefault="00000000" w:rsidP="008C1564">
            <w:pPr>
              <w:pStyle w:val="tabla"/>
            </w:pPr>
            <w:r>
              <w:lastRenderedPageBreak/>
              <w:t xml:space="preserve">        USUARIOS.put(USUARIO_DEFAULT.toLowerCase(), CONTRASENIA_DEFAULT);</w:t>
            </w:r>
          </w:p>
          <w:p w14:paraId="7EED2CAB" w14:textId="77777777" w:rsidR="00E868F4" w:rsidRDefault="00000000" w:rsidP="008C1564">
            <w:pPr>
              <w:pStyle w:val="tabla"/>
            </w:pPr>
            <w:r>
              <w:t xml:space="preserve">    }</w:t>
            </w:r>
          </w:p>
          <w:p w14:paraId="6BD79281" w14:textId="77777777" w:rsidR="00E868F4" w:rsidRDefault="00E868F4" w:rsidP="008C1564">
            <w:pPr>
              <w:pStyle w:val="tabla"/>
            </w:pPr>
          </w:p>
          <w:p w14:paraId="481C5EC4" w14:textId="77777777" w:rsidR="00E868F4" w:rsidRDefault="00000000" w:rsidP="008C1564">
            <w:pPr>
              <w:pStyle w:val="tabla"/>
            </w:pPr>
            <w:r>
              <w:t xml:space="preserve">    /**</w:t>
            </w:r>
          </w:p>
          <w:p w14:paraId="036C6172" w14:textId="77777777" w:rsidR="00E868F4" w:rsidRDefault="00000000" w:rsidP="008C1564">
            <w:pPr>
              <w:pStyle w:val="tabla"/>
            </w:pPr>
            <w:r>
              <w:t xml:space="preserve">     * Valida si el usuario y la contraseÃ±a coinciden.</w:t>
            </w:r>
          </w:p>
          <w:p w14:paraId="6FE2F687" w14:textId="77777777" w:rsidR="00E868F4" w:rsidRDefault="00000000" w:rsidP="008C1564">
            <w:pPr>
              <w:pStyle w:val="tabla"/>
            </w:pPr>
            <w:r>
              <w:t xml:space="preserve">     * </w:t>
            </w:r>
          </w:p>
          <w:p w14:paraId="71188802" w14:textId="77777777" w:rsidR="00E868F4" w:rsidRDefault="00000000" w:rsidP="008C1564">
            <w:pPr>
              <w:pStyle w:val="tabla"/>
            </w:pPr>
            <w:r>
              <w:t xml:space="preserve">     * @param usuario     Nombre de usuario.</w:t>
            </w:r>
          </w:p>
          <w:p w14:paraId="5526B561" w14:textId="77777777" w:rsidR="00E868F4" w:rsidRDefault="00000000" w:rsidP="008C1564">
            <w:pPr>
              <w:pStyle w:val="tabla"/>
            </w:pPr>
            <w:r>
              <w:t xml:space="preserve">     * @param contrasenia ContraseÃ±a ingresada.</w:t>
            </w:r>
          </w:p>
          <w:p w14:paraId="49091F6E" w14:textId="77777777" w:rsidR="00E868F4" w:rsidRDefault="00000000" w:rsidP="008C1564">
            <w:pPr>
              <w:pStyle w:val="tabla"/>
            </w:pPr>
            <w:r>
              <w:t xml:space="preserve">     * @return true si las credenciales son vÃ¡lidas, false en caso contrario.</w:t>
            </w:r>
          </w:p>
          <w:p w14:paraId="7E07ACF4" w14:textId="77777777" w:rsidR="00E868F4" w:rsidRPr="00347ED6" w:rsidRDefault="00000000" w:rsidP="008C1564">
            <w:pPr>
              <w:pStyle w:val="tabla"/>
              <w:rPr>
                <w:lang w:val="en-US"/>
              </w:rPr>
            </w:pPr>
            <w:r>
              <w:t xml:space="preserve">     </w:t>
            </w:r>
            <w:r w:rsidRPr="00347ED6">
              <w:rPr>
                <w:lang w:val="en-US"/>
              </w:rPr>
              <w:t>*/</w:t>
            </w:r>
          </w:p>
          <w:p w14:paraId="0782FF5C" w14:textId="77777777" w:rsidR="00E868F4" w:rsidRPr="00347ED6" w:rsidRDefault="00000000" w:rsidP="008C1564">
            <w:pPr>
              <w:pStyle w:val="tabla"/>
              <w:rPr>
                <w:lang w:val="en-US"/>
              </w:rPr>
            </w:pPr>
            <w:r w:rsidRPr="00347ED6">
              <w:rPr>
                <w:lang w:val="en-US"/>
              </w:rPr>
              <w:t xml:space="preserve">    public static boolean validarUsuario(String usuario, String contrasenia) {</w:t>
            </w:r>
          </w:p>
          <w:p w14:paraId="478B237E" w14:textId="77777777" w:rsidR="00E868F4" w:rsidRDefault="00000000" w:rsidP="008C1564">
            <w:pPr>
              <w:pStyle w:val="tabla"/>
            </w:pPr>
            <w:r w:rsidRPr="00347ED6">
              <w:rPr>
                <w:lang w:val="en-US"/>
              </w:rPr>
              <w:t xml:space="preserve">        </w:t>
            </w:r>
            <w:r>
              <w:t>if (usuario == null || contrasenia == null) {</w:t>
            </w:r>
          </w:p>
          <w:p w14:paraId="3FDD8605" w14:textId="77777777" w:rsidR="00E868F4" w:rsidRDefault="00000000" w:rsidP="008C1564">
            <w:pPr>
              <w:pStyle w:val="tabla"/>
            </w:pPr>
            <w:r>
              <w:t xml:space="preserve">            return false;</w:t>
            </w:r>
          </w:p>
          <w:p w14:paraId="306B4136" w14:textId="77777777" w:rsidR="00E868F4" w:rsidRDefault="00000000" w:rsidP="008C1564">
            <w:pPr>
              <w:pStyle w:val="tabla"/>
            </w:pPr>
            <w:r>
              <w:t xml:space="preserve">        }</w:t>
            </w:r>
          </w:p>
          <w:p w14:paraId="1DB194D4" w14:textId="77777777" w:rsidR="00E868F4" w:rsidRDefault="00000000" w:rsidP="008C1564">
            <w:pPr>
              <w:pStyle w:val="tabla"/>
            </w:pPr>
            <w:r>
              <w:t xml:space="preserve">        String claveAlmacenada = USUARIOS.get(usuario.trim().toLowerCase());</w:t>
            </w:r>
          </w:p>
          <w:p w14:paraId="40A7452F" w14:textId="77777777" w:rsidR="00E868F4" w:rsidRDefault="00000000" w:rsidP="008C1564">
            <w:pPr>
              <w:pStyle w:val="tabla"/>
            </w:pPr>
            <w:r>
              <w:t xml:space="preserve">        return claveAlmacenada != null &amp;&amp; claveAlmacenada.equals(contrasenia);</w:t>
            </w:r>
          </w:p>
          <w:p w14:paraId="6C15F071" w14:textId="77777777" w:rsidR="00E868F4" w:rsidRDefault="00000000" w:rsidP="008C1564">
            <w:pPr>
              <w:pStyle w:val="tabla"/>
            </w:pPr>
            <w:r>
              <w:t xml:space="preserve">    }</w:t>
            </w:r>
          </w:p>
          <w:p w14:paraId="20B60D1F" w14:textId="77777777" w:rsidR="00E868F4" w:rsidRDefault="00E868F4" w:rsidP="008C1564">
            <w:pPr>
              <w:pStyle w:val="tabla"/>
            </w:pPr>
          </w:p>
          <w:p w14:paraId="032231A9" w14:textId="77777777" w:rsidR="00E868F4" w:rsidRDefault="00000000" w:rsidP="008C1564">
            <w:pPr>
              <w:pStyle w:val="tabla"/>
            </w:pPr>
            <w:r>
              <w:t xml:space="preserve">    /**</w:t>
            </w:r>
          </w:p>
          <w:p w14:paraId="51D7DA3D" w14:textId="77777777" w:rsidR="00E868F4" w:rsidRDefault="00000000" w:rsidP="008C1564">
            <w:pPr>
              <w:pStyle w:val="tabla"/>
            </w:pPr>
            <w:r>
              <w:t xml:space="preserve">     * Cambia la contraseÃ±a buscando el usuario cuya contraseÃ±a actual coincide con</w:t>
            </w:r>
          </w:p>
          <w:p w14:paraId="60DC38B1" w14:textId="77777777" w:rsidR="00E868F4" w:rsidRDefault="00000000" w:rsidP="008C1564">
            <w:pPr>
              <w:pStyle w:val="tabla"/>
            </w:pPr>
            <w:r>
              <w:t xml:space="preserve">     * la provista.</w:t>
            </w:r>
          </w:p>
          <w:p w14:paraId="7B77C9AB" w14:textId="77777777" w:rsidR="00E868F4" w:rsidRDefault="00000000" w:rsidP="008C1564">
            <w:pPr>
              <w:pStyle w:val="tabla"/>
            </w:pPr>
            <w:r>
              <w:t xml:space="preserve">     * Si no se encuentra coincidencia, lanza RuntimeException.</w:t>
            </w:r>
          </w:p>
          <w:p w14:paraId="3D80B07D" w14:textId="77777777" w:rsidR="00E868F4" w:rsidRDefault="00000000" w:rsidP="008C1564">
            <w:pPr>
              <w:pStyle w:val="tabla"/>
            </w:pPr>
            <w:r>
              <w:t xml:space="preserve">     * </w:t>
            </w:r>
          </w:p>
          <w:p w14:paraId="0CFF7F8F" w14:textId="77777777" w:rsidR="00E868F4" w:rsidRDefault="00000000" w:rsidP="008C1564">
            <w:pPr>
              <w:pStyle w:val="tabla"/>
            </w:pPr>
            <w:r>
              <w:t xml:space="preserve">     * @param contraseniaActual ContraseÃ±a actual del usuario.</w:t>
            </w:r>
          </w:p>
          <w:p w14:paraId="40CD43C0" w14:textId="77777777" w:rsidR="00E868F4" w:rsidRDefault="00000000" w:rsidP="008C1564">
            <w:pPr>
              <w:pStyle w:val="tabla"/>
            </w:pPr>
            <w:r>
              <w:t xml:space="preserve">     * @param contraseniaNueva  Nueva contraseÃ±a a establecer.</w:t>
            </w:r>
          </w:p>
          <w:p w14:paraId="1DACFC70" w14:textId="77777777" w:rsidR="00E868F4" w:rsidRDefault="00000000" w:rsidP="008C1564">
            <w:pPr>
              <w:pStyle w:val="tabla"/>
            </w:pPr>
            <w:r>
              <w:t xml:space="preserve">     */</w:t>
            </w:r>
          </w:p>
          <w:p w14:paraId="105D0671" w14:textId="77777777" w:rsidR="00E868F4" w:rsidRDefault="00000000" w:rsidP="008C1564">
            <w:pPr>
              <w:pStyle w:val="tabla"/>
            </w:pPr>
            <w:r>
              <w:t xml:space="preserve">    public static void cambiarContrasenia(String contraseniaActual, String contraseniaNueva) {</w:t>
            </w:r>
          </w:p>
          <w:p w14:paraId="5BCCE7E7" w14:textId="77777777" w:rsidR="00E868F4" w:rsidRDefault="00000000" w:rsidP="008C1564">
            <w:pPr>
              <w:pStyle w:val="tabla"/>
            </w:pPr>
            <w:r>
              <w:t xml:space="preserve">        if (contraseniaActual == null || contraseniaNueva == null || contraseniaNueva.trim().isEmpty()) {</w:t>
            </w:r>
          </w:p>
          <w:p w14:paraId="5EE9745D" w14:textId="77777777" w:rsidR="00E868F4" w:rsidRDefault="00000000" w:rsidP="008C1564">
            <w:pPr>
              <w:pStyle w:val="tabla"/>
            </w:pPr>
            <w:r>
              <w:t xml:space="preserve">            throw new RuntimeException("Las contraseÃ±as no pueden ser nulas ni vacÃ­as.");</w:t>
            </w:r>
          </w:p>
          <w:p w14:paraId="3D21FFC2" w14:textId="77777777" w:rsidR="00E868F4" w:rsidRPr="00347ED6" w:rsidRDefault="00000000" w:rsidP="008C1564">
            <w:pPr>
              <w:pStyle w:val="tabla"/>
              <w:rPr>
                <w:lang w:val="en-US"/>
              </w:rPr>
            </w:pPr>
            <w:r>
              <w:t xml:space="preserve">        </w:t>
            </w:r>
            <w:r w:rsidRPr="00347ED6">
              <w:rPr>
                <w:lang w:val="en-US"/>
              </w:rPr>
              <w:t>}</w:t>
            </w:r>
          </w:p>
          <w:p w14:paraId="5C5D8580" w14:textId="77777777" w:rsidR="00E868F4" w:rsidRPr="00347ED6" w:rsidRDefault="00E868F4" w:rsidP="008C1564">
            <w:pPr>
              <w:pStyle w:val="tabla"/>
              <w:rPr>
                <w:lang w:val="en-US"/>
              </w:rPr>
            </w:pPr>
          </w:p>
          <w:p w14:paraId="0AD7590B" w14:textId="77777777" w:rsidR="00E868F4" w:rsidRPr="00347ED6" w:rsidRDefault="00000000" w:rsidP="008C1564">
            <w:pPr>
              <w:pStyle w:val="tabla"/>
              <w:rPr>
                <w:lang w:val="en-US"/>
              </w:rPr>
            </w:pPr>
            <w:r w:rsidRPr="00347ED6">
              <w:rPr>
                <w:lang w:val="en-US"/>
              </w:rPr>
              <w:t xml:space="preserve">        boolean actualizada = false;</w:t>
            </w:r>
          </w:p>
          <w:p w14:paraId="027FB0CC" w14:textId="77777777" w:rsidR="00E868F4" w:rsidRPr="00347ED6" w:rsidRDefault="00000000" w:rsidP="008C1564">
            <w:pPr>
              <w:pStyle w:val="tabla"/>
              <w:rPr>
                <w:lang w:val="en-US"/>
              </w:rPr>
            </w:pPr>
            <w:r w:rsidRPr="00347ED6">
              <w:rPr>
                <w:lang w:val="en-US"/>
              </w:rPr>
              <w:t xml:space="preserve">        for (Map.Entry&lt;String, String&gt; entry : USUARIOS.entrySet()) {</w:t>
            </w:r>
          </w:p>
          <w:p w14:paraId="77AE459E" w14:textId="77777777" w:rsidR="00E868F4" w:rsidRPr="00347ED6" w:rsidRDefault="00000000" w:rsidP="008C1564">
            <w:pPr>
              <w:pStyle w:val="tabla"/>
              <w:rPr>
                <w:lang w:val="en-US"/>
              </w:rPr>
            </w:pPr>
            <w:r w:rsidRPr="00347ED6">
              <w:rPr>
                <w:lang w:val="en-US"/>
              </w:rPr>
              <w:t xml:space="preserve">            if (entry.getValue().equals(contraseniaActual)) {</w:t>
            </w:r>
          </w:p>
          <w:p w14:paraId="73B1B17D" w14:textId="77777777" w:rsidR="00E868F4" w:rsidRDefault="00000000" w:rsidP="008C1564">
            <w:pPr>
              <w:pStyle w:val="tabla"/>
            </w:pPr>
            <w:r w:rsidRPr="00347ED6">
              <w:rPr>
                <w:lang w:val="en-US"/>
              </w:rPr>
              <w:t xml:space="preserve">                </w:t>
            </w:r>
            <w:r>
              <w:t>USUARIOS.put(entry.getKey(), contraseniaNueva);</w:t>
            </w:r>
          </w:p>
          <w:p w14:paraId="02F2F955" w14:textId="77777777" w:rsidR="00E868F4" w:rsidRDefault="00000000" w:rsidP="008C1564">
            <w:pPr>
              <w:pStyle w:val="tabla"/>
            </w:pPr>
            <w:r>
              <w:t xml:space="preserve">                actualizada = true;</w:t>
            </w:r>
          </w:p>
          <w:p w14:paraId="3E53DB2A" w14:textId="77777777" w:rsidR="00E868F4" w:rsidRDefault="00000000" w:rsidP="008C1564">
            <w:pPr>
              <w:pStyle w:val="tabla"/>
            </w:pPr>
            <w:r>
              <w:t xml:space="preserve">                break;</w:t>
            </w:r>
          </w:p>
          <w:p w14:paraId="320BB753" w14:textId="77777777" w:rsidR="00E868F4" w:rsidRDefault="00000000" w:rsidP="008C1564">
            <w:pPr>
              <w:pStyle w:val="tabla"/>
            </w:pPr>
            <w:r>
              <w:t xml:space="preserve">            }</w:t>
            </w:r>
          </w:p>
          <w:p w14:paraId="0684A633" w14:textId="77777777" w:rsidR="00E868F4" w:rsidRDefault="00000000" w:rsidP="008C1564">
            <w:pPr>
              <w:pStyle w:val="tabla"/>
            </w:pPr>
            <w:r>
              <w:t xml:space="preserve">        }</w:t>
            </w:r>
          </w:p>
          <w:p w14:paraId="29E8AB1A" w14:textId="77777777" w:rsidR="00E868F4" w:rsidRDefault="00E868F4" w:rsidP="008C1564">
            <w:pPr>
              <w:pStyle w:val="tabla"/>
            </w:pPr>
          </w:p>
          <w:p w14:paraId="5DF8BD3D" w14:textId="77777777" w:rsidR="00E868F4" w:rsidRDefault="00000000" w:rsidP="008C1564">
            <w:pPr>
              <w:pStyle w:val="tabla"/>
            </w:pPr>
            <w:r>
              <w:t xml:space="preserve">        if (!actualizada) {</w:t>
            </w:r>
          </w:p>
          <w:p w14:paraId="2A80C13A" w14:textId="77777777" w:rsidR="00E868F4" w:rsidRDefault="00000000" w:rsidP="008C1564">
            <w:pPr>
              <w:pStyle w:val="tabla"/>
            </w:pPr>
            <w:r>
              <w:t xml:space="preserve">            throw new RuntimeException("La contraseÃ±a actual es incorrecta.");</w:t>
            </w:r>
          </w:p>
          <w:p w14:paraId="28818F69" w14:textId="77777777" w:rsidR="00E868F4" w:rsidRDefault="00000000" w:rsidP="008C1564">
            <w:pPr>
              <w:pStyle w:val="tabla"/>
            </w:pPr>
            <w:r>
              <w:t xml:space="preserve">        }</w:t>
            </w:r>
          </w:p>
          <w:p w14:paraId="0D67719C" w14:textId="77777777" w:rsidR="00E868F4" w:rsidRDefault="00000000" w:rsidP="008C1564">
            <w:pPr>
              <w:pStyle w:val="tabla"/>
            </w:pPr>
            <w:r>
              <w:t xml:space="preserve">    }</w:t>
            </w:r>
          </w:p>
          <w:p w14:paraId="547E2591" w14:textId="77777777" w:rsidR="00E868F4" w:rsidRDefault="00E868F4" w:rsidP="008C1564">
            <w:pPr>
              <w:pStyle w:val="tabla"/>
            </w:pPr>
          </w:p>
          <w:p w14:paraId="067418DA" w14:textId="77777777" w:rsidR="00E868F4" w:rsidRDefault="00000000" w:rsidP="008C1564">
            <w:pPr>
              <w:pStyle w:val="tabla"/>
            </w:pPr>
            <w:r>
              <w:t xml:space="preserve">    /**</w:t>
            </w:r>
          </w:p>
          <w:p w14:paraId="2EEA0943" w14:textId="77777777" w:rsidR="00E868F4" w:rsidRDefault="00000000" w:rsidP="008C1564">
            <w:pPr>
              <w:pStyle w:val="tabla"/>
            </w:pPr>
            <w:r>
              <w:t xml:space="preserve">     * Cambia la contraseÃ±a para un usuario especÃ­fico.</w:t>
            </w:r>
          </w:p>
          <w:p w14:paraId="63720D4E" w14:textId="77777777" w:rsidR="00E868F4" w:rsidRDefault="00000000" w:rsidP="008C1564">
            <w:pPr>
              <w:pStyle w:val="tabla"/>
            </w:pPr>
            <w:r>
              <w:t xml:space="preserve">     * </w:t>
            </w:r>
          </w:p>
          <w:p w14:paraId="29754B7E" w14:textId="77777777" w:rsidR="00E868F4" w:rsidRDefault="00000000" w:rsidP="008C1564">
            <w:pPr>
              <w:pStyle w:val="tabla"/>
            </w:pPr>
            <w:r>
              <w:t xml:space="preserve">     * @param usuario           Nombre de usuario.</w:t>
            </w:r>
          </w:p>
          <w:p w14:paraId="13DDF8AB" w14:textId="77777777" w:rsidR="00E868F4" w:rsidRDefault="00000000" w:rsidP="008C1564">
            <w:pPr>
              <w:pStyle w:val="tabla"/>
            </w:pPr>
            <w:r>
              <w:lastRenderedPageBreak/>
              <w:t xml:space="preserve">     * @param contraseniaActual ContraseÃ±a actual.</w:t>
            </w:r>
          </w:p>
          <w:p w14:paraId="45996E12" w14:textId="77777777" w:rsidR="00E868F4" w:rsidRDefault="00000000" w:rsidP="008C1564">
            <w:pPr>
              <w:pStyle w:val="tabla"/>
            </w:pPr>
            <w:r>
              <w:t xml:space="preserve">     * @param contraseniaNueva  Nueva contraseÃ±a.</w:t>
            </w:r>
          </w:p>
          <w:p w14:paraId="2A2079FD" w14:textId="77777777" w:rsidR="00E868F4" w:rsidRPr="00347ED6" w:rsidRDefault="00000000" w:rsidP="008C1564">
            <w:pPr>
              <w:pStyle w:val="tabla"/>
              <w:rPr>
                <w:lang w:val="en-US"/>
              </w:rPr>
            </w:pPr>
            <w:r>
              <w:t xml:space="preserve">     </w:t>
            </w:r>
            <w:r w:rsidRPr="00347ED6">
              <w:rPr>
                <w:lang w:val="en-US"/>
              </w:rPr>
              <w:t>*/</w:t>
            </w:r>
          </w:p>
          <w:p w14:paraId="3AF4A365" w14:textId="77777777" w:rsidR="00E868F4" w:rsidRPr="00347ED6" w:rsidRDefault="00000000" w:rsidP="008C1564">
            <w:pPr>
              <w:pStyle w:val="tabla"/>
              <w:rPr>
                <w:lang w:val="en-US"/>
              </w:rPr>
            </w:pPr>
            <w:r w:rsidRPr="00347ED6">
              <w:rPr>
                <w:lang w:val="en-US"/>
              </w:rPr>
              <w:t xml:space="preserve">    public static void cambiarContrasenia(String usuario, String contraseniaActual, String contraseniaNueva) {</w:t>
            </w:r>
          </w:p>
          <w:p w14:paraId="562D3447" w14:textId="77777777" w:rsidR="00E868F4" w:rsidRDefault="00000000" w:rsidP="008C1564">
            <w:pPr>
              <w:pStyle w:val="tabla"/>
            </w:pPr>
            <w:r w:rsidRPr="00347ED6">
              <w:rPr>
                <w:lang w:val="en-US"/>
              </w:rPr>
              <w:t xml:space="preserve">        </w:t>
            </w:r>
            <w:r>
              <w:t>if (usuario == null || contraseniaActual == null || contraseniaNueva == null</w:t>
            </w:r>
          </w:p>
          <w:p w14:paraId="1F3B78CA" w14:textId="77777777" w:rsidR="00E868F4" w:rsidRDefault="00000000" w:rsidP="008C1564">
            <w:pPr>
              <w:pStyle w:val="tabla"/>
            </w:pPr>
            <w:r>
              <w:t xml:space="preserve">                || contraseniaNueva.trim().isEmpty()) {</w:t>
            </w:r>
          </w:p>
          <w:p w14:paraId="47958D90" w14:textId="77777777" w:rsidR="00E868F4" w:rsidRDefault="00000000" w:rsidP="008C1564">
            <w:pPr>
              <w:pStyle w:val="tabla"/>
            </w:pPr>
            <w:r>
              <w:t xml:space="preserve">            throw new RuntimeException("Datos invÃ¡lidos para cambio de contraseÃ±a.");</w:t>
            </w:r>
          </w:p>
          <w:p w14:paraId="4F649F49" w14:textId="77777777" w:rsidR="00E868F4" w:rsidRPr="00347ED6" w:rsidRDefault="00000000" w:rsidP="008C1564">
            <w:pPr>
              <w:pStyle w:val="tabla"/>
              <w:rPr>
                <w:lang w:val="en-US"/>
              </w:rPr>
            </w:pPr>
            <w:r>
              <w:t xml:space="preserve">        </w:t>
            </w:r>
            <w:r w:rsidRPr="00347ED6">
              <w:rPr>
                <w:lang w:val="en-US"/>
              </w:rPr>
              <w:t>}</w:t>
            </w:r>
          </w:p>
          <w:p w14:paraId="623F826B" w14:textId="77777777" w:rsidR="00E868F4" w:rsidRPr="00347ED6" w:rsidRDefault="00000000" w:rsidP="008C1564">
            <w:pPr>
              <w:pStyle w:val="tabla"/>
              <w:rPr>
                <w:lang w:val="en-US"/>
              </w:rPr>
            </w:pPr>
            <w:r w:rsidRPr="00347ED6">
              <w:rPr>
                <w:lang w:val="en-US"/>
              </w:rPr>
              <w:t xml:space="preserve">        String userKey = usuario.trim().toLowerCase();</w:t>
            </w:r>
          </w:p>
          <w:p w14:paraId="397B26FA" w14:textId="77777777" w:rsidR="00E868F4" w:rsidRPr="00347ED6" w:rsidRDefault="00000000" w:rsidP="008C1564">
            <w:pPr>
              <w:pStyle w:val="tabla"/>
              <w:rPr>
                <w:lang w:val="en-US"/>
              </w:rPr>
            </w:pPr>
            <w:r w:rsidRPr="00347ED6">
              <w:rPr>
                <w:lang w:val="en-US"/>
              </w:rPr>
              <w:t xml:space="preserve">        String claveActual = USUARIOS.get(userKey);</w:t>
            </w:r>
          </w:p>
          <w:p w14:paraId="44931212" w14:textId="77777777" w:rsidR="00E868F4" w:rsidRDefault="00000000" w:rsidP="008C1564">
            <w:pPr>
              <w:pStyle w:val="tabla"/>
            </w:pPr>
            <w:r w:rsidRPr="00347ED6">
              <w:rPr>
                <w:lang w:val="en-US"/>
              </w:rPr>
              <w:t xml:space="preserve">        </w:t>
            </w:r>
            <w:r>
              <w:t>if (claveActual == null || !claveActual.equals(contraseniaActual)) {</w:t>
            </w:r>
          </w:p>
          <w:p w14:paraId="592920CB" w14:textId="77777777" w:rsidR="00E868F4" w:rsidRDefault="00000000" w:rsidP="008C1564">
            <w:pPr>
              <w:pStyle w:val="tabla"/>
            </w:pPr>
            <w:r>
              <w:t xml:space="preserve">            throw new RuntimeException("Credenciales incorrectas para el usuario: " + usuario);</w:t>
            </w:r>
          </w:p>
          <w:p w14:paraId="19DBE6F0" w14:textId="77777777" w:rsidR="00E868F4" w:rsidRDefault="00000000" w:rsidP="008C1564">
            <w:pPr>
              <w:pStyle w:val="tabla"/>
            </w:pPr>
            <w:r>
              <w:t xml:space="preserve">        }</w:t>
            </w:r>
          </w:p>
          <w:p w14:paraId="24373AD7" w14:textId="77777777" w:rsidR="00E868F4" w:rsidRDefault="00000000" w:rsidP="008C1564">
            <w:pPr>
              <w:pStyle w:val="tabla"/>
            </w:pPr>
            <w:r>
              <w:t xml:space="preserve">        USUARIOS.put(userKey, contraseniaNueva);</w:t>
            </w:r>
          </w:p>
          <w:p w14:paraId="75D8FFAD" w14:textId="77777777" w:rsidR="00E868F4" w:rsidRDefault="00000000" w:rsidP="008C1564">
            <w:pPr>
              <w:pStyle w:val="tabla"/>
            </w:pPr>
            <w:r>
              <w:t xml:space="preserve">    }</w:t>
            </w:r>
          </w:p>
          <w:p w14:paraId="20D58B2F" w14:textId="77777777" w:rsidR="00E868F4" w:rsidRDefault="00E868F4" w:rsidP="008C1564">
            <w:pPr>
              <w:pStyle w:val="tabla"/>
            </w:pPr>
          </w:p>
          <w:p w14:paraId="3B493CF3" w14:textId="77777777" w:rsidR="00E868F4" w:rsidRDefault="00000000" w:rsidP="008C1564">
            <w:pPr>
              <w:pStyle w:val="tabla"/>
            </w:pPr>
            <w:r>
              <w:t xml:space="preserve">    /**</w:t>
            </w:r>
          </w:p>
          <w:p w14:paraId="03B41CEF" w14:textId="77777777" w:rsidR="00E868F4" w:rsidRDefault="00000000" w:rsidP="008C1564">
            <w:pPr>
              <w:pStyle w:val="tabla"/>
            </w:pPr>
            <w:r>
              <w:t xml:space="preserve">     * Registra o actualiza un usuario en memoria.</w:t>
            </w:r>
          </w:p>
          <w:p w14:paraId="2FC6AA75" w14:textId="77777777" w:rsidR="00E868F4" w:rsidRDefault="00000000" w:rsidP="008C1564">
            <w:pPr>
              <w:pStyle w:val="tabla"/>
            </w:pPr>
            <w:r>
              <w:t xml:space="preserve">     * </w:t>
            </w:r>
          </w:p>
          <w:p w14:paraId="738615BB" w14:textId="77777777" w:rsidR="00E868F4" w:rsidRDefault="00000000" w:rsidP="008C1564">
            <w:pPr>
              <w:pStyle w:val="tabla"/>
            </w:pPr>
            <w:r>
              <w:t xml:space="preserve">     * @param usuario     Nombre de usuario.</w:t>
            </w:r>
          </w:p>
          <w:p w14:paraId="79FC8EDB" w14:textId="77777777" w:rsidR="00E868F4" w:rsidRDefault="00000000" w:rsidP="008C1564">
            <w:pPr>
              <w:pStyle w:val="tabla"/>
            </w:pPr>
            <w:r>
              <w:t xml:space="preserve">     * @param contrasenia ContraseÃ±a del usuario.</w:t>
            </w:r>
          </w:p>
          <w:p w14:paraId="6901655C" w14:textId="77777777" w:rsidR="00E868F4" w:rsidRPr="00347ED6" w:rsidRDefault="00000000" w:rsidP="008C1564">
            <w:pPr>
              <w:pStyle w:val="tabla"/>
              <w:rPr>
                <w:lang w:val="en-US"/>
              </w:rPr>
            </w:pPr>
            <w:r>
              <w:t xml:space="preserve">     </w:t>
            </w:r>
            <w:r w:rsidRPr="00347ED6">
              <w:rPr>
                <w:lang w:val="en-US"/>
              </w:rPr>
              <w:t>*/</w:t>
            </w:r>
          </w:p>
          <w:p w14:paraId="759A79B9" w14:textId="77777777" w:rsidR="00E868F4" w:rsidRPr="00347ED6" w:rsidRDefault="00000000" w:rsidP="008C1564">
            <w:pPr>
              <w:pStyle w:val="tabla"/>
              <w:rPr>
                <w:lang w:val="en-US"/>
              </w:rPr>
            </w:pPr>
            <w:r w:rsidRPr="00347ED6">
              <w:rPr>
                <w:lang w:val="en-US"/>
              </w:rPr>
              <w:t xml:space="preserve">    public static void registrarUsuario(String usuario, String contrasenia) {</w:t>
            </w:r>
          </w:p>
          <w:p w14:paraId="423C9F59" w14:textId="77777777" w:rsidR="00E868F4" w:rsidRDefault="00000000" w:rsidP="008C1564">
            <w:pPr>
              <w:pStyle w:val="tabla"/>
            </w:pPr>
            <w:r w:rsidRPr="00347ED6">
              <w:rPr>
                <w:lang w:val="en-US"/>
              </w:rPr>
              <w:t xml:space="preserve">        </w:t>
            </w:r>
            <w:r>
              <w:t>if (usuario != null &amp;&amp; contrasenia != null &amp;&amp; !usuario.isBlank() &amp;&amp; !contrasenia.isBlank()) {</w:t>
            </w:r>
          </w:p>
          <w:p w14:paraId="2AB9FDF6" w14:textId="77777777" w:rsidR="00E868F4" w:rsidRDefault="00000000" w:rsidP="008C1564">
            <w:pPr>
              <w:pStyle w:val="tabla"/>
            </w:pPr>
            <w:r>
              <w:t xml:space="preserve">            USUARIOS.put(usuario.trim().toLowerCase(), contrasenia);</w:t>
            </w:r>
          </w:p>
          <w:p w14:paraId="3C509E09" w14:textId="77777777" w:rsidR="00E868F4" w:rsidRDefault="00000000" w:rsidP="008C1564">
            <w:pPr>
              <w:pStyle w:val="tabla"/>
            </w:pPr>
            <w:r>
              <w:t xml:space="preserve">        }</w:t>
            </w:r>
          </w:p>
          <w:p w14:paraId="7BCB86AC" w14:textId="77777777" w:rsidR="00E868F4" w:rsidRDefault="00000000" w:rsidP="008C1564">
            <w:pPr>
              <w:pStyle w:val="tabla"/>
            </w:pPr>
            <w:r>
              <w:t xml:space="preserve">    }</w:t>
            </w:r>
          </w:p>
          <w:p w14:paraId="49FA78A8" w14:textId="77777777" w:rsidR="00E868F4" w:rsidRDefault="00000000" w:rsidP="008C1564">
            <w:pPr>
              <w:pStyle w:val="tabla"/>
            </w:pPr>
            <w:r>
              <w:t>}</w:t>
            </w:r>
          </w:p>
        </w:tc>
      </w:tr>
    </w:tbl>
    <w:p w14:paraId="27840745" w14:textId="77777777" w:rsidR="00E868F4" w:rsidRDefault="00000000" w:rsidP="00C47985">
      <w:pPr>
        <w:pStyle w:val="Heading5"/>
      </w:pPr>
      <w:bookmarkStart w:id="121" w:name="tbl.14"/>
      <w:bookmarkStart w:id="122" w:name="_Toc243926439"/>
      <w:bookmarkStart w:id="123" w:name="_Toc243929208"/>
      <w:bookmarkEnd w:id="121"/>
      <w:r>
        <w:lastRenderedPageBreak/>
        <w:t>Tabla 14</w:t>
      </w:r>
      <w:r>
        <w:br/>
        <w:t>Administrador de Tokens de Sesión (AdministradorToken.java)</w:t>
      </w:r>
      <w:bookmarkEnd w:id="122"/>
      <w:bookmarkEnd w:id="123"/>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3BA5AB46" w14:textId="77777777">
        <w:tc>
          <w:tcPr>
            <w:tcW w:w="8504" w:type="dxa"/>
            <w:tcMar>
              <w:top w:w="100" w:type="dxa"/>
              <w:left w:w="100" w:type="dxa"/>
              <w:bottom w:w="100" w:type="dxa"/>
              <w:right w:w="100" w:type="dxa"/>
            </w:tcMar>
          </w:tcPr>
          <w:p w14:paraId="0F179DCA" w14:textId="77777777" w:rsidR="00E868F4" w:rsidRDefault="00000000" w:rsidP="008C1564">
            <w:pPr>
              <w:pStyle w:val="tabla"/>
            </w:pPr>
            <w:r>
              <w:t>package ec.edu.monster.seguridad;</w:t>
            </w:r>
          </w:p>
          <w:p w14:paraId="180CF8F2" w14:textId="77777777" w:rsidR="00E868F4" w:rsidRDefault="00E868F4" w:rsidP="008C1564">
            <w:pPr>
              <w:pStyle w:val="tabla"/>
            </w:pPr>
          </w:p>
          <w:p w14:paraId="44B715FC" w14:textId="77777777" w:rsidR="00E868F4" w:rsidRPr="00347ED6" w:rsidRDefault="00000000" w:rsidP="008C1564">
            <w:pPr>
              <w:pStyle w:val="tabla"/>
              <w:rPr>
                <w:lang w:val="en-US"/>
              </w:rPr>
            </w:pPr>
            <w:r w:rsidRPr="00347ED6">
              <w:rPr>
                <w:lang w:val="en-US"/>
              </w:rPr>
              <w:t>import java.util.Map;</w:t>
            </w:r>
          </w:p>
          <w:p w14:paraId="3ED3359F" w14:textId="77777777" w:rsidR="00E868F4" w:rsidRPr="00347ED6" w:rsidRDefault="00000000" w:rsidP="008C1564">
            <w:pPr>
              <w:pStyle w:val="tabla"/>
              <w:rPr>
                <w:lang w:val="en-US"/>
              </w:rPr>
            </w:pPr>
            <w:r w:rsidRPr="00347ED6">
              <w:rPr>
                <w:lang w:val="en-US"/>
              </w:rPr>
              <w:t>import java.util.UUID;</w:t>
            </w:r>
          </w:p>
          <w:p w14:paraId="47BCDCC5" w14:textId="77777777" w:rsidR="00E868F4" w:rsidRDefault="00000000" w:rsidP="008C1564">
            <w:pPr>
              <w:pStyle w:val="tabla"/>
            </w:pPr>
            <w:r>
              <w:t>import java.util.concurrent.ConcurrentHashMap;</w:t>
            </w:r>
          </w:p>
          <w:p w14:paraId="336E3A66" w14:textId="77777777" w:rsidR="00E868F4" w:rsidRDefault="00E868F4" w:rsidP="008C1564">
            <w:pPr>
              <w:pStyle w:val="tabla"/>
            </w:pPr>
          </w:p>
          <w:p w14:paraId="26C323D0" w14:textId="77777777" w:rsidR="00E868F4" w:rsidRDefault="00000000" w:rsidP="008C1564">
            <w:pPr>
              <w:pStyle w:val="tabla"/>
            </w:pPr>
            <w:r>
              <w:t>/**</w:t>
            </w:r>
          </w:p>
          <w:p w14:paraId="2741A45A" w14:textId="77777777" w:rsidR="00E868F4" w:rsidRDefault="00000000" w:rsidP="008C1564">
            <w:pPr>
              <w:pStyle w:val="tabla"/>
            </w:pPr>
            <w:r>
              <w:t xml:space="preserve"> * Administrador de tokens de seguridad en memoria.</w:t>
            </w:r>
          </w:p>
          <w:p w14:paraId="1C4AD69B" w14:textId="77777777" w:rsidR="00E868F4" w:rsidRDefault="00000000" w:rsidP="008C1564">
            <w:pPr>
              <w:pStyle w:val="tabla"/>
            </w:pPr>
            <w:r>
              <w:t xml:space="preserve"> * Genera y valida tokens con tiempo de expiraciÃ³n configurable.</w:t>
            </w:r>
          </w:p>
          <w:p w14:paraId="7E17BDD7" w14:textId="77777777" w:rsidR="00E868F4" w:rsidRPr="00347ED6" w:rsidRDefault="00000000" w:rsidP="008C1564">
            <w:pPr>
              <w:pStyle w:val="tabla"/>
              <w:rPr>
                <w:lang w:val="en-US"/>
              </w:rPr>
            </w:pPr>
            <w:r>
              <w:t xml:space="preserve"> </w:t>
            </w:r>
            <w:r w:rsidRPr="00347ED6">
              <w:rPr>
                <w:lang w:val="en-US"/>
              </w:rPr>
              <w:t xml:space="preserve">* </w:t>
            </w:r>
          </w:p>
          <w:p w14:paraId="6FDAD085" w14:textId="77777777" w:rsidR="00E868F4" w:rsidRPr="00347ED6" w:rsidRDefault="00000000" w:rsidP="008C1564">
            <w:pPr>
              <w:pStyle w:val="tabla"/>
              <w:rPr>
                <w:lang w:val="en-US"/>
              </w:rPr>
            </w:pPr>
            <w:r w:rsidRPr="00347ED6">
              <w:rPr>
                <w:lang w:val="en-US"/>
              </w:rPr>
              <w:t xml:space="preserve"> * @author MeatPuppets</w:t>
            </w:r>
          </w:p>
          <w:p w14:paraId="387E826A" w14:textId="77777777" w:rsidR="00E868F4" w:rsidRPr="00347ED6" w:rsidRDefault="00000000" w:rsidP="008C1564">
            <w:pPr>
              <w:pStyle w:val="tabla"/>
              <w:rPr>
                <w:lang w:val="en-US"/>
              </w:rPr>
            </w:pPr>
            <w:r w:rsidRPr="00347ED6">
              <w:rPr>
                <w:lang w:val="en-US"/>
              </w:rPr>
              <w:t xml:space="preserve"> */</w:t>
            </w:r>
          </w:p>
          <w:p w14:paraId="685DFF56" w14:textId="77777777" w:rsidR="00E868F4" w:rsidRPr="00347ED6" w:rsidRDefault="00000000" w:rsidP="008C1564">
            <w:pPr>
              <w:pStyle w:val="tabla"/>
              <w:rPr>
                <w:lang w:val="en-US"/>
              </w:rPr>
            </w:pPr>
            <w:r w:rsidRPr="00347ED6">
              <w:rPr>
                <w:lang w:val="en-US"/>
              </w:rPr>
              <w:t>public class AdministradorToken {</w:t>
            </w:r>
          </w:p>
          <w:p w14:paraId="7919767B" w14:textId="77777777" w:rsidR="00E868F4" w:rsidRPr="00347ED6" w:rsidRDefault="00E868F4" w:rsidP="008C1564">
            <w:pPr>
              <w:pStyle w:val="tabla"/>
              <w:rPr>
                <w:lang w:val="en-US"/>
              </w:rPr>
            </w:pPr>
          </w:p>
          <w:p w14:paraId="60E350A1" w14:textId="77777777" w:rsidR="00E868F4" w:rsidRDefault="00000000" w:rsidP="008C1564">
            <w:pPr>
              <w:pStyle w:val="tabla"/>
            </w:pPr>
            <w:r w:rsidRPr="00347ED6">
              <w:rPr>
                <w:lang w:val="en-US"/>
              </w:rPr>
              <w:t xml:space="preserve">    </w:t>
            </w:r>
            <w:r>
              <w:t>// DuraciÃ³n de validez del token en milisegundos (por defecto 30 minutos)</w:t>
            </w:r>
          </w:p>
          <w:p w14:paraId="0B992BC0" w14:textId="77777777" w:rsidR="00E868F4" w:rsidRPr="00347ED6" w:rsidRDefault="00000000" w:rsidP="008C1564">
            <w:pPr>
              <w:pStyle w:val="tabla"/>
              <w:rPr>
                <w:lang w:val="en-US"/>
              </w:rPr>
            </w:pPr>
            <w:r>
              <w:t xml:space="preserve">    </w:t>
            </w:r>
            <w:r w:rsidRPr="00347ED6">
              <w:rPr>
                <w:lang w:val="en-US"/>
              </w:rPr>
              <w:t>private static final long TIEMPO_EXPIRACION_MS = 30 * 60 * 1000L;</w:t>
            </w:r>
          </w:p>
          <w:p w14:paraId="0E301083" w14:textId="77777777" w:rsidR="00E868F4" w:rsidRPr="00347ED6" w:rsidRDefault="00E868F4" w:rsidP="008C1564">
            <w:pPr>
              <w:pStyle w:val="tabla"/>
              <w:rPr>
                <w:lang w:val="en-US"/>
              </w:rPr>
            </w:pPr>
          </w:p>
          <w:p w14:paraId="64F62810" w14:textId="77777777" w:rsidR="00E868F4" w:rsidRDefault="00000000" w:rsidP="008C1564">
            <w:pPr>
              <w:pStyle w:val="tabla"/>
            </w:pPr>
            <w:r w:rsidRPr="00347ED6">
              <w:rPr>
                <w:lang w:val="en-US"/>
              </w:rPr>
              <w:lastRenderedPageBreak/>
              <w:t xml:space="preserve">    </w:t>
            </w:r>
            <w:r>
              <w:t>// Mapa de token -&gt; timestamp de creaciÃ³n</w:t>
            </w:r>
          </w:p>
          <w:p w14:paraId="526BC9AC" w14:textId="77777777" w:rsidR="00E868F4" w:rsidRPr="00347ED6" w:rsidRDefault="00000000" w:rsidP="008C1564">
            <w:pPr>
              <w:pStyle w:val="tabla"/>
              <w:rPr>
                <w:lang w:val="en-US"/>
              </w:rPr>
            </w:pPr>
            <w:r>
              <w:t xml:space="preserve">    </w:t>
            </w:r>
            <w:r w:rsidRPr="00347ED6">
              <w:rPr>
                <w:lang w:val="en-US"/>
              </w:rPr>
              <w:t>private static final Map&lt;String, Long&gt; TOKENS_ACTIVOS = new ConcurrentHashMap&lt;&gt;();</w:t>
            </w:r>
          </w:p>
          <w:p w14:paraId="0C24BFDA" w14:textId="77777777" w:rsidR="00E868F4" w:rsidRPr="00347ED6" w:rsidRDefault="00E868F4" w:rsidP="008C1564">
            <w:pPr>
              <w:pStyle w:val="tabla"/>
              <w:rPr>
                <w:lang w:val="en-US"/>
              </w:rPr>
            </w:pPr>
          </w:p>
          <w:p w14:paraId="78E0C50A" w14:textId="77777777" w:rsidR="00E868F4" w:rsidRDefault="00000000" w:rsidP="008C1564">
            <w:pPr>
              <w:pStyle w:val="tabla"/>
            </w:pPr>
            <w:r w:rsidRPr="00347ED6">
              <w:rPr>
                <w:lang w:val="en-US"/>
              </w:rPr>
              <w:t xml:space="preserve">    </w:t>
            </w:r>
            <w:r>
              <w:t>private AdministradorToken() {</w:t>
            </w:r>
          </w:p>
          <w:p w14:paraId="61F40F56" w14:textId="77777777" w:rsidR="00E868F4" w:rsidRDefault="00000000" w:rsidP="008C1564">
            <w:pPr>
              <w:pStyle w:val="tabla"/>
            </w:pPr>
            <w:r>
              <w:t xml:space="preserve">        // Constructor privado para clase utilitaria</w:t>
            </w:r>
          </w:p>
          <w:p w14:paraId="6AFD3613" w14:textId="77777777" w:rsidR="00E868F4" w:rsidRDefault="00000000" w:rsidP="008C1564">
            <w:pPr>
              <w:pStyle w:val="tabla"/>
            </w:pPr>
            <w:r>
              <w:t xml:space="preserve">    }</w:t>
            </w:r>
          </w:p>
          <w:p w14:paraId="0F105CF5" w14:textId="77777777" w:rsidR="00E868F4" w:rsidRDefault="00E868F4" w:rsidP="008C1564">
            <w:pPr>
              <w:pStyle w:val="tabla"/>
            </w:pPr>
          </w:p>
          <w:p w14:paraId="01CAE5C5" w14:textId="77777777" w:rsidR="00E868F4" w:rsidRDefault="00000000" w:rsidP="008C1564">
            <w:pPr>
              <w:pStyle w:val="tabla"/>
            </w:pPr>
            <w:r>
              <w:t xml:space="preserve">    /**</w:t>
            </w:r>
          </w:p>
          <w:p w14:paraId="5FDD63F9" w14:textId="77777777" w:rsidR="00E868F4" w:rsidRDefault="00000000" w:rsidP="008C1564">
            <w:pPr>
              <w:pStyle w:val="tabla"/>
            </w:pPr>
            <w:r>
              <w:t xml:space="preserve">     * Genera un nuevo token de seguridad Ãºnico y lo almacena con su marca de tiempo.</w:t>
            </w:r>
          </w:p>
          <w:p w14:paraId="4B512425" w14:textId="77777777" w:rsidR="00E868F4" w:rsidRDefault="00000000" w:rsidP="008C1564">
            <w:pPr>
              <w:pStyle w:val="tabla"/>
            </w:pPr>
            <w:r>
              <w:t xml:space="preserve">     * </w:t>
            </w:r>
          </w:p>
          <w:p w14:paraId="02E48460" w14:textId="77777777" w:rsidR="00E868F4" w:rsidRDefault="00000000" w:rsidP="008C1564">
            <w:pPr>
              <w:pStyle w:val="tabla"/>
            </w:pPr>
            <w:r>
              <w:t xml:space="preserve">     * @return El identificador de token generado.</w:t>
            </w:r>
          </w:p>
          <w:p w14:paraId="13B6FDB1" w14:textId="77777777" w:rsidR="00E868F4" w:rsidRPr="00347ED6" w:rsidRDefault="00000000" w:rsidP="008C1564">
            <w:pPr>
              <w:pStyle w:val="tabla"/>
              <w:rPr>
                <w:lang w:val="en-US"/>
              </w:rPr>
            </w:pPr>
            <w:r>
              <w:t xml:space="preserve">     </w:t>
            </w:r>
            <w:r w:rsidRPr="00347ED6">
              <w:rPr>
                <w:lang w:val="en-US"/>
              </w:rPr>
              <w:t>*/</w:t>
            </w:r>
          </w:p>
          <w:p w14:paraId="6E2F2639" w14:textId="77777777" w:rsidR="00E868F4" w:rsidRPr="00347ED6" w:rsidRDefault="00000000" w:rsidP="008C1564">
            <w:pPr>
              <w:pStyle w:val="tabla"/>
              <w:rPr>
                <w:lang w:val="en-US"/>
              </w:rPr>
            </w:pPr>
            <w:r w:rsidRPr="00347ED6">
              <w:rPr>
                <w:lang w:val="en-US"/>
              </w:rPr>
              <w:t xml:space="preserve">    public static String generarToken() {</w:t>
            </w:r>
          </w:p>
          <w:p w14:paraId="21DA4F05" w14:textId="77777777" w:rsidR="00E868F4" w:rsidRPr="00347ED6" w:rsidRDefault="00000000" w:rsidP="008C1564">
            <w:pPr>
              <w:pStyle w:val="tabla"/>
              <w:rPr>
                <w:lang w:val="en-US"/>
              </w:rPr>
            </w:pPr>
            <w:r w:rsidRPr="00347ED6">
              <w:rPr>
                <w:lang w:val="en-US"/>
              </w:rPr>
              <w:t xml:space="preserve">        String token = UUID.randomUUID().toString();</w:t>
            </w:r>
          </w:p>
          <w:p w14:paraId="4F164576" w14:textId="77777777" w:rsidR="00E868F4" w:rsidRPr="00347ED6" w:rsidRDefault="00000000" w:rsidP="008C1564">
            <w:pPr>
              <w:pStyle w:val="tabla"/>
              <w:rPr>
                <w:lang w:val="en-US"/>
              </w:rPr>
            </w:pPr>
            <w:r w:rsidRPr="00347ED6">
              <w:rPr>
                <w:lang w:val="en-US"/>
              </w:rPr>
              <w:t xml:space="preserve">        TOKENS_ACTIVOS.put(token, System.currentTimeMillis());</w:t>
            </w:r>
          </w:p>
          <w:p w14:paraId="2473A71F" w14:textId="77777777" w:rsidR="00E868F4" w:rsidRDefault="00000000" w:rsidP="008C1564">
            <w:pPr>
              <w:pStyle w:val="tabla"/>
            </w:pPr>
            <w:r w:rsidRPr="00347ED6">
              <w:rPr>
                <w:lang w:val="en-US"/>
              </w:rPr>
              <w:t xml:space="preserve">        </w:t>
            </w:r>
            <w:r>
              <w:t>return token;</w:t>
            </w:r>
          </w:p>
          <w:p w14:paraId="03DF0F48" w14:textId="77777777" w:rsidR="00E868F4" w:rsidRDefault="00000000" w:rsidP="008C1564">
            <w:pPr>
              <w:pStyle w:val="tabla"/>
            </w:pPr>
            <w:r>
              <w:t xml:space="preserve">    }</w:t>
            </w:r>
          </w:p>
          <w:p w14:paraId="1F59E76B" w14:textId="77777777" w:rsidR="00E868F4" w:rsidRDefault="00E868F4" w:rsidP="008C1564">
            <w:pPr>
              <w:pStyle w:val="tabla"/>
            </w:pPr>
          </w:p>
          <w:p w14:paraId="570FB86E" w14:textId="77777777" w:rsidR="00E868F4" w:rsidRDefault="00000000" w:rsidP="008C1564">
            <w:pPr>
              <w:pStyle w:val="tabla"/>
            </w:pPr>
            <w:r>
              <w:t xml:space="preserve">    /**</w:t>
            </w:r>
          </w:p>
          <w:p w14:paraId="11233585" w14:textId="77777777" w:rsidR="00E868F4" w:rsidRDefault="00000000" w:rsidP="008C1564">
            <w:pPr>
              <w:pStyle w:val="tabla"/>
            </w:pPr>
            <w:r>
              <w:t xml:space="preserve">     * Valida si un token existe y no ha expirado.</w:t>
            </w:r>
          </w:p>
          <w:p w14:paraId="0EC8F5D4" w14:textId="77777777" w:rsidR="00E868F4" w:rsidRDefault="00000000" w:rsidP="008C1564">
            <w:pPr>
              <w:pStyle w:val="tabla"/>
            </w:pPr>
            <w:r>
              <w:t xml:space="preserve">     * </w:t>
            </w:r>
          </w:p>
          <w:p w14:paraId="4E8B7692" w14:textId="77777777" w:rsidR="00E868F4" w:rsidRDefault="00000000" w:rsidP="008C1564">
            <w:pPr>
              <w:pStyle w:val="tabla"/>
            </w:pPr>
            <w:r>
              <w:t xml:space="preserve">     * @param token El token a validar.</w:t>
            </w:r>
          </w:p>
          <w:p w14:paraId="57508D7D" w14:textId="77777777" w:rsidR="00E868F4" w:rsidRDefault="00000000" w:rsidP="008C1564">
            <w:pPr>
              <w:pStyle w:val="tabla"/>
            </w:pPr>
            <w:r>
              <w:t xml:space="preserve">     * @return true si el token es vÃ¡lido y estÃ¡ vigente, false en caso contrario.</w:t>
            </w:r>
          </w:p>
          <w:p w14:paraId="4850D511" w14:textId="77777777" w:rsidR="00E868F4" w:rsidRPr="00347ED6" w:rsidRDefault="00000000" w:rsidP="008C1564">
            <w:pPr>
              <w:pStyle w:val="tabla"/>
              <w:rPr>
                <w:lang w:val="en-US"/>
              </w:rPr>
            </w:pPr>
            <w:r>
              <w:t xml:space="preserve">     </w:t>
            </w:r>
            <w:r w:rsidRPr="00347ED6">
              <w:rPr>
                <w:lang w:val="en-US"/>
              </w:rPr>
              <w:t>*/</w:t>
            </w:r>
          </w:p>
          <w:p w14:paraId="600AD327" w14:textId="77777777" w:rsidR="00E868F4" w:rsidRPr="00347ED6" w:rsidRDefault="00000000" w:rsidP="008C1564">
            <w:pPr>
              <w:pStyle w:val="tabla"/>
              <w:rPr>
                <w:lang w:val="en-US"/>
              </w:rPr>
            </w:pPr>
            <w:r w:rsidRPr="00347ED6">
              <w:rPr>
                <w:lang w:val="en-US"/>
              </w:rPr>
              <w:t xml:space="preserve">    public static boolean validarToken(String token) {</w:t>
            </w:r>
          </w:p>
          <w:p w14:paraId="1A53612D" w14:textId="77777777" w:rsidR="00E868F4" w:rsidRPr="00347ED6" w:rsidRDefault="00000000" w:rsidP="008C1564">
            <w:pPr>
              <w:pStyle w:val="tabla"/>
              <w:rPr>
                <w:lang w:val="en-US"/>
              </w:rPr>
            </w:pPr>
            <w:r w:rsidRPr="00347ED6">
              <w:rPr>
                <w:lang w:val="en-US"/>
              </w:rPr>
              <w:t xml:space="preserve">        if (token == null || token.trim().isEmpty()) {</w:t>
            </w:r>
          </w:p>
          <w:p w14:paraId="0BC3C54E" w14:textId="77777777" w:rsidR="00E868F4" w:rsidRPr="00347ED6" w:rsidRDefault="00000000" w:rsidP="008C1564">
            <w:pPr>
              <w:pStyle w:val="tabla"/>
              <w:rPr>
                <w:lang w:val="en-US"/>
              </w:rPr>
            </w:pPr>
            <w:r w:rsidRPr="00347ED6">
              <w:rPr>
                <w:lang w:val="en-US"/>
              </w:rPr>
              <w:t xml:space="preserve">            return false;</w:t>
            </w:r>
          </w:p>
          <w:p w14:paraId="7074FF86" w14:textId="77777777" w:rsidR="00E868F4" w:rsidRPr="00347ED6" w:rsidRDefault="00000000" w:rsidP="008C1564">
            <w:pPr>
              <w:pStyle w:val="tabla"/>
              <w:rPr>
                <w:lang w:val="en-US"/>
              </w:rPr>
            </w:pPr>
            <w:r w:rsidRPr="00347ED6">
              <w:rPr>
                <w:lang w:val="en-US"/>
              </w:rPr>
              <w:t xml:space="preserve">        }</w:t>
            </w:r>
          </w:p>
          <w:p w14:paraId="537BAEBD" w14:textId="77777777" w:rsidR="00E868F4" w:rsidRPr="00347ED6" w:rsidRDefault="00E868F4" w:rsidP="008C1564">
            <w:pPr>
              <w:pStyle w:val="tabla"/>
              <w:rPr>
                <w:lang w:val="en-US"/>
              </w:rPr>
            </w:pPr>
          </w:p>
          <w:p w14:paraId="4AEB7AA0" w14:textId="77777777" w:rsidR="00E868F4" w:rsidRPr="00347ED6" w:rsidRDefault="00000000" w:rsidP="008C1564">
            <w:pPr>
              <w:pStyle w:val="tabla"/>
              <w:rPr>
                <w:lang w:val="en-US"/>
              </w:rPr>
            </w:pPr>
            <w:r w:rsidRPr="00347ED6">
              <w:rPr>
                <w:lang w:val="en-US"/>
              </w:rPr>
              <w:t xml:space="preserve">        Long timestampCreacion = TOKENS_ACTIVOS.get(token.trim());</w:t>
            </w:r>
          </w:p>
          <w:p w14:paraId="46CC3087" w14:textId="77777777" w:rsidR="00E868F4" w:rsidRPr="00347ED6" w:rsidRDefault="00000000" w:rsidP="008C1564">
            <w:pPr>
              <w:pStyle w:val="tabla"/>
              <w:rPr>
                <w:lang w:val="en-US"/>
              </w:rPr>
            </w:pPr>
            <w:r w:rsidRPr="00347ED6">
              <w:rPr>
                <w:lang w:val="en-US"/>
              </w:rPr>
              <w:t xml:space="preserve">        if (timestampCreacion == null) {</w:t>
            </w:r>
          </w:p>
          <w:p w14:paraId="226E942B" w14:textId="77777777" w:rsidR="00E868F4" w:rsidRPr="00347ED6" w:rsidRDefault="00000000" w:rsidP="008C1564">
            <w:pPr>
              <w:pStyle w:val="tabla"/>
              <w:rPr>
                <w:lang w:val="en-US"/>
              </w:rPr>
            </w:pPr>
            <w:r w:rsidRPr="00347ED6">
              <w:rPr>
                <w:lang w:val="en-US"/>
              </w:rPr>
              <w:t xml:space="preserve">            return false;</w:t>
            </w:r>
          </w:p>
          <w:p w14:paraId="07370965" w14:textId="77777777" w:rsidR="00E868F4" w:rsidRDefault="00000000" w:rsidP="008C1564">
            <w:pPr>
              <w:pStyle w:val="tabla"/>
            </w:pPr>
            <w:r w:rsidRPr="00347ED6">
              <w:rPr>
                <w:lang w:val="en-US"/>
              </w:rPr>
              <w:t xml:space="preserve">        </w:t>
            </w:r>
            <w:r>
              <w:t>}</w:t>
            </w:r>
          </w:p>
          <w:p w14:paraId="65701E03" w14:textId="77777777" w:rsidR="00E868F4" w:rsidRDefault="00E868F4" w:rsidP="008C1564">
            <w:pPr>
              <w:pStyle w:val="tabla"/>
            </w:pPr>
          </w:p>
          <w:p w14:paraId="193C4D62" w14:textId="77777777" w:rsidR="00E868F4" w:rsidRDefault="00000000" w:rsidP="008C1564">
            <w:pPr>
              <w:pStyle w:val="tabla"/>
            </w:pPr>
            <w:r>
              <w:t xml:space="preserve">        // Verificar si expirÃ³</w:t>
            </w:r>
          </w:p>
          <w:p w14:paraId="3971587B" w14:textId="77777777" w:rsidR="00E868F4" w:rsidRDefault="00000000" w:rsidP="008C1564">
            <w:pPr>
              <w:pStyle w:val="tabla"/>
            </w:pPr>
            <w:r>
              <w:t xml:space="preserve">        if (System.currentTimeMillis() - timestampCreacion &gt; TIEMPO_EXPIRACION_MS) {</w:t>
            </w:r>
          </w:p>
          <w:p w14:paraId="4C5C4325" w14:textId="77777777" w:rsidR="00E868F4" w:rsidRPr="00347ED6" w:rsidRDefault="00000000" w:rsidP="008C1564">
            <w:pPr>
              <w:pStyle w:val="tabla"/>
              <w:rPr>
                <w:lang w:val="en-US"/>
              </w:rPr>
            </w:pPr>
            <w:r>
              <w:t xml:space="preserve">            </w:t>
            </w:r>
            <w:r w:rsidRPr="00347ED6">
              <w:rPr>
                <w:lang w:val="en-US"/>
              </w:rPr>
              <w:t>TOKENS_ACTIVOS.remove(token.trim());</w:t>
            </w:r>
          </w:p>
          <w:p w14:paraId="0A88C1D4" w14:textId="77777777" w:rsidR="00E868F4" w:rsidRDefault="00000000" w:rsidP="008C1564">
            <w:pPr>
              <w:pStyle w:val="tabla"/>
            </w:pPr>
            <w:r w:rsidRPr="00347ED6">
              <w:rPr>
                <w:lang w:val="en-US"/>
              </w:rPr>
              <w:t xml:space="preserve">            </w:t>
            </w:r>
            <w:r>
              <w:t>return false;</w:t>
            </w:r>
          </w:p>
          <w:p w14:paraId="3B809E42" w14:textId="77777777" w:rsidR="00E868F4" w:rsidRDefault="00000000" w:rsidP="008C1564">
            <w:pPr>
              <w:pStyle w:val="tabla"/>
            </w:pPr>
            <w:r>
              <w:t xml:space="preserve">        }</w:t>
            </w:r>
          </w:p>
          <w:p w14:paraId="50442550" w14:textId="77777777" w:rsidR="00E868F4" w:rsidRDefault="00E868F4" w:rsidP="008C1564">
            <w:pPr>
              <w:pStyle w:val="tabla"/>
            </w:pPr>
          </w:p>
          <w:p w14:paraId="61585802" w14:textId="77777777" w:rsidR="00E868F4" w:rsidRDefault="00000000" w:rsidP="008C1564">
            <w:pPr>
              <w:pStyle w:val="tabla"/>
            </w:pPr>
            <w:r>
              <w:t xml:space="preserve">        return true;</w:t>
            </w:r>
          </w:p>
          <w:p w14:paraId="15353ECA" w14:textId="77777777" w:rsidR="00E868F4" w:rsidRDefault="00000000" w:rsidP="008C1564">
            <w:pPr>
              <w:pStyle w:val="tabla"/>
            </w:pPr>
            <w:r>
              <w:t xml:space="preserve">    }</w:t>
            </w:r>
          </w:p>
          <w:p w14:paraId="36B67ABD" w14:textId="77777777" w:rsidR="00E868F4" w:rsidRDefault="00E868F4" w:rsidP="008C1564">
            <w:pPr>
              <w:pStyle w:val="tabla"/>
            </w:pPr>
          </w:p>
          <w:p w14:paraId="118F76B6" w14:textId="77777777" w:rsidR="00E868F4" w:rsidRDefault="00000000" w:rsidP="008C1564">
            <w:pPr>
              <w:pStyle w:val="tabla"/>
            </w:pPr>
            <w:r>
              <w:t xml:space="preserve">    /**</w:t>
            </w:r>
          </w:p>
          <w:p w14:paraId="47C9D39F" w14:textId="77777777" w:rsidR="00E868F4" w:rsidRDefault="00000000" w:rsidP="008C1564">
            <w:pPr>
              <w:pStyle w:val="tabla"/>
            </w:pPr>
            <w:r>
              <w:t xml:space="preserve">     * Invalida (elimina) un token de la sesiÃ³n activa.</w:t>
            </w:r>
          </w:p>
          <w:p w14:paraId="24C85ABF" w14:textId="77777777" w:rsidR="00E868F4" w:rsidRDefault="00000000" w:rsidP="008C1564">
            <w:pPr>
              <w:pStyle w:val="tabla"/>
            </w:pPr>
            <w:r>
              <w:t xml:space="preserve">     * </w:t>
            </w:r>
          </w:p>
          <w:p w14:paraId="354E1F03" w14:textId="77777777" w:rsidR="00E868F4" w:rsidRDefault="00000000" w:rsidP="008C1564">
            <w:pPr>
              <w:pStyle w:val="tabla"/>
            </w:pPr>
            <w:r>
              <w:t xml:space="preserve">     * @param token El token a invalidar.</w:t>
            </w:r>
          </w:p>
          <w:p w14:paraId="110896D3" w14:textId="77777777" w:rsidR="00E868F4" w:rsidRPr="00347ED6" w:rsidRDefault="00000000" w:rsidP="008C1564">
            <w:pPr>
              <w:pStyle w:val="tabla"/>
              <w:rPr>
                <w:lang w:val="en-US"/>
              </w:rPr>
            </w:pPr>
            <w:r>
              <w:t xml:space="preserve">     </w:t>
            </w:r>
            <w:r w:rsidRPr="00347ED6">
              <w:rPr>
                <w:lang w:val="en-US"/>
              </w:rPr>
              <w:t>*/</w:t>
            </w:r>
          </w:p>
          <w:p w14:paraId="118EE33D" w14:textId="77777777" w:rsidR="00E868F4" w:rsidRPr="00347ED6" w:rsidRDefault="00000000" w:rsidP="008C1564">
            <w:pPr>
              <w:pStyle w:val="tabla"/>
              <w:rPr>
                <w:lang w:val="en-US"/>
              </w:rPr>
            </w:pPr>
            <w:r w:rsidRPr="00347ED6">
              <w:rPr>
                <w:lang w:val="en-US"/>
              </w:rPr>
              <w:t xml:space="preserve">    public static void invalidarToken(String token) {</w:t>
            </w:r>
          </w:p>
          <w:p w14:paraId="31B052AF" w14:textId="77777777" w:rsidR="00E868F4" w:rsidRPr="00347ED6" w:rsidRDefault="00000000" w:rsidP="008C1564">
            <w:pPr>
              <w:pStyle w:val="tabla"/>
              <w:rPr>
                <w:lang w:val="en-US"/>
              </w:rPr>
            </w:pPr>
            <w:r w:rsidRPr="00347ED6">
              <w:rPr>
                <w:lang w:val="en-US"/>
              </w:rPr>
              <w:t xml:space="preserve">        if (token != null) {</w:t>
            </w:r>
          </w:p>
          <w:p w14:paraId="5460CDE7" w14:textId="77777777" w:rsidR="00E868F4" w:rsidRPr="00347ED6" w:rsidRDefault="00000000" w:rsidP="008C1564">
            <w:pPr>
              <w:pStyle w:val="tabla"/>
              <w:rPr>
                <w:lang w:val="en-US"/>
              </w:rPr>
            </w:pPr>
            <w:r w:rsidRPr="00347ED6">
              <w:rPr>
                <w:lang w:val="en-US"/>
              </w:rPr>
              <w:lastRenderedPageBreak/>
              <w:t xml:space="preserve">            TOKENS_ACTIVOS.remove(token.trim());</w:t>
            </w:r>
          </w:p>
          <w:p w14:paraId="20C7F7F4" w14:textId="77777777" w:rsidR="00E868F4" w:rsidRDefault="00000000" w:rsidP="008C1564">
            <w:pPr>
              <w:pStyle w:val="tabla"/>
            </w:pPr>
            <w:r w:rsidRPr="00347ED6">
              <w:rPr>
                <w:lang w:val="en-US"/>
              </w:rPr>
              <w:t xml:space="preserve">        </w:t>
            </w:r>
            <w:r>
              <w:t>}</w:t>
            </w:r>
          </w:p>
          <w:p w14:paraId="328007BC" w14:textId="77777777" w:rsidR="00E868F4" w:rsidRDefault="00000000" w:rsidP="008C1564">
            <w:pPr>
              <w:pStyle w:val="tabla"/>
            </w:pPr>
            <w:r>
              <w:t xml:space="preserve">    }</w:t>
            </w:r>
          </w:p>
          <w:p w14:paraId="74B584B2" w14:textId="77777777" w:rsidR="00E868F4" w:rsidRDefault="00E868F4" w:rsidP="008C1564">
            <w:pPr>
              <w:pStyle w:val="tabla"/>
            </w:pPr>
          </w:p>
          <w:p w14:paraId="72B092DA" w14:textId="77777777" w:rsidR="00E868F4" w:rsidRDefault="00000000" w:rsidP="008C1564">
            <w:pPr>
              <w:pStyle w:val="tabla"/>
            </w:pPr>
            <w:r>
              <w:t xml:space="preserve">    /**</w:t>
            </w:r>
          </w:p>
          <w:p w14:paraId="7AFEAE80" w14:textId="77777777" w:rsidR="00E868F4" w:rsidRDefault="00000000" w:rsidP="008C1564">
            <w:pPr>
              <w:pStyle w:val="tabla"/>
            </w:pPr>
            <w:r>
              <w:t xml:space="preserve">     * Limpia todos los tokens almacenados.</w:t>
            </w:r>
          </w:p>
          <w:p w14:paraId="177967B4" w14:textId="77777777" w:rsidR="00E868F4" w:rsidRPr="00347ED6" w:rsidRDefault="00000000" w:rsidP="008C1564">
            <w:pPr>
              <w:pStyle w:val="tabla"/>
              <w:rPr>
                <w:lang w:val="en-US"/>
              </w:rPr>
            </w:pPr>
            <w:r>
              <w:t xml:space="preserve">     </w:t>
            </w:r>
            <w:r w:rsidRPr="00347ED6">
              <w:rPr>
                <w:lang w:val="en-US"/>
              </w:rPr>
              <w:t>*/</w:t>
            </w:r>
          </w:p>
          <w:p w14:paraId="278C19F7" w14:textId="77777777" w:rsidR="00E868F4" w:rsidRPr="00347ED6" w:rsidRDefault="00000000" w:rsidP="008C1564">
            <w:pPr>
              <w:pStyle w:val="tabla"/>
              <w:rPr>
                <w:lang w:val="en-US"/>
              </w:rPr>
            </w:pPr>
            <w:r w:rsidRPr="00347ED6">
              <w:rPr>
                <w:lang w:val="en-US"/>
              </w:rPr>
              <w:t xml:space="preserve">    public static void limpiar() {</w:t>
            </w:r>
          </w:p>
          <w:p w14:paraId="44CCEDB3" w14:textId="77777777" w:rsidR="00E868F4" w:rsidRPr="00347ED6" w:rsidRDefault="00000000" w:rsidP="008C1564">
            <w:pPr>
              <w:pStyle w:val="tabla"/>
              <w:rPr>
                <w:lang w:val="en-US"/>
              </w:rPr>
            </w:pPr>
            <w:r w:rsidRPr="00347ED6">
              <w:rPr>
                <w:lang w:val="en-US"/>
              </w:rPr>
              <w:t xml:space="preserve">        TOKENS_ACTIVOS.clear();</w:t>
            </w:r>
          </w:p>
          <w:p w14:paraId="04C7C51F" w14:textId="77777777" w:rsidR="00E868F4" w:rsidRDefault="00000000" w:rsidP="008C1564">
            <w:pPr>
              <w:pStyle w:val="tabla"/>
            </w:pPr>
            <w:r w:rsidRPr="00347ED6">
              <w:rPr>
                <w:lang w:val="en-US"/>
              </w:rPr>
              <w:t xml:space="preserve">    </w:t>
            </w:r>
            <w:r>
              <w:t>}</w:t>
            </w:r>
          </w:p>
          <w:p w14:paraId="7EE1E89C" w14:textId="77777777" w:rsidR="00E868F4" w:rsidRDefault="00000000" w:rsidP="008C1564">
            <w:pPr>
              <w:pStyle w:val="tabla"/>
            </w:pPr>
            <w:r>
              <w:t>}</w:t>
            </w:r>
          </w:p>
        </w:tc>
      </w:tr>
    </w:tbl>
    <w:p w14:paraId="5DA866FB" w14:textId="77777777" w:rsidR="00E868F4" w:rsidRDefault="00000000" w:rsidP="00C47985">
      <w:pPr>
        <w:pStyle w:val="Heading3"/>
      </w:pPr>
      <w:bookmarkStart w:id="124" w:name="h.sp14"/>
      <w:bookmarkStart w:id="125" w:name="_Toc243933354"/>
      <w:bookmarkEnd w:id="124"/>
      <w:r>
        <w:lastRenderedPageBreak/>
        <w:t>Paso 14: Despliegue en Servidor y Comprobación de Endpoints REST</w:t>
      </w:r>
      <w:bookmarkEnd w:id="125"/>
    </w:p>
    <w:p w14:paraId="2083A11F" w14:textId="77777777" w:rsidR="00E868F4" w:rsidRDefault="00000000" w:rsidP="00C47985">
      <w:r>
        <w:t>Se compila la aplicación y se despliega sobre Payara Server 6. Se verifica la correcta exposición de los endpoints REST accediendo a la URL del servicio en el navegador o mediante cURL: http://localhost:8080/WS_ConversorUnidades_Java_REST/api/WSConversorUnidades/convertirLongitud?valor=100&amp;unidadInicial=METRO&amp;unidadFinal=CENTIMETRO, obteniendo una respuesta JSON estructurada.</w:t>
      </w:r>
    </w:p>
    <w:p w14:paraId="74C8F85A" w14:textId="77777777" w:rsidR="00E868F4" w:rsidRDefault="00000000" w:rsidP="00C47985">
      <w:pPr>
        <w:pStyle w:val="Heading4"/>
        <w:rPr>
          <w:color w:val="000000"/>
        </w:rPr>
      </w:pPr>
      <w:bookmarkStart w:id="126" w:name="fig.11"/>
      <w:bookmarkStart w:id="127" w:name="_Toc243926038"/>
      <w:bookmarkStart w:id="128" w:name="_Toc243926319"/>
      <w:bookmarkEnd w:id="126"/>
      <w:r>
        <w:t>Figura 11</w:t>
      </w:r>
      <w:r>
        <w:br/>
        <w:t>Endpoint RESTful y recursos JSON publicados en Payara Server</w:t>
      </w:r>
      <w:bookmarkEnd w:id="127"/>
      <w:bookmarkEnd w:id="128"/>
    </w:p>
    <w:p w14:paraId="5CEC8995" w14:textId="7E1CCD9A" w:rsidR="00E868F4" w:rsidRDefault="00043304" w:rsidP="003A0697">
      <w:pPr>
        <w:jc w:val="center"/>
      </w:pPr>
      <w:r>
        <w:rPr>
          <w:noProof/>
        </w:rPr>
        <w:drawing>
          <wp:inline distT="0" distB="0" distL="0" distR="0" wp14:anchorId="320879BE" wp14:editId="43A7576F">
            <wp:extent cx="3944785" cy="2115744"/>
            <wp:effectExtent l="0" t="0" r="0" b="0"/>
            <wp:docPr id="14472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7289" name=""/>
                    <pic:cNvPicPr/>
                  </pic:nvPicPr>
                  <pic:blipFill>
                    <a:blip r:embed="rId21"/>
                    <a:stretch>
                      <a:fillRect/>
                    </a:stretch>
                  </pic:blipFill>
                  <pic:spPr>
                    <a:xfrm>
                      <a:off x="0" y="0"/>
                      <a:ext cx="3953362" cy="2120344"/>
                    </a:xfrm>
                    <a:prstGeom prst="rect">
                      <a:avLst/>
                    </a:prstGeom>
                  </pic:spPr>
                </pic:pic>
              </a:graphicData>
            </a:graphic>
          </wp:inline>
        </w:drawing>
      </w:r>
    </w:p>
    <w:p w14:paraId="796700C0" w14:textId="77777777" w:rsidR="00E868F4" w:rsidRDefault="00000000" w:rsidP="00C47985">
      <w:pPr>
        <w:pStyle w:val="Heading2"/>
        <w:numPr>
          <w:ilvl w:val="1"/>
          <w:numId w:val="5"/>
        </w:numPr>
      </w:pPr>
      <w:bookmarkStart w:id="129" w:name="h.clicon"/>
      <w:bookmarkStart w:id="130" w:name="_Toc243933355"/>
      <w:bookmarkEnd w:id="129"/>
      <w:r>
        <w:t>Cliente Consola</w:t>
      </w:r>
      <w:bookmarkEnd w:id="130"/>
    </w:p>
    <w:p w14:paraId="7F94CDF7" w14:textId="77777777" w:rsidR="00E868F4" w:rsidRDefault="00E868F4" w:rsidP="00C47985"/>
    <w:p w14:paraId="0AAE85A1" w14:textId="77777777" w:rsidR="00E868F4" w:rsidRDefault="00000000" w:rsidP="00C47985">
      <w:pPr>
        <w:pStyle w:val="Heading3"/>
      </w:pPr>
      <w:bookmarkStart w:id="131" w:name="h.ccp1"/>
      <w:bookmarkStart w:id="132" w:name="_Toc243933356"/>
      <w:bookmarkEnd w:id="131"/>
      <w:r>
        <w:t>Paso 1: Creación del Proyecto Maven en NetBeans</w:t>
      </w:r>
      <w:bookmarkEnd w:id="132"/>
    </w:p>
    <w:p w14:paraId="64491F91" w14:textId="444C1DA6" w:rsidR="00E868F4" w:rsidRDefault="00000000" w:rsidP="00C47985">
      <w:r>
        <w:t xml:space="preserve">En el entorno NetBeans IDE, se crea un proyecto Java with Maven &gt; Java Application denominado </w:t>
      </w:r>
      <w:r w:rsidR="00043304">
        <w:t>WSConversorConsoleClient</w:t>
      </w:r>
      <w:r>
        <w:t xml:space="preserve"> bajo el GroupId ec.edu.monster.</w:t>
      </w:r>
    </w:p>
    <w:p w14:paraId="644CF2B6" w14:textId="77777777" w:rsidR="00E868F4" w:rsidRDefault="00000000" w:rsidP="00C47985">
      <w:pPr>
        <w:pStyle w:val="Heading4"/>
        <w:rPr>
          <w:color w:val="000000"/>
        </w:rPr>
      </w:pPr>
      <w:bookmarkStart w:id="133" w:name="fig.12"/>
      <w:bookmarkStart w:id="134" w:name="_Toc243926039"/>
      <w:bookmarkStart w:id="135" w:name="_Toc243926320"/>
      <w:bookmarkEnd w:id="133"/>
      <w:r>
        <w:lastRenderedPageBreak/>
        <w:t>Figura 12</w:t>
      </w:r>
      <w:r>
        <w:br/>
        <w:t>Creación del proyecto Maven para el Cliente Consola</w:t>
      </w:r>
      <w:bookmarkEnd w:id="134"/>
      <w:bookmarkEnd w:id="135"/>
    </w:p>
    <w:p w14:paraId="770825AD" w14:textId="63BDEB3B" w:rsidR="00E868F4" w:rsidRDefault="00043304" w:rsidP="003A0697">
      <w:pPr>
        <w:jc w:val="center"/>
      </w:pPr>
      <w:r>
        <w:rPr>
          <w:noProof/>
        </w:rPr>
        <w:drawing>
          <wp:inline distT="0" distB="0" distL="0" distR="0" wp14:anchorId="07F61B84" wp14:editId="3584C1A4">
            <wp:extent cx="3416199" cy="2368555"/>
            <wp:effectExtent l="0" t="0" r="0" b="0"/>
            <wp:docPr id="57272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8461" name=""/>
                    <pic:cNvPicPr/>
                  </pic:nvPicPr>
                  <pic:blipFill>
                    <a:blip r:embed="rId22"/>
                    <a:stretch>
                      <a:fillRect/>
                    </a:stretch>
                  </pic:blipFill>
                  <pic:spPr>
                    <a:xfrm>
                      <a:off x="0" y="0"/>
                      <a:ext cx="3431194" cy="2378952"/>
                    </a:xfrm>
                    <a:prstGeom prst="rect">
                      <a:avLst/>
                    </a:prstGeom>
                  </pic:spPr>
                </pic:pic>
              </a:graphicData>
            </a:graphic>
          </wp:inline>
        </w:drawing>
      </w:r>
    </w:p>
    <w:p w14:paraId="0E9A5DD4" w14:textId="77777777" w:rsidR="00E868F4" w:rsidRDefault="00000000" w:rsidP="00C47985">
      <w:pPr>
        <w:pStyle w:val="Heading3"/>
      </w:pPr>
      <w:bookmarkStart w:id="136" w:name="h.ccp2"/>
      <w:bookmarkStart w:id="137" w:name="_Toc243933357"/>
      <w:bookmarkEnd w:id="136"/>
      <w:r>
        <w:t>Paso 2: Configuración del Cliente HTTP y Dependencias Maven</w:t>
      </w:r>
      <w:bookmarkEnd w:id="137"/>
    </w:p>
    <w:p w14:paraId="530E4AC8" w14:textId="77777777" w:rsidR="00E868F4" w:rsidRDefault="00000000" w:rsidP="00C47985">
      <w:r>
        <w:t>A diferencia del cliente SOAP que requería wsimport y plugins de código proxy XML, el cliente RESTful utiliza Java puro nativo con HttpURLConnection y parseo ligero JSON, manteniendo dependencias mínimas en pom.xml.</w:t>
      </w:r>
    </w:p>
    <w:p w14:paraId="6657C068" w14:textId="77777777" w:rsidR="00E868F4" w:rsidRDefault="00000000" w:rsidP="00C47985">
      <w:pPr>
        <w:pStyle w:val="Heading4"/>
        <w:rPr>
          <w:color w:val="000000"/>
        </w:rPr>
      </w:pPr>
      <w:bookmarkStart w:id="138" w:name="fig.13"/>
      <w:bookmarkStart w:id="139" w:name="_Toc243926040"/>
      <w:bookmarkStart w:id="140" w:name="_Toc243926321"/>
      <w:bookmarkEnd w:id="138"/>
      <w:r>
        <w:t>Figura 13</w:t>
      </w:r>
      <w:r>
        <w:br/>
        <w:t>Configuración del pom.xml y dependencias del Cliente Consola</w:t>
      </w:r>
      <w:bookmarkEnd w:id="139"/>
      <w:bookmarkEnd w:id="140"/>
    </w:p>
    <w:p w14:paraId="4F7D493F" w14:textId="3B1D2232" w:rsidR="00E868F4" w:rsidRDefault="00043304" w:rsidP="003A0697">
      <w:pPr>
        <w:jc w:val="center"/>
      </w:pPr>
      <w:r w:rsidRPr="00043304">
        <w:drawing>
          <wp:inline distT="0" distB="0" distL="0" distR="0" wp14:anchorId="67B5ADE1" wp14:editId="5AE1CB7C">
            <wp:extent cx="3555187" cy="1794924"/>
            <wp:effectExtent l="0" t="0" r="7620" b="0"/>
            <wp:docPr id="13468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78438" name=""/>
                    <pic:cNvPicPr/>
                  </pic:nvPicPr>
                  <pic:blipFill>
                    <a:blip r:embed="rId23"/>
                    <a:stretch>
                      <a:fillRect/>
                    </a:stretch>
                  </pic:blipFill>
                  <pic:spPr>
                    <a:xfrm>
                      <a:off x="0" y="0"/>
                      <a:ext cx="3567573" cy="1801177"/>
                    </a:xfrm>
                    <a:prstGeom prst="rect">
                      <a:avLst/>
                    </a:prstGeom>
                  </pic:spPr>
                </pic:pic>
              </a:graphicData>
            </a:graphic>
          </wp:inline>
        </w:drawing>
      </w:r>
    </w:p>
    <w:p w14:paraId="146FCC35" w14:textId="77777777" w:rsidR="00E868F4" w:rsidRDefault="00000000" w:rsidP="00C47985">
      <w:pPr>
        <w:pStyle w:val="Heading3"/>
      </w:pPr>
      <w:bookmarkStart w:id="141" w:name="h.ccp3"/>
      <w:bookmarkStart w:id="142" w:name="_Toc243933358"/>
      <w:bookmarkEnd w:id="141"/>
      <w:r>
        <w:t>Paso 3: Estructuración Modular de Paquetes (MVC Estricto)</w:t>
      </w:r>
      <w:bookmarkEnd w:id="142"/>
    </w:p>
    <w:p w14:paraId="1FF9CA53" w14:textId="77777777" w:rsidR="00E868F4" w:rsidRDefault="00000000" w:rsidP="00C47985">
      <w:r>
        <w:t>Se organiza el código fuente bajo la arquitectura estricta de 3 paquetes: ec.edu.monster.wsconversorcon.model, ec.edu.monster.wsconversorcon.view y ec.edu.monster.wsconversorcon.controller.</w:t>
      </w:r>
    </w:p>
    <w:p w14:paraId="4CD3870D" w14:textId="77777777" w:rsidR="00E868F4" w:rsidRDefault="00000000" w:rsidP="00C47985">
      <w:pPr>
        <w:pStyle w:val="Heading4"/>
        <w:rPr>
          <w:color w:val="000000"/>
        </w:rPr>
      </w:pPr>
      <w:bookmarkStart w:id="143" w:name="fig.14"/>
      <w:bookmarkStart w:id="144" w:name="_Toc243926041"/>
      <w:bookmarkStart w:id="145" w:name="_Toc243926322"/>
      <w:bookmarkEnd w:id="143"/>
      <w:r>
        <w:lastRenderedPageBreak/>
        <w:t>Figura 14</w:t>
      </w:r>
      <w:r>
        <w:br/>
        <w:t>Estructura de paquetes MVC del Cliente Consola en NetBeans</w:t>
      </w:r>
      <w:bookmarkEnd w:id="144"/>
      <w:bookmarkEnd w:id="145"/>
    </w:p>
    <w:p w14:paraId="69F0E0B3" w14:textId="4CC8E306" w:rsidR="00E868F4" w:rsidRDefault="00043304" w:rsidP="003A0697">
      <w:pPr>
        <w:jc w:val="center"/>
      </w:pPr>
      <w:r w:rsidRPr="00043304">
        <w:drawing>
          <wp:inline distT="0" distB="0" distL="0" distR="0" wp14:anchorId="51BA427B" wp14:editId="7014E38E">
            <wp:extent cx="2457907" cy="1973774"/>
            <wp:effectExtent l="0" t="0" r="0" b="7620"/>
            <wp:docPr id="16379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14232" name=""/>
                    <pic:cNvPicPr/>
                  </pic:nvPicPr>
                  <pic:blipFill>
                    <a:blip r:embed="rId24"/>
                    <a:stretch>
                      <a:fillRect/>
                    </a:stretch>
                  </pic:blipFill>
                  <pic:spPr>
                    <a:xfrm>
                      <a:off x="0" y="0"/>
                      <a:ext cx="2468308" cy="1982126"/>
                    </a:xfrm>
                    <a:prstGeom prst="rect">
                      <a:avLst/>
                    </a:prstGeom>
                  </pic:spPr>
                </pic:pic>
              </a:graphicData>
            </a:graphic>
          </wp:inline>
        </w:drawing>
      </w:r>
    </w:p>
    <w:p w14:paraId="58E93135" w14:textId="77777777" w:rsidR="00E868F4" w:rsidRDefault="00000000" w:rsidP="00C47985">
      <w:pPr>
        <w:pStyle w:val="Heading3"/>
      </w:pPr>
      <w:bookmarkStart w:id="146" w:name="h.ccp4"/>
      <w:bookmarkStart w:id="147" w:name="_Toc243933359"/>
      <w:bookmarkEnd w:id="146"/>
      <w:r>
        <w:t>Paso 4: Implementación de la Capa de Modelo (ConversorService.java)</w:t>
      </w:r>
      <w:bookmarkEnd w:id="147"/>
    </w:p>
    <w:p w14:paraId="0511939A" w14:textId="77777777" w:rsidR="00E868F4" w:rsidRDefault="00000000" w:rsidP="00C47985">
      <w:r>
        <w:t>La clase ConversorService implementa la comunicación HTTP RESTful, despachando peticiones POST para autenticación, capturando el Bearer token y realizando peticiones GET/POST con cabecera Authorization para las conversiones:</w:t>
      </w:r>
    </w:p>
    <w:p w14:paraId="0E582A27" w14:textId="77777777" w:rsidR="00E868F4" w:rsidRDefault="00000000" w:rsidP="00C47985">
      <w:pPr>
        <w:pStyle w:val="Heading5"/>
      </w:pPr>
      <w:bookmarkStart w:id="148" w:name="tbl.15"/>
      <w:bookmarkStart w:id="149" w:name="_Toc243926440"/>
      <w:bookmarkStart w:id="150" w:name="_Toc243929209"/>
      <w:bookmarkEnd w:id="148"/>
      <w:r>
        <w:t>Tabla 15</w:t>
      </w:r>
      <w:r>
        <w:br/>
        <w:t>Modelo de comunicación HTTP REST en Cliente Consola (ConversorService.java)</w:t>
      </w:r>
      <w:bookmarkEnd w:id="149"/>
      <w:bookmarkEnd w:id="150"/>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625E3071" w14:textId="77777777">
        <w:tc>
          <w:tcPr>
            <w:tcW w:w="8504" w:type="dxa"/>
            <w:tcMar>
              <w:top w:w="100" w:type="dxa"/>
              <w:left w:w="100" w:type="dxa"/>
              <w:bottom w:w="100" w:type="dxa"/>
              <w:right w:w="100" w:type="dxa"/>
            </w:tcMar>
          </w:tcPr>
          <w:p w14:paraId="6755DE47" w14:textId="77777777" w:rsidR="00E868F4" w:rsidRPr="00347ED6" w:rsidRDefault="00000000" w:rsidP="008C1564">
            <w:pPr>
              <w:pStyle w:val="tabla"/>
              <w:rPr>
                <w:lang w:val="en-US"/>
              </w:rPr>
            </w:pPr>
            <w:r w:rsidRPr="00347ED6">
              <w:rPr>
                <w:lang w:val="en-US"/>
              </w:rPr>
              <w:t>package ec.edu.monster.wsconversorcon.model;</w:t>
            </w:r>
          </w:p>
          <w:p w14:paraId="643D27E7" w14:textId="77777777" w:rsidR="00E868F4" w:rsidRPr="00347ED6" w:rsidRDefault="00E868F4" w:rsidP="008C1564">
            <w:pPr>
              <w:pStyle w:val="tabla"/>
              <w:rPr>
                <w:lang w:val="en-US"/>
              </w:rPr>
            </w:pPr>
          </w:p>
          <w:p w14:paraId="1930A828" w14:textId="77777777" w:rsidR="00E868F4" w:rsidRPr="00347ED6" w:rsidRDefault="00000000" w:rsidP="008C1564">
            <w:pPr>
              <w:pStyle w:val="tabla"/>
              <w:rPr>
                <w:lang w:val="en-US"/>
              </w:rPr>
            </w:pPr>
            <w:r w:rsidRPr="00347ED6">
              <w:rPr>
                <w:lang w:val="en-US"/>
              </w:rPr>
              <w:t>import java.io.BufferedReader;</w:t>
            </w:r>
          </w:p>
          <w:p w14:paraId="7AAFB4D5" w14:textId="77777777" w:rsidR="00E868F4" w:rsidRPr="00347ED6" w:rsidRDefault="00000000" w:rsidP="008C1564">
            <w:pPr>
              <w:pStyle w:val="tabla"/>
              <w:rPr>
                <w:lang w:val="en-US"/>
              </w:rPr>
            </w:pPr>
            <w:r w:rsidRPr="00347ED6">
              <w:rPr>
                <w:lang w:val="en-US"/>
              </w:rPr>
              <w:t>import java.io.InputStreamReader;</w:t>
            </w:r>
          </w:p>
          <w:p w14:paraId="41B95952" w14:textId="77777777" w:rsidR="00E868F4" w:rsidRPr="00347ED6" w:rsidRDefault="00000000" w:rsidP="008C1564">
            <w:pPr>
              <w:pStyle w:val="tabla"/>
              <w:rPr>
                <w:lang w:val="en-US"/>
              </w:rPr>
            </w:pPr>
            <w:r w:rsidRPr="00347ED6">
              <w:rPr>
                <w:lang w:val="en-US"/>
              </w:rPr>
              <w:t>import java.io.OutputStream;</w:t>
            </w:r>
          </w:p>
          <w:p w14:paraId="7EA4880F" w14:textId="77777777" w:rsidR="00E868F4" w:rsidRPr="00347ED6" w:rsidRDefault="00000000" w:rsidP="008C1564">
            <w:pPr>
              <w:pStyle w:val="tabla"/>
              <w:rPr>
                <w:lang w:val="en-US"/>
              </w:rPr>
            </w:pPr>
            <w:r w:rsidRPr="00347ED6">
              <w:rPr>
                <w:lang w:val="en-US"/>
              </w:rPr>
              <w:t>import java.net.HttpURLConnection;</w:t>
            </w:r>
          </w:p>
          <w:p w14:paraId="0904AF86" w14:textId="77777777" w:rsidR="00E868F4" w:rsidRPr="00347ED6" w:rsidRDefault="00000000" w:rsidP="008C1564">
            <w:pPr>
              <w:pStyle w:val="tabla"/>
              <w:rPr>
                <w:lang w:val="en-US"/>
              </w:rPr>
            </w:pPr>
            <w:r w:rsidRPr="00347ED6">
              <w:rPr>
                <w:lang w:val="en-US"/>
              </w:rPr>
              <w:t>import java.net.URL;</w:t>
            </w:r>
          </w:p>
          <w:p w14:paraId="13CE55C3" w14:textId="77777777" w:rsidR="00E868F4" w:rsidRPr="00347ED6" w:rsidRDefault="00000000" w:rsidP="008C1564">
            <w:pPr>
              <w:pStyle w:val="tabla"/>
              <w:rPr>
                <w:lang w:val="en-US"/>
              </w:rPr>
            </w:pPr>
            <w:r w:rsidRPr="00347ED6">
              <w:rPr>
                <w:lang w:val="en-US"/>
              </w:rPr>
              <w:t>import java.net.URLEncoder;</w:t>
            </w:r>
          </w:p>
          <w:p w14:paraId="6DBCE883" w14:textId="77777777" w:rsidR="00E868F4" w:rsidRPr="00347ED6" w:rsidRDefault="00000000" w:rsidP="008C1564">
            <w:pPr>
              <w:pStyle w:val="tabla"/>
              <w:rPr>
                <w:lang w:val="en-US"/>
              </w:rPr>
            </w:pPr>
            <w:r w:rsidRPr="00347ED6">
              <w:rPr>
                <w:lang w:val="en-US"/>
              </w:rPr>
              <w:t>import java.nio.charset.StandardCharsets;</w:t>
            </w:r>
          </w:p>
          <w:p w14:paraId="0330DF28" w14:textId="77777777" w:rsidR="00E868F4" w:rsidRPr="00347ED6" w:rsidRDefault="00000000" w:rsidP="008C1564">
            <w:pPr>
              <w:pStyle w:val="tabla"/>
              <w:rPr>
                <w:lang w:val="en-US"/>
              </w:rPr>
            </w:pPr>
            <w:r w:rsidRPr="00347ED6">
              <w:rPr>
                <w:lang w:val="en-US"/>
              </w:rPr>
              <w:t>import java.util.regex.Matcher;</w:t>
            </w:r>
          </w:p>
          <w:p w14:paraId="04EDB4DC" w14:textId="77777777" w:rsidR="00E868F4" w:rsidRPr="00347ED6" w:rsidRDefault="00000000" w:rsidP="008C1564">
            <w:pPr>
              <w:pStyle w:val="tabla"/>
              <w:rPr>
                <w:lang w:val="en-US"/>
              </w:rPr>
            </w:pPr>
            <w:r w:rsidRPr="00347ED6">
              <w:rPr>
                <w:lang w:val="en-US"/>
              </w:rPr>
              <w:t>import java.util.regex.Pattern;</w:t>
            </w:r>
          </w:p>
          <w:p w14:paraId="2E401FA9" w14:textId="77777777" w:rsidR="00E868F4" w:rsidRPr="00347ED6" w:rsidRDefault="00E868F4" w:rsidP="008C1564">
            <w:pPr>
              <w:pStyle w:val="tabla"/>
              <w:rPr>
                <w:lang w:val="en-US"/>
              </w:rPr>
            </w:pPr>
          </w:p>
          <w:p w14:paraId="6D0B68A7" w14:textId="77777777" w:rsidR="00E868F4" w:rsidRPr="00347ED6" w:rsidRDefault="00000000" w:rsidP="008C1564">
            <w:pPr>
              <w:pStyle w:val="tabla"/>
              <w:rPr>
                <w:lang w:val="en-US"/>
              </w:rPr>
            </w:pPr>
            <w:r w:rsidRPr="00347ED6">
              <w:rPr>
                <w:lang w:val="en-US"/>
              </w:rPr>
              <w:t>public class ConversorService {</w:t>
            </w:r>
          </w:p>
          <w:p w14:paraId="69BAD08E" w14:textId="77777777" w:rsidR="00E868F4" w:rsidRPr="00347ED6" w:rsidRDefault="00E868F4" w:rsidP="008C1564">
            <w:pPr>
              <w:pStyle w:val="tabla"/>
              <w:rPr>
                <w:lang w:val="en-US"/>
              </w:rPr>
            </w:pPr>
          </w:p>
          <w:p w14:paraId="3EDFBFD0" w14:textId="77777777" w:rsidR="00E868F4" w:rsidRPr="00347ED6" w:rsidRDefault="00000000" w:rsidP="008C1564">
            <w:pPr>
              <w:pStyle w:val="tabla"/>
              <w:rPr>
                <w:lang w:val="en-US"/>
              </w:rPr>
            </w:pPr>
            <w:r w:rsidRPr="00347ED6">
              <w:rPr>
                <w:lang w:val="en-US"/>
              </w:rPr>
              <w:t xml:space="preserve">    private static final String BASE_URL = "http://localhost:8080/WS_ConversorUnidades_Java_REST/api";</w:t>
            </w:r>
          </w:p>
          <w:p w14:paraId="28CE5B71" w14:textId="77777777" w:rsidR="00E868F4" w:rsidRPr="00347ED6" w:rsidRDefault="00000000" w:rsidP="008C1564">
            <w:pPr>
              <w:pStyle w:val="tabla"/>
              <w:rPr>
                <w:lang w:val="en-US"/>
              </w:rPr>
            </w:pPr>
            <w:r w:rsidRPr="00347ED6">
              <w:rPr>
                <w:lang w:val="en-US"/>
              </w:rPr>
              <w:t xml:space="preserve">    private static String tokenSesion;</w:t>
            </w:r>
          </w:p>
          <w:p w14:paraId="0F96BF77" w14:textId="77777777" w:rsidR="00E868F4" w:rsidRPr="00347ED6" w:rsidRDefault="00E868F4" w:rsidP="008C1564">
            <w:pPr>
              <w:pStyle w:val="tabla"/>
              <w:rPr>
                <w:lang w:val="en-US"/>
              </w:rPr>
            </w:pPr>
          </w:p>
          <w:p w14:paraId="253C01AA" w14:textId="77777777" w:rsidR="00E868F4" w:rsidRPr="00347ED6" w:rsidRDefault="00000000" w:rsidP="008C1564">
            <w:pPr>
              <w:pStyle w:val="tabla"/>
              <w:rPr>
                <w:lang w:val="en-US"/>
              </w:rPr>
            </w:pPr>
            <w:r w:rsidRPr="00347ED6">
              <w:rPr>
                <w:lang w:val="en-US"/>
              </w:rPr>
              <w:t xml:space="preserve">    public static String getTokenSesion() {</w:t>
            </w:r>
          </w:p>
          <w:p w14:paraId="0A188A89" w14:textId="77777777" w:rsidR="00E868F4" w:rsidRPr="00347ED6" w:rsidRDefault="00000000" w:rsidP="008C1564">
            <w:pPr>
              <w:pStyle w:val="tabla"/>
              <w:rPr>
                <w:lang w:val="en-US"/>
              </w:rPr>
            </w:pPr>
            <w:r w:rsidRPr="00347ED6">
              <w:rPr>
                <w:lang w:val="en-US"/>
              </w:rPr>
              <w:t xml:space="preserve">        return tokenSesion;</w:t>
            </w:r>
          </w:p>
          <w:p w14:paraId="6A8770F3" w14:textId="77777777" w:rsidR="00E868F4" w:rsidRPr="00347ED6" w:rsidRDefault="00000000" w:rsidP="008C1564">
            <w:pPr>
              <w:pStyle w:val="tabla"/>
              <w:rPr>
                <w:lang w:val="en-US"/>
              </w:rPr>
            </w:pPr>
            <w:r w:rsidRPr="00347ED6">
              <w:rPr>
                <w:lang w:val="en-US"/>
              </w:rPr>
              <w:t xml:space="preserve">    }</w:t>
            </w:r>
          </w:p>
          <w:p w14:paraId="6905098B" w14:textId="77777777" w:rsidR="00E868F4" w:rsidRPr="00347ED6" w:rsidRDefault="00E868F4" w:rsidP="008C1564">
            <w:pPr>
              <w:pStyle w:val="tabla"/>
              <w:rPr>
                <w:lang w:val="en-US"/>
              </w:rPr>
            </w:pPr>
          </w:p>
          <w:p w14:paraId="014C0F96" w14:textId="77777777" w:rsidR="00E868F4" w:rsidRPr="00347ED6" w:rsidRDefault="00000000" w:rsidP="008C1564">
            <w:pPr>
              <w:pStyle w:val="tabla"/>
              <w:rPr>
                <w:lang w:val="en-US"/>
              </w:rPr>
            </w:pPr>
            <w:r w:rsidRPr="00347ED6">
              <w:rPr>
                <w:lang w:val="en-US"/>
              </w:rPr>
              <w:t xml:space="preserve">    public static void setTokenSesion(String token) {</w:t>
            </w:r>
          </w:p>
          <w:p w14:paraId="5DFEAB28" w14:textId="77777777" w:rsidR="00E868F4" w:rsidRPr="00347ED6" w:rsidRDefault="00000000" w:rsidP="008C1564">
            <w:pPr>
              <w:pStyle w:val="tabla"/>
              <w:rPr>
                <w:lang w:val="en-US"/>
              </w:rPr>
            </w:pPr>
            <w:r w:rsidRPr="00347ED6">
              <w:rPr>
                <w:lang w:val="en-US"/>
              </w:rPr>
              <w:t xml:space="preserve">        tokenSesion = token;</w:t>
            </w:r>
          </w:p>
          <w:p w14:paraId="0DF90A2F" w14:textId="77777777" w:rsidR="00E868F4" w:rsidRPr="00347ED6" w:rsidRDefault="00000000" w:rsidP="008C1564">
            <w:pPr>
              <w:pStyle w:val="tabla"/>
              <w:rPr>
                <w:lang w:val="en-US"/>
              </w:rPr>
            </w:pPr>
            <w:r w:rsidRPr="00347ED6">
              <w:rPr>
                <w:lang w:val="en-US"/>
              </w:rPr>
              <w:t xml:space="preserve">    }</w:t>
            </w:r>
          </w:p>
          <w:p w14:paraId="26085430" w14:textId="77777777" w:rsidR="00E868F4" w:rsidRPr="00347ED6" w:rsidRDefault="00E868F4" w:rsidP="008C1564">
            <w:pPr>
              <w:pStyle w:val="tabla"/>
              <w:rPr>
                <w:lang w:val="en-US"/>
              </w:rPr>
            </w:pPr>
          </w:p>
          <w:p w14:paraId="2892883C" w14:textId="77777777" w:rsidR="00E868F4" w:rsidRPr="00347ED6" w:rsidRDefault="00000000" w:rsidP="008C1564">
            <w:pPr>
              <w:pStyle w:val="tabla"/>
              <w:rPr>
                <w:lang w:val="en-US"/>
              </w:rPr>
            </w:pPr>
            <w:r w:rsidRPr="00347ED6">
              <w:rPr>
                <w:lang w:val="en-US"/>
              </w:rPr>
              <w:t xml:space="preserve">    public String login(String usuario, String contrasenia) {</w:t>
            </w:r>
          </w:p>
          <w:p w14:paraId="188134A0" w14:textId="77777777" w:rsidR="00E868F4" w:rsidRPr="00347ED6" w:rsidRDefault="00000000" w:rsidP="008C1564">
            <w:pPr>
              <w:pStyle w:val="tabla"/>
              <w:rPr>
                <w:lang w:val="en-US"/>
              </w:rPr>
            </w:pPr>
            <w:r w:rsidRPr="00347ED6">
              <w:rPr>
                <w:lang w:val="en-US"/>
              </w:rPr>
              <w:t xml:space="preserve">        try {</w:t>
            </w:r>
          </w:p>
          <w:p w14:paraId="2FCC94E6" w14:textId="77777777" w:rsidR="00E868F4" w:rsidRPr="00347ED6" w:rsidRDefault="00000000" w:rsidP="008C1564">
            <w:pPr>
              <w:pStyle w:val="tabla"/>
              <w:rPr>
                <w:lang w:val="en-US"/>
              </w:rPr>
            </w:pPr>
            <w:r w:rsidRPr="00347ED6">
              <w:rPr>
                <w:lang w:val="en-US"/>
              </w:rPr>
              <w:lastRenderedPageBreak/>
              <w:t xml:space="preserve">            String jsonInput = String.format("{\"usuario\":\"%s\",\"contrasenia\":\"%s\"}",</w:t>
            </w:r>
          </w:p>
          <w:p w14:paraId="56790CED" w14:textId="77777777" w:rsidR="00E868F4" w:rsidRPr="00347ED6" w:rsidRDefault="00000000" w:rsidP="008C1564">
            <w:pPr>
              <w:pStyle w:val="tabla"/>
              <w:rPr>
                <w:lang w:val="en-US"/>
              </w:rPr>
            </w:pPr>
            <w:r w:rsidRPr="00347ED6">
              <w:rPr>
                <w:lang w:val="en-US"/>
              </w:rPr>
              <w:t xml:space="preserve">                    escapeJson(usuario), escapeJson(contrasenia));</w:t>
            </w:r>
          </w:p>
          <w:p w14:paraId="7CF1C3F9" w14:textId="77777777" w:rsidR="00E868F4" w:rsidRPr="00347ED6" w:rsidRDefault="00E868F4" w:rsidP="008C1564">
            <w:pPr>
              <w:pStyle w:val="tabla"/>
              <w:rPr>
                <w:lang w:val="en-US"/>
              </w:rPr>
            </w:pPr>
          </w:p>
          <w:p w14:paraId="61F82C87" w14:textId="77777777" w:rsidR="00E868F4" w:rsidRPr="00347ED6" w:rsidRDefault="00000000" w:rsidP="008C1564">
            <w:pPr>
              <w:pStyle w:val="tabla"/>
              <w:rPr>
                <w:lang w:val="en-US"/>
              </w:rPr>
            </w:pPr>
            <w:r w:rsidRPr="00347ED6">
              <w:rPr>
                <w:lang w:val="en-US"/>
              </w:rPr>
              <w:t xml:space="preserve">            String respuesta = postJson(BASE_URL + "/auth/login", jsonInput);</w:t>
            </w:r>
          </w:p>
          <w:p w14:paraId="08D127AA" w14:textId="77777777" w:rsidR="00E868F4" w:rsidRPr="00347ED6" w:rsidRDefault="00000000" w:rsidP="008C1564">
            <w:pPr>
              <w:pStyle w:val="tabla"/>
              <w:rPr>
                <w:lang w:val="en-US"/>
              </w:rPr>
            </w:pPr>
            <w:r w:rsidRPr="00347ED6">
              <w:rPr>
                <w:lang w:val="en-US"/>
              </w:rPr>
              <w:t xml:space="preserve">            String token = extraerCampoJson(respuesta, "token");</w:t>
            </w:r>
          </w:p>
          <w:p w14:paraId="5AEB5875" w14:textId="77777777" w:rsidR="00E868F4" w:rsidRPr="00347ED6" w:rsidRDefault="00000000" w:rsidP="008C1564">
            <w:pPr>
              <w:pStyle w:val="tabla"/>
              <w:rPr>
                <w:lang w:val="en-US"/>
              </w:rPr>
            </w:pPr>
            <w:r w:rsidRPr="00347ED6">
              <w:rPr>
                <w:lang w:val="en-US"/>
              </w:rPr>
              <w:t xml:space="preserve">            if (token != null &amp;&amp; !token.isBlank()) {</w:t>
            </w:r>
          </w:p>
          <w:p w14:paraId="11AD6715" w14:textId="77777777" w:rsidR="00E868F4" w:rsidRPr="00347ED6" w:rsidRDefault="00000000" w:rsidP="008C1564">
            <w:pPr>
              <w:pStyle w:val="tabla"/>
              <w:rPr>
                <w:lang w:val="en-US"/>
              </w:rPr>
            </w:pPr>
            <w:r w:rsidRPr="00347ED6">
              <w:rPr>
                <w:lang w:val="en-US"/>
              </w:rPr>
              <w:t xml:space="preserve">                tokenSesion = token;</w:t>
            </w:r>
          </w:p>
          <w:p w14:paraId="44585DA8" w14:textId="77777777" w:rsidR="00E868F4" w:rsidRPr="00347ED6" w:rsidRDefault="00000000" w:rsidP="008C1564">
            <w:pPr>
              <w:pStyle w:val="tabla"/>
              <w:rPr>
                <w:lang w:val="en-US"/>
              </w:rPr>
            </w:pPr>
            <w:r w:rsidRPr="00347ED6">
              <w:rPr>
                <w:lang w:val="en-US"/>
              </w:rPr>
              <w:t xml:space="preserve">                return token;</w:t>
            </w:r>
          </w:p>
          <w:p w14:paraId="0D0DC562" w14:textId="77777777" w:rsidR="00E868F4" w:rsidRPr="00347ED6" w:rsidRDefault="00000000" w:rsidP="008C1564">
            <w:pPr>
              <w:pStyle w:val="tabla"/>
              <w:rPr>
                <w:lang w:val="en-US"/>
              </w:rPr>
            </w:pPr>
            <w:r w:rsidRPr="00347ED6">
              <w:rPr>
                <w:lang w:val="en-US"/>
              </w:rPr>
              <w:t xml:space="preserve">            }</w:t>
            </w:r>
          </w:p>
          <w:p w14:paraId="645A01CA" w14:textId="77777777" w:rsidR="00E868F4" w:rsidRPr="00347ED6" w:rsidRDefault="00000000" w:rsidP="008C1564">
            <w:pPr>
              <w:pStyle w:val="tabla"/>
              <w:rPr>
                <w:lang w:val="en-US"/>
              </w:rPr>
            </w:pPr>
            <w:r w:rsidRPr="00347ED6">
              <w:rPr>
                <w:lang w:val="en-US"/>
              </w:rPr>
              <w:t xml:space="preserve">            return null;</w:t>
            </w:r>
          </w:p>
          <w:p w14:paraId="6C037D45" w14:textId="77777777" w:rsidR="00E868F4" w:rsidRPr="00347ED6" w:rsidRDefault="00000000" w:rsidP="008C1564">
            <w:pPr>
              <w:pStyle w:val="tabla"/>
              <w:rPr>
                <w:lang w:val="en-US"/>
              </w:rPr>
            </w:pPr>
            <w:r w:rsidRPr="00347ED6">
              <w:rPr>
                <w:lang w:val="en-US"/>
              </w:rPr>
              <w:t xml:space="preserve">        } catch (Exception e) {</w:t>
            </w:r>
          </w:p>
          <w:p w14:paraId="5CE9A691" w14:textId="77777777" w:rsidR="00E868F4" w:rsidRPr="00347ED6" w:rsidRDefault="00000000" w:rsidP="008C1564">
            <w:pPr>
              <w:pStyle w:val="tabla"/>
              <w:rPr>
                <w:lang w:val="en-US"/>
              </w:rPr>
            </w:pPr>
            <w:r w:rsidRPr="00347ED6">
              <w:rPr>
                <w:lang w:val="en-US"/>
              </w:rPr>
              <w:t xml:space="preserve">            throw new RuntimeException("Error al iniciar sesiÃ³n: " + e.getMessage(), e);</w:t>
            </w:r>
          </w:p>
          <w:p w14:paraId="0AA7F51A" w14:textId="77777777" w:rsidR="00E868F4" w:rsidRPr="00347ED6" w:rsidRDefault="00000000" w:rsidP="008C1564">
            <w:pPr>
              <w:pStyle w:val="tabla"/>
              <w:rPr>
                <w:lang w:val="en-US"/>
              </w:rPr>
            </w:pPr>
            <w:r w:rsidRPr="00347ED6">
              <w:rPr>
                <w:lang w:val="en-US"/>
              </w:rPr>
              <w:t xml:space="preserve">        }</w:t>
            </w:r>
          </w:p>
          <w:p w14:paraId="6872938D" w14:textId="77777777" w:rsidR="00E868F4" w:rsidRPr="00347ED6" w:rsidRDefault="00000000" w:rsidP="008C1564">
            <w:pPr>
              <w:pStyle w:val="tabla"/>
              <w:rPr>
                <w:lang w:val="en-US"/>
              </w:rPr>
            </w:pPr>
            <w:r w:rsidRPr="00347ED6">
              <w:rPr>
                <w:lang w:val="en-US"/>
              </w:rPr>
              <w:t xml:space="preserve">    }</w:t>
            </w:r>
          </w:p>
          <w:p w14:paraId="0E936F67" w14:textId="77777777" w:rsidR="00E868F4" w:rsidRPr="00347ED6" w:rsidRDefault="00E868F4" w:rsidP="008C1564">
            <w:pPr>
              <w:pStyle w:val="tabla"/>
              <w:rPr>
                <w:lang w:val="en-US"/>
              </w:rPr>
            </w:pPr>
          </w:p>
          <w:p w14:paraId="49257A77" w14:textId="77777777" w:rsidR="00E868F4" w:rsidRPr="00347ED6" w:rsidRDefault="00000000" w:rsidP="008C1564">
            <w:pPr>
              <w:pStyle w:val="tabla"/>
              <w:rPr>
                <w:lang w:val="en-US"/>
              </w:rPr>
            </w:pPr>
            <w:r w:rsidRPr="00347ED6">
              <w:rPr>
                <w:lang w:val="en-US"/>
              </w:rPr>
              <w:t xml:space="preserve">    public double convertirLongitud(double valor, String unidadInicial, String unidadFinal) {</w:t>
            </w:r>
          </w:p>
          <w:p w14:paraId="3DD7FBFA" w14:textId="77777777" w:rsidR="00E868F4" w:rsidRDefault="00000000" w:rsidP="008C1564">
            <w:pPr>
              <w:pStyle w:val="tabla"/>
            </w:pPr>
            <w:r w:rsidRPr="00347ED6">
              <w:rPr>
                <w:lang w:val="en-US"/>
              </w:rPr>
              <w:t xml:space="preserve">        </w:t>
            </w:r>
            <w:r>
              <w:t>return ejecutarConversion("longitud", valor, unidadInicial, unidadFinal);</w:t>
            </w:r>
          </w:p>
          <w:p w14:paraId="21EA6A02" w14:textId="77777777" w:rsidR="00E868F4" w:rsidRPr="00347ED6" w:rsidRDefault="00000000" w:rsidP="008C1564">
            <w:pPr>
              <w:pStyle w:val="tabla"/>
              <w:rPr>
                <w:lang w:val="en-US"/>
              </w:rPr>
            </w:pPr>
            <w:r>
              <w:t xml:space="preserve">    </w:t>
            </w:r>
            <w:r w:rsidRPr="00347ED6">
              <w:rPr>
                <w:lang w:val="en-US"/>
              </w:rPr>
              <w:t>}</w:t>
            </w:r>
          </w:p>
          <w:p w14:paraId="38F18D71" w14:textId="77777777" w:rsidR="00E868F4" w:rsidRPr="00347ED6" w:rsidRDefault="00E868F4" w:rsidP="008C1564">
            <w:pPr>
              <w:pStyle w:val="tabla"/>
              <w:rPr>
                <w:lang w:val="en-US"/>
              </w:rPr>
            </w:pPr>
          </w:p>
          <w:p w14:paraId="25CC032A" w14:textId="77777777" w:rsidR="00E868F4" w:rsidRPr="00347ED6" w:rsidRDefault="00000000" w:rsidP="008C1564">
            <w:pPr>
              <w:pStyle w:val="tabla"/>
              <w:rPr>
                <w:lang w:val="en-US"/>
              </w:rPr>
            </w:pPr>
            <w:r w:rsidRPr="00347ED6">
              <w:rPr>
                <w:lang w:val="en-US"/>
              </w:rPr>
              <w:t xml:space="preserve">    public double convertirMasa(double valor, String unidadInicial, String unidadFinal) {</w:t>
            </w:r>
          </w:p>
          <w:p w14:paraId="1EA2374E" w14:textId="77777777" w:rsidR="00E868F4" w:rsidRDefault="00000000" w:rsidP="008C1564">
            <w:pPr>
              <w:pStyle w:val="tabla"/>
            </w:pPr>
            <w:r w:rsidRPr="00347ED6">
              <w:rPr>
                <w:lang w:val="en-US"/>
              </w:rPr>
              <w:t xml:space="preserve">        </w:t>
            </w:r>
            <w:r>
              <w:t>return ejecutarConversion("masa", valor, unidadInicial, unidadFinal);</w:t>
            </w:r>
          </w:p>
          <w:p w14:paraId="50306508" w14:textId="77777777" w:rsidR="00E868F4" w:rsidRPr="00347ED6" w:rsidRDefault="00000000" w:rsidP="008C1564">
            <w:pPr>
              <w:pStyle w:val="tabla"/>
              <w:rPr>
                <w:lang w:val="en-US"/>
              </w:rPr>
            </w:pPr>
            <w:r>
              <w:t xml:space="preserve">    </w:t>
            </w:r>
            <w:r w:rsidRPr="00347ED6">
              <w:rPr>
                <w:lang w:val="en-US"/>
              </w:rPr>
              <w:t>}</w:t>
            </w:r>
          </w:p>
          <w:p w14:paraId="6BA0B87F" w14:textId="77777777" w:rsidR="00E868F4" w:rsidRPr="00347ED6" w:rsidRDefault="00E868F4" w:rsidP="008C1564">
            <w:pPr>
              <w:pStyle w:val="tabla"/>
              <w:rPr>
                <w:lang w:val="en-US"/>
              </w:rPr>
            </w:pPr>
          </w:p>
          <w:p w14:paraId="0FD2E31D" w14:textId="77777777" w:rsidR="00E868F4" w:rsidRPr="00347ED6" w:rsidRDefault="00000000" w:rsidP="008C1564">
            <w:pPr>
              <w:pStyle w:val="tabla"/>
              <w:rPr>
                <w:lang w:val="en-US"/>
              </w:rPr>
            </w:pPr>
            <w:r w:rsidRPr="00347ED6">
              <w:rPr>
                <w:lang w:val="en-US"/>
              </w:rPr>
              <w:t xml:space="preserve">    public double convertirTemperatura(double valor, String unidadInicial, String unidadFinal) {</w:t>
            </w:r>
          </w:p>
          <w:p w14:paraId="285F967E" w14:textId="77777777" w:rsidR="00E868F4" w:rsidRDefault="00000000" w:rsidP="008C1564">
            <w:pPr>
              <w:pStyle w:val="tabla"/>
            </w:pPr>
            <w:r w:rsidRPr="00347ED6">
              <w:rPr>
                <w:lang w:val="en-US"/>
              </w:rPr>
              <w:t xml:space="preserve">        </w:t>
            </w:r>
            <w:r>
              <w:t>return ejecutarConversion("temperatura", valor, unidadInicial, unidadFinal);</w:t>
            </w:r>
          </w:p>
          <w:p w14:paraId="761D3A22" w14:textId="77777777" w:rsidR="00E868F4" w:rsidRPr="00347ED6" w:rsidRDefault="00000000" w:rsidP="008C1564">
            <w:pPr>
              <w:pStyle w:val="tabla"/>
              <w:rPr>
                <w:lang w:val="en-US"/>
              </w:rPr>
            </w:pPr>
            <w:r>
              <w:t xml:space="preserve">    </w:t>
            </w:r>
            <w:r w:rsidRPr="00347ED6">
              <w:rPr>
                <w:lang w:val="en-US"/>
              </w:rPr>
              <w:t>}</w:t>
            </w:r>
          </w:p>
          <w:p w14:paraId="5A4C2CCD" w14:textId="77777777" w:rsidR="00E868F4" w:rsidRPr="00347ED6" w:rsidRDefault="00E868F4" w:rsidP="008C1564">
            <w:pPr>
              <w:pStyle w:val="tabla"/>
              <w:rPr>
                <w:lang w:val="en-US"/>
              </w:rPr>
            </w:pPr>
          </w:p>
          <w:p w14:paraId="375F9774" w14:textId="77777777" w:rsidR="00E868F4" w:rsidRPr="00347ED6" w:rsidRDefault="00000000" w:rsidP="008C1564">
            <w:pPr>
              <w:pStyle w:val="tabla"/>
              <w:rPr>
                <w:lang w:val="en-US"/>
              </w:rPr>
            </w:pPr>
            <w:r w:rsidRPr="00347ED6">
              <w:rPr>
                <w:lang w:val="en-US"/>
              </w:rPr>
              <w:t xml:space="preserve">    public String cambiarContrasenia(String actual, String nueva) {</w:t>
            </w:r>
          </w:p>
          <w:p w14:paraId="694214F4" w14:textId="77777777" w:rsidR="00E868F4" w:rsidRPr="00347ED6" w:rsidRDefault="00000000" w:rsidP="008C1564">
            <w:pPr>
              <w:pStyle w:val="tabla"/>
              <w:rPr>
                <w:lang w:val="en-US"/>
              </w:rPr>
            </w:pPr>
            <w:r w:rsidRPr="00347ED6">
              <w:rPr>
                <w:lang w:val="en-US"/>
              </w:rPr>
              <w:t xml:space="preserve">        try {</w:t>
            </w:r>
          </w:p>
          <w:p w14:paraId="272AD059" w14:textId="77777777" w:rsidR="00E868F4" w:rsidRPr="00347ED6" w:rsidRDefault="00000000" w:rsidP="008C1564">
            <w:pPr>
              <w:pStyle w:val="tabla"/>
              <w:rPr>
                <w:lang w:val="en-US"/>
              </w:rPr>
            </w:pPr>
            <w:r w:rsidRPr="00347ED6">
              <w:rPr>
                <w:lang w:val="en-US"/>
              </w:rPr>
              <w:t xml:space="preserve">            String jsonInput = String.format("{\"contraseniaActual\":\"%s\",\"contraseniaNueva\":\"%s\"}",</w:t>
            </w:r>
          </w:p>
          <w:p w14:paraId="3087BBE7" w14:textId="77777777" w:rsidR="00E868F4" w:rsidRPr="00347ED6" w:rsidRDefault="00000000" w:rsidP="008C1564">
            <w:pPr>
              <w:pStyle w:val="tabla"/>
              <w:rPr>
                <w:lang w:val="en-US"/>
              </w:rPr>
            </w:pPr>
            <w:r w:rsidRPr="00347ED6">
              <w:rPr>
                <w:lang w:val="en-US"/>
              </w:rPr>
              <w:t xml:space="preserve">                    escapeJson(actual), escapeJson(nueva));</w:t>
            </w:r>
          </w:p>
          <w:p w14:paraId="62405107" w14:textId="77777777" w:rsidR="00E868F4" w:rsidRPr="00347ED6" w:rsidRDefault="00000000" w:rsidP="008C1564">
            <w:pPr>
              <w:pStyle w:val="tabla"/>
              <w:rPr>
                <w:lang w:val="en-US"/>
              </w:rPr>
            </w:pPr>
            <w:r w:rsidRPr="00347ED6">
              <w:rPr>
                <w:lang w:val="en-US"/>
              </w:rPr>
              <w:t xml:space="preserve">            return postJson(BASE_URL + "/auth/cambiar-contrasenia", jsonInput);</w:t>
            </w:r>
          </w:p>
          <w:p w14:paraId="587157A7" w14:textId="77777777" w:rsidR="00E868F4" w:rsidRPr="00347ED6" w:rsidRDefault="00000000" w:rsidP="008C1564">
            <w:pPr>
              <w:pStyle w:val="tabla"/>
              <w:rPr>
                <w:lang w:val="en-US"/>
              </w:rPr>
            </w:pPr>
            <w:r w:rsidRPr="00347ED6">
              <w:rPr>
                <w:lang w:val="en-US"/>
              </w:rPr>
              <w:t xml:space="preserve">        } catch (Exception e) {</w:t>
            </w:r>
          </w:p>
          <w:p w14:paraId="0F3C80E8" w14:textId="77777777" w:rsidR="00E868F4" w:rsidRPr="00347ED6" w:rsidRDefault="00000000" w:rsidP="008C1564">
            <w:pPr>
              <w:pStyle w:val="tabla"/>
              <w:rPr>
                <w:lang w:val="en-US"/>
              </w:rPr>
            </w:pPr>
            <w:r w:rsidRPr="00347ED6">
              <w:rPr>
                <w:lang w:val="en-US"/>
              </w:rPr>
              <w:t xml:space="preserve">            throw new RuntimeException("Error al cambiar contraseÃ±a: " + e.getMessage(), e);</w:t>
            </w:r>
          </w:p>
          <w:p w14:paraId="1F29F297" w14:textId="77777777" w:rsidR="00E868F4" w:rsidRPr="00347ED6" w:rsidRDefault="00000000" w:rsidP="008C1564">
            <w:pPr>
              <w:pStyle w:val="tabla"/>
              <w:rPr>
                <w:lang w:val="en-US"/>
              </w:rPr>
            </w:pPr>
            <w:r w:rsidRPr="00347ED6">
              <w:rPr>
                <w:lang w:val="en-US"/>
              </w:rPr>
              <w:t xml:space="preserve">        }</w:t>
            </w:r>
          </w:p>
          <w:p w14:paraId="274C4813" w14:textId="77777777" w:rsidR="00E868F4" w:rsidRPr="00347ED6" w:rsidRDefault="00000000" w:rsidP="008C1564">
            <w:pPr>
              <w:pStyle w:val="tabla"/>
              <w:rPr>
                <w:lang w:val="en-US"/>
              </w:rPr>
            </w:pPr>
            <w:r w:rsidRPr="00347ED6">
              <w:rPr>
                <w:lang w:val="en-US"/>
              </w:rPr>
              <w:t xml:space="preserve">    }</w:t>
            </w:r>
          </w:p>
          <w:p w14:paraId="3475C3BD" w14:textId="77777777" w:rsidR="00E868F4" w:rsidRPr="00347ED6" w:rsidRDefault="00E868F4" w:rsidP="008C1564">
            <w:pPr>
              <w:pStyle w:val="tabla"/>
              <w:rPr>
                <w:lang w:val="en-US"/>
              </w:rPr>
            </w:pPr>
          </w:p>
          <w:p w14:paraId="24E30466" w14:textId="77777777" w:rsidR="00E868F4" w:rsidRPr="00347ED6" w:rsidRDefault="00000000" w:rsidP="008C1564">
            <w:pPr>
              <w:pStyle w:val="tabla"/>
              <w:rPr>
                <w:lang w:val="en-US"/>
              </w:rPr>
            </w:pPr>
            <w:r w:rsidRPr="00347ED6">
              <w:rPr>
                <w:lang w:val="en-US"/>
              </w:rPr>
              <w:t xml:space="preserve">    private double ejecutarConversion(String tipo, double valor, String inicial, String finalU) {</w:t>
            </w:r>
          </w:p>
          <w:p w14:paraId="342C959F" w14:textId="77777777" w:rsidR="00E868F4" w:rsidRPr="00347ED6" w:rsidRDefault="00000000" w:rsidP="008C1564">
            <w:pPr>
              <w:pStyle w:val="tabla"/>
              <w:rPr>
                <w:lang w:val="en-US"/>
              </w:rPr>
            </w:pPr>
            <w:r w:rsidRPr="00347ED6">
              <w:rPr>
                <w:lang w:val="en-US"/>
              </w:rPr>
              <w:t xml:space="preserve">        try {</w:t>
            </w:r>
          </w:p>
          <w:p w14:paraId="2D74C310" w14:textId="77777777" w:rsidR="00E868F4" w:rsidRPr="00347ED6" w:rsidRDefault="00000000" w:rsidP="008C1564">
            <w:pPr>
              <w:pStyle w:val="tabla"/>
              <w:rPr>
                <w:lang w:val="en-US"/>
              </w:rPr>
            </w:pPr>
            <w:r w:rsidRPr="00347ED6">
              <w:rPr>
                <w:lang w:val="en-US"/>
              </w:rPr>
              <w:t xml:space="preserve">            String urlStr = String.format("%s/conversor/%s?valor=%s&amp;unidadInicial=%s&amp;unidadFinal=%s",</w:t>
            </w:r>
          </w:p>
          <w:p w14:paraId="736C0F88" w14:textId="77777777" w:rsidR="00E868F4" w:rsidRDefault="00000000" w:rsidP="008C1564">
            <w:pPr>
              <w:pStyle w:val="tabla"/>
            </w:pPr>
            <w:r w:rsidRPr="00347ED6">
              <w:rPr>
                <w:lang w:val="en-US"/>
              </w:rPr>
              <w:t xml:space="preserve">                    </w:t>
            </w:r>
            <w:r>
              <w:t>BASE_URL, tipo, valor,</w:t>
            </w:r>
          </w:p>
          <w:p w14:paraId="139CC2A1" w14:textId="77777777" w:rsidR="00E868F4" w:rsidRDefault="00000000" w:rsidP="008C1564">
            <w:pPr>
              <w:pStyle w:val="tabla"/>
            </w:pPr>
            <w:r>
              <w:t xml:space="preserve">                    URLEncoder.encode(inicial, StandardCharsets.UTF_8),</w:t>
            </w:r>
          </w:p>
          <w:p w14:paraId="7FE35574" w14:textId="77777777" w:rsidR="00E868F4" w:rsidRDefault="00000000" w:rsidP="008C1564">
            <w:pPr>
              <w:pStyle w:val="tabla"/>
            </w:pPr>
            <w:r>
              <w:t xml:space="preserve">                    URLEncoder.encode(finalU, StandardCharsets.UTF_8));</w:t>
            </w:r>
          </w:p>
          <w:p w14:paraId="4F524178" w14:textId="77777777" w:rsidR="00E868F4" w:rsidRDefault="00E868F4" w:rsidP="008C1564">
            <w:pPr>
              <w:pStyle w:val="tabla"/>
            </w:pPr>
          </w:p>
          <w:p w14:paraId="21A67C07" w14:textId="77777777" w:rsidR="00E868F4" w:rsidRDefault="00000000" w:rsidP="008C1564">
            <w:pPr>
              <w:pStyle w:val="tabla"/>
            </w:pPr>
            <w:r>
              <w:t xml:space="preserve">            String respuesta = getJson(urlStr);</w:t>
            </w:r>
          </w:p>
          <w:p w14:paraId="0AF0CD72" w14:textId="77777777" w:rsidR="00E868F4" w:rsidRDefault="00000000" w:rsidP="008C1564">
            <w:pPr>
              <w:pStyle w:val="tabla"/>
            </w:pPr>
            <w:r>
              <w:t xml:space="preserve">            String valorFinalStr = extraerCampoJson(respuesta, "valorFinal");</w:t>
            </w:r>
          </w:p>
          <w:p w14:paraId="53064B08" w14:textId="77777777" w:rsidR="00E868F4" w:rsidRPr="00347ED6" w:rsidRDefault="00000000" w:rsidP="008C1564">
            <w:pPr>
              <w:pStyle w:val="tabla"/>
              <w:rPr>
                <w:lang w:val="en-US"/>
              </w:rPr>
            </w:pPr>
            <w:r>
              <w:t xml:space="preserve">            </w:t>
            </w:r>
            <w:r w:rsidRPr="00347ED6">
              <w:rPr>
                <w:lang w:val="en-US"/>
              </w:rPr>
              <w:t>if (valorFinalStr != null) {</w:t>
            </w:r>
          </w:p>
          <w:p w14:paraId="337949B9" w14:textId="77777777" w:rsidR="00E868F4" w:rsidRPr="00347ED6" w:rsidRDefault="00000000" w:rsidP="008C1564">
            <w:pPr>
              <w:pStyle w:val="tabla"/>
              <w:rPr>
                <w:lang w:val="en-US"/>
              </w:rPr>
            </w:pPr>
            <w:r w:rsidRPr="00347ED6">
              <w:rPr>
                <w:lang w:val="en-US"/>
              </w:rPr>
              <w:lastRenderedPageBreak/>
              <w:t xml:space="preserve">                return Double.parseDouble(valorFinalStr);</w:t>
            </w:r>
          </w:p>
          <w:p w14:paraId="4F0E138D" w14:textId="77777777" w:rsidR="00E868F4" w:rsidRDefault="00000000" w:rsidP="008C1564">
            <w:pPr>
              <w:pStyle w:val="tabla"/>
            </w:pPr>
            <w:r w:rsidRPr="00347ED6">
              <w:rPr>
                <w:lang w:val="en-US"/>
              </w:rPr>
              <w:t xml:space="preserve">            </w:t>
            </w:r>
            <w:r>
              <w:t>}</w:t>
            </w:r>
          </w:p>
          <w:p w14:paraId="6A10DDCA" w14:textId="77777777" w:rsidR="00E868F4" w:rsidRDefault="00000000" w:rsidP="008C1564">
            <w:pPr>
              <w:pStyle w:val="tabla"/>
            </w:pPr>
            <w:r>
              <w:t xml:space="preserve">            throw new RuntimeException("No se encontrÃ³ 'valorFinal' en la respuesta del servidor: " + respuesta);</w:t>
            </w:r>
          </w:p>
          <w:p w14:paraId="241978DC" w14:textId="77777777" w:rsidR="00E868F4" w:rsidRPr="00347ED6" w:rsidRDefault="00000000" w:rsidP="008C1564">
            <w:pPr>
              <w:pStyle w:val="tabla"/>
              <w:rPr>
                <w:lang w:val="en-US"/>
              </w:rPr>
            </w:pPr>
            <w:r>
              <w:t xml:space="preserve">        </w:t>
            </w:r>
            <w:r w:rsidRPr="00347ED6">
              <w:rPr>
                <w:lang w:val="en-US"/>
              </w:rPr>
              <w:t>} catch (Exception e) {</w:t>
            </w:r>
          </w:p>
          <w:p w14:paraId="003E47AC" w14:textId="77777777" w:rsidR="00E868F4" w:rsidRPr="00347ED6" w:rsidRDefault="00000000" w:rsidP="008C1564">
            <w:pPr>
              <w:pStyle w:val="tabla"/>
              <w:rPr>
                <w:lang w:val="en-US"/>
              </w:rPr>
            </w:pPr>
            <w:r w:rsidRPr="00347ED6">
              <w:rPr>
                <w:lang w:val="en-US"/>
              </w:rPr>
              <w:t xml:space="preserve">            throw new RuntimeException("Error en conversiÃ³n de " + tipo + ": " + e.getMessage(), e);</w:t>
            </w:r>
          </w:p>
          <w:p w14:paraId="70504A5A" w14:textId="77777777" w:rsidR="00E868F4" w:rsidRPr="00347ED6" w:rsidRDefault="00000000" w:rsidP="008C1564">
            <w:pPr>
              <w:pStyle w:val="tabla"/>
              <w:rPr>
                <w:lang w:val="en-US"/>
              </w:rPr>
            </w:pPr>
            <w:r w:rsidRPr="00347ED6">
              <w:rPr>
                <w:lang w:val="en-US"/>
              </w:rPr>
              <w:t xml:space="preserve">        }</w:t>
            </w:r>
          </w:p>
          <w:p w14:paraId="534159BA" w14:textId="77777777" w:rsidR="00E868F4" w:rsidRPr="00347ED6" w:rsidRDefault="00000000" w:rsidP="008C1564">
            <w:pPr>
              <w:pStyle w:val="tabla"/>
              <w:rPr>
                <w:lang w:val="en-US"/>
              </w:rPr>
            </w:pPr>
            <w:r w:rsidRPr="00347ED6">
              <w:rPr>
                <w:lang w:val="en-US"/>
              </w:rPr>
              <w:t xml:space="preserve">    }</w:t>
            </w:r>
          </w:p>
          <w:p w14:paraId="0D1C268A" w14:textId="77777777" w:rsidR="00E868F4" w:rsidRPr="00347ED6" w:rsidRDefault="00E868F4" w:rsidP="008C1564">
            <w:pPr>
              <w:pStyle w:val="tabla"/>
              <w:rPr>
                <w:lang w:val="en-US"/>
              </w:rPr>
            </w:pPr>
          </w:p>
          <w:p w14:paraId="0BFF3A2D" w14:textId="77777777" w:rsidR="00E868F4" w:rsidRPr="00347ED6" w:rsidRDefault="00000000" w:rsidP="008C1564">
            <w:pPr>
              <w:pStyle w:val="tabla"/>
              <w:rPr>
                <w:lang w:val="en-US"/>
              </w:rPr>
            </w:pPr>
            <w:r w:rsidRPr="00347ED6">
              <w:rPr>
                <w:lang w:val="en-US"/>
              </w:rPr>
              <w:t xml:space="preserve">    private String getJson(String urlStr) throws Exception {</w:t>
            </w:r>
          </w:p>
          <w:p w14:paraId="5967931C" w14:textId="77777777" w:rsidR="00E868F4" w:rsidRPr="00347ED6" w:rsidRDefault="00000000" w:rsidP="008C1564">
            <w:pPr>
              <w:pStyle w:val="tabla"/>
              <w:rPr>
                <w:lang w:val="en-US"/>
              </w:rPr>
            </w:pPr>
            <w:r w:rsidRPr="00347ED6">
              <w:rPr>
                <w:lang w:val="en-US"/>
              </w:rPr>
              <w:t xml:space="preserve">        URL url = new URL(urlStr);</w:t>
            </w:r>
          </w:p>
          <w:p w14:paraId="75836CF0"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4DF7363D" w14:textId="77777777" w:rsidR="00E868F4" w:rsidRPr="00347ED6" w:rsidRDefault="00000000" w:rsidP="008C1564">
            <w:pPr>
              <w:pStyle w:val="tabla"/>
              <w:rPr>
                <w:lang w:val="en-US"/>
              </w:rPr>
            </w:pPr>
            <w:r w:rsidRPr="00347ED6">
              <w:rPr>
                <w:lang w:val="en-US"/>
              </w:rPr>
              <w:t xml:space="preserve">        conn.setRequestMethod("GET");</w:t>
            </w:r>
          </w:p>
          <w:p w14:paraId="1FE8902A" w14:textId="77777777" w:rsidR="00E868F4" w:rsidRPr="00347ED6" w:rsidRDefault="00000000" w:rsidP="008C1564">
            <w:pPr>
              <w:pStyle w:val="tabla"/>
              <w:rPr>
                <w:lang w:val="en-US"/>
              </w:rPr>
            </w:pPr>
            <w:r w:rsidRPr="00347ED6">
              <w:rPr>
                <w:lang w:val="en-US"/>
              </w:rPr>
              <w:t xml:space="preserve">        conn.setRequestProperty("Accept", "application/json");</w:t>
            </w:r>
          </w:p>
          <w:p w14:paraId="37EF521B" w14:textId="77777777" w:rsidR="00E868F4" w:rsidRPr="00347ED6" w:rsidRDefault="00000000" w:rsidP="008C1564">
            <w:pPr>
              <w:pStyle w:val="tabla"/>
              <w:rPr>
                <w:lang w:val="en-US"/>
              </w:rPr>
            </w:pPr>
            <w:r w:rsidRPr="00347ED6">
              <w:rPr>
                <w:lang w:val="en-US"/>
              </w:rPr>
              <w:t xml:space="preserve">        if (tokenSesion != null) {</w:t>
            </w:r>
          </w:p>
          <w:p w14:paraId="732DAE25"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3A7EC790" w14:textId="77777777" w:rsidR="00E868F4" w:rsidRPr="00347ED6" w:rsidRDefault="00000000" w:rsidP="008C1564">
            <w:pPr>
              <w:pStyle w:val="tabla"/>
              <w:rPr>
                <w:lang w:val="en-US"/>
              </w:rPr>
            </w:pPr>
            <w:r w:rsidRPr="00347ED6">
              <w:rPr>
                <w:lang w:val="en-US"/>
              </w:rPr>
              <w:t xml:space="preserve">        }</w:t>
            </w:r>
          </w:p>
          <w:p w14:paraId="2CBABE8C" w14:textId="77777777" w:rsidR="00E868F4" w:rsidRPr="00347ED6" w:rsidRDefault="00E868F4" w:rsidP="008C1564">
            <w:pPr>
              <w:pStyle w:val="tabla"/>
              <w:rPr>
                <w:lang w:val="en-US"/>
              </w:rPr>
            </w:pPr>
          </w:p>
          <w:p w14:paraId="132CD588" w14:textId="77777777" w:rsidR="00E868F4" w:rsidRPr="00347ED6" w:rsidRDefault="00000000" w:rsidP="008C1564">
            <w:pPr>
              <w:pStyle w:val="tabla"/>
              <w:rPr>
                <w:lang w:val="en-US"/>
              </w:rPr>
            </w:pPr>
            <w:r w:rsidRPr="00347ED6">
              <w:rPr>
                <w:lang w:val="en-US"/>
              </w:rPr>
              <w:t xml:space="preserve">        int code = conn.getResponseCode();</w:t>
            </w:r>
          </w:p>
          <w:p w14:paraId="3A087FA0" w14:textId="77777777" w:rsidR="00E868F4" w:rsidRPr="00347ED6" w:rsidRDefault="00000000" w:rsidP="008C1564">
            <w:pPr>
              <w:pStyle w:val="tabla"/>
              <w:rPr>
                <w:lang w:val="en-US"/>
              </w:rPr>
            </w:pPr>
            <w:r w:rsidRPr="00347ED6">
              <w:rPr>
                <w:lang w:val="en-US"/>
              </w:rPr>
              <w:t xml:space="preserve">        if (code != 200) {</w:t>
            </w:r>
          </w:p>
          <w:p w14:paraId="7314DFF5" w14:textId="77777777" w:rsidR="00E868F4" w:rsidRPr="00347ED6" w:rsidRDefault="00000000" w:rsidP="008C1564">
            <w:pPr>
              <w:pStyle w:val="tabla"/>
              <w:rPr>
                <w:lang w:val="en-US"/>
              </w:rPr>
            </w:pPr>
            <w:r w:rsidRPr="00347ED6">
              <w:rPr>
                <w:lang w:val="en-US"/>
              </w:rPr>
              <w:t xml:space="preserve">            String errorMsg = leerStream(conn.getErrorStream());</w:t>
            </w:r>
          </w:p>
          <w:p w14:paraId="02E0BB1C" w14:textId="77777777" w:rsidR="00E868F4" w:rsidRPr="00347ED6" w:rsidRDefault="00000000" w:rsidP="008C1564">
            <w:pPr>
              <w:pStyle w:val="tabla"/>
              <w:rPr>
                <w:lang w:val="en-US"/>
              </w:rPr>
            </w:pPr>
            <w:r w:rsidRPr="00347ED6">
              <w:rPr>
                <w:lang w:val="en-US"/>
              </w:rPr>
              <w:t xml:space="preserve">            String cleanMsg = extraerCampoJson(errorMsg, "mensaje");</w:t>
            </w:r>
          </w:p>
          <w:p w14:paraId="0276D374" w14:textId="77777777" w:rsidR="00E868F4" w:rsidRPr="00347ED6" w:rsidRDefault="00000000" w:rsidP="008C1564">
            <w:pPr>
              <w:pStyle w:val="tabla"/>
              <w:rPr>
                <w:lang w:val="en-US"/>
              </w:rPr>
            </w:pPr>
            <w:r w:rsidRPr="00347ED6">
              <w:rPr>
                <w:lang w:val="en-US"/>
              </w:rPr>
              <w:t xml:space="preserve">            if (cleanMsg != null &amp;&amp; !cleanMsg.isBlank()) {</w:t>
            </w:r>
          </w:p>
          <w:p w14:paraId="239AB80D" w14:textId="77777777" w:rsidR="00E868F4" w:rsidRPr="00347ED6" w:rsidRDefault="00000000" w:rsidP="008C1564">
            <w:pPr>
              <w:pStyle w:val="tabla"/>
              <w:rPr>
                <w:lang w:val="en-US"/>
              </w:rPr>
            </w:pPr>
            <w:r w:rsidRPr="00347ED6">
              <w:rPr>
                <w:lang w:val="en-US"/>
              </w:rPr>
              <w:t xml:space="preserve">                throw new RuntimeException(cleanMsg);</w:t>
            </w:r>
          </w:p>
          <w:p w14:paraId="019389F6" w14:textId="77777777" w:rsidR="00E868F4" w:rsidRPr="00347ED6" w:rsidRDefault="00000000" w:rsidP="008C1564">
            <w:pPr>
              <w:pStyle w:val="tabla"/>
              <w:rPr>
                <w:lang w:val="en-US"/>
              </w:rPr>
            </w:pPr>
            <w:r w:rsidRPr="00347ED6">
              <w:rPr>
                <w:lang w:val="en-US"/>
              </w:rPr>
              <w:t xml:space="preserve">            }</w:t>
            </w:r>
          </w:p>
          <w:p w14:paraId="142059E4" w14:textId="77777777" w:rsidR="00E868F4" w:rsidRPr="00347ED6" w:rsidRDefault="00000000" w:rsidP="008C1564">
            <w:pPr>
              <w:pStyle w:val="tabla"/>
              <w:rPr>
                <w:lang w:val="en-US"/>
              </w:rPr>
            </w:pPr>
            <w:r w:rsidRPr="00347ED6">
              <w:rPr>
                <w:lang w:val="en-US"/>
              </w:rPr>
              <w:t xml:space="preserve">            throw new RuntimeException("HTTP " + code + ": " + errorMsg);</w:t>
            </w:r>
          </w:p>
          <w:p w14:paraId="38254A29" w14:textId="77777777" w:rsidR="00E868F4" w:rsidRPr="00347ED6" w:rsidRDefault="00000000" w:rsidP="008C1564">
            <w:pPr>
              <w:pStyle w:val="tabla"/>
              <w:rPr>
                <w:lang w:val="en-US"/>
              </w:rPr>
            </w:pPr>
            <w:r w:rsidRPr="00347ED6">
              <w:rPr>
                <w:lang w:val="en-US"/>
              </w:rPr>
              <w:t xml:space="preserve">        }</w:t>
            </w:r>
          </w:p>
          <w:p w14:paraId="099ACD12" w14:textId="77777777" w:rsidR="00E868F4" w:rsidRPr="00347ED6" w:rsidRDefault="00000000" w:rsidP="008C1564">
            <w:pPr>
              <w:pStyle w:val="tabla"/>
              <w:rPr>
                <w:lang w:val="en-US"/>
              </w:rPr>
            </w:pPr>
            <w:r w:rsidRPr="00347ED6">
              <w:rPr>
                <w:lang w:val="en-US"/>
              </w:rPr>
              <w:t xml:space="preserve">        return leerStream(conn.getInputStream());</w:t>
            </w:r>
          </w:p>
          <w:p w14:paraId="12B9CFF5" w14:textId="77777777" w:rsidR="00E868F4" w:rsidRPr="00347ED6" w:rsidRDefault="00000000" w:rsidP="008C1564">
            <w:pPr>
              <w:pStyle w:val="tabla"/>
              <w:rPr>
                <w:lang w:val="en-US"/>
              </w:rPr>
            </w:pPr>
            <w:r w:rsidRPr="00347ED6">
              <w:rPr>
                <w:lang w:val="en-US"/>
              </w:rPr>
              <w:t xml:space="preserve">    }</w:t>
            </w:r>
          </w:p>
          <w:p w14:paraId="7D6BA81E" w14:textId="77777777" w:rsidR="00E868F4" w:rsidRPr="00347ED6" w:rsidRDefault="00E868F4" w:rsidP="008C1564">
            <w:pPr>
              <w:pStyle w:val="tabla"/>
              <w:rPr>
                <w:lang w:val="en-US"/>
              </w:rPr>
            </w:pPr>
          </w:p>
          <w:p w14:paraId="261D76FE" w14:textId="77777777" w:rsidR="00E868F4" w:rsidRPr="00347ED6" w:rsidRDefault="00000000" w:rsidP="008C1564">
            <w:pPr>
              <w:pStyle w:val="tabla"/>
              <w:rPr>
                <w:lang w:val="en-US"/>
              </w:rPr>
            </w:pPr>
            <w:r w:rsidRPr="00347ED6">
              <w:rPr>
                <w:lang w:val="en-US"/>
              </w:rPr>
              <w:t xml:space="preserve">    private String postJson(String urlStr, String jsonBody) throws Exception {</w:t>
            </w:r>
          </w:p>
          <w:p w14:paraId="536ABDEC" w14:textId="77777777" w:rsidR="00E868F4" w:rsidRPr="00347ED6" w:rsidRDefault="00000000" w:rsidP="008C1564">
            <w:pPr>
              <w:pStyle w:val="tabla"/>
              <w:rPr>
                <w:lang w:val="en-US"/>
              </w:rPr>
            </w:pPr>
            <w:r w:rsidRPr="00347ED6">
              <w:rPr>
                <w:lang w:val="en-US"/>
              </w:rPr>
              <w:t xml:space="preserve">        URL url = new URL(urlStr);</w:t>
            </w:r>
          </w:p>
          <w:p w14:paraId="4104E3CC"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73A3D383" w14:textId="77777777" w:rsidR="00E868F4" w:rsidRPr="00347ED6" w:rsidRDefault="00000000" w:rsidP="008C1564">
            <w:pPr>
              <w:pStyle w:val="tabla"/>
              <w:rPr>
                <w:lang w:val="en-US"/>
              </w:rPr>
            </w:pPr>
            <w:r w:rsidRPr="00347ED6">
              <w:rPr>
                <w:lang w:val="en-US"/>
              </w:rPr>
              <w:t xml:space="preserve">        conn.setRequestMethod("POST");</w:t>
            </w:r>
          </w:p>
          <w:p w14:paraId="6EF63096" w14:textId="77777777" w:rsidR="00E868F4" w:rsidRPr="00347ED6" w:rsidRDefault="00000000" w:rsidP="008C1564">
            <w:pPr>
              <w:pStyle w:val="tabla"/>
              <w:rPr>
                <w:lang w:val="en-US"/>
              </w:rPr>
            </w:pPr>
            <w:r w:rsidRPr="00347ED6">
              <w:rPr>
                <w:lang w:val="en-US"/>
              </w:rPr>
              <w:t xml:space="preserve">        conn.setRequestProperty("Content-Type", "application/json; charset=UTF-8");</w:t>
            </w:r>
          </w:p>
          <w:p w14:paraId="75B2EF30" w14:textId="77777777" w:rsidR="00E868F4" w:rsidRPr="00347ED6" w:rsidRDefault="00000000" w:rsidP="008C1564">
            <w:pPr>
              <w:pStyle w:val="tabla"/>
              <w:rPr>
                <w:lang w:val="en-US"/>
              </w:rPr>
            </w:pPr>
            <w:r w:rsidRPr="00347ED6">
              <w:rPr>
                <w:lang w:val="en-US"/>
              </w:rPr>
              <w:t xml:space="preserve">        conn.setRequestProperty("Accept", "application/json");</w:t>
            </w:r>
          </w:p>
          <w:p w14:paraId="6C8EF8A6" w14:textId="77777777" w:rsidR="00E868F4" w:rsidRPr="00347ED6" w:rsidRDefault="00000000" w:rsidP="008C1564">
            <w:pPr>
              <w:pStyle w:val="tabla"/>
              <w:rPr>
                <w:lang w:val="en-US"/>
              </w:rPr>
            </w:pPr>
            <w:r w:rsidRPr="00347ED6">
              <w:rPr>
                <w:lang w:val="en-US"/>
              </w:rPr>
              <w:t xml:space="preserve">        if (tokenSesion != null) {</w:t>
            </w:r>
          </w:p>
          <w:p w14:paraId="43E5EE04"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66E8F714" w14:textId="77777777" w:rsidR="00E868F4" w:rsidRPr="00347ED6" w:rsidRDefault="00000000" w:rsidP="008C1564">
            <w:pPr>
              <w:pStyle w:val="tabla"/>
              <w:rPr>
                <w:lang w:val="en-US"/>
              </w:rPr>
            </w:pPr>
            <w:r w:rsidRPr="00347ED6">
              <w:rPr>
                <w:lang w:val="en-US"/>
              </w:rPr>
              <w:t xml:space="preserve">        }</w:t>
            </w:r>
          </w:p>
          <w:p w14:paraId="125B9C20" w14:textId="77777777" w:rsidR="00E868F4" w:rsidRPr="00347ED6" w:rsidRDefault="00000000" w:rsidP="008C1564">
            <w:pPr>
              <w:pStyle w:val="tabla"/>
              <w:rPr>
                <w:lang w:val="en-US"/>
              </w:rPr>
            </w:pPr>
            <w:r w:rsidRPr="00347ED6">
              <w:rPr>
                <w:lang w:val="en-US"/>
              </w:rPr>
              <w:t xml:space="preserve">        conn.setDoOutput(true);</w:t>
            </w:r>
          </w:p>
          <w:p w14:paraId="5F8133A4" w14:textId="77777777" w:rsidR="00E868F4" w:rsidRPr="00347ED6" w:rsidRDefault="00E868F4" w:rsidP="008C1564">
            <w:pPr>
              <w:pStyle w:val="tabla"/>
              <w:rPr>
                <w:lang w:val="en-US"/>
              </w:rPr>
            </w:pPr>
          </w:p>
          <w:p w14:paraId="7AA7075F" w14:textId="77777777" w:rsidR="00E868F4" w:rsidRPr="00347ED6" w:rsidRDefault="00000000" w:rsidP="008C1564">
            <w:pPr>
              <w:pStyle w:val="tabla"/>
              <w:rPr>
                <w:lang w:val="en-US"/>
              </w:rPr>
            </w:pPr>
            <w:r w:rsidRPr="00347ED6">
              <w:rPr>
                <w:lang w:val="en-US"/>
              </w:rPr>
              <w:t xml:space="preserve">        try (OutputStream os = conn.getOutputStream()) {</w:t>
            </w:r>
          </w:p>
          <w:p w14:paraId="74D2BDD2" w14:textId="77777777" w:rsidR="00E868F4" w:rsidRPr="00347ED6" w:rsidRDefault="00000000" w:rsidP="008C1564">
            <w:pPr>
              <w:pStyle w:val="tabla"/>
              <w:rPr>
                <w:lang w:val="en-US"/>
              </w:rPr>
            </w:pPr>
            <w:r w:rsidRPr="00347ED6">
              <w:rPr>
                <w:lang w:val="en-US"/>
              </w:rPr>
              <w:t xml:space="preserve">            byte[] input = jsonBody.getBytes(StandardCharsets.UTF_8);</w:t>
            </w:r>
          </w:p>
          <w:p w14:paraId="53C91A4C" w14:textId="77777777" w:rsidR="00E868F4" w:rsidRPr="00347ED6" w:rsidRDefault="00000000" w:rsidP="008C1564">
            <w:pPr>
              <w:pStyle w:val="tabla"/>
              <w:rPr>
                <w:lang w:val="en-US"/>
              </w:rPr>
            </w:pPr>
            <w:r w:rsidRPr="00347ED6">
              <w:rPr>
                <w:lang w:val="en-US"/>
              </w:rPr>
              <w:t xml:space="preserve">            os.write(input, 0, input.length);</w:t>
            </w:r>
          </w:p>
          <w:p w14:paraId="6502BCEF" w14:textId="77777777" w:rsidR="00E868F4" w:rsidRPr="00347ED6" w:rsidRDefault="00000000" w:rsidP="008C1564">
            <w:pPr>
              <w:pStyle w:val="tabla"/>
              <w:rPr>
                <w:lang w:val="en-US"/>
              </w:rPr>
            </w:pPr>
            <w:r w:rsidRPr="00347ED6">
              <w:rPr>
                <w:lang w:val="en-US"/>
              </w:rPr>
              <w:t xml:space="preserve">        }</w:t>
            </w:r>
          </w:p>
          <w:p w14:paraId="3517092C" w14:textId="77777777" w:rsidR="00E868F4" w:rsidRPr="00347ED6" w:rsidRDefault="00E868F4" w:rsidP="008C1564">
            <w:pPr>
              <w:pStyle w:val="tabla"/>
              <w:rPr>
                <w:lang w:val="en-US"/>
              </w:rPr>
            </w:pPr>
          </w:p>
          <w:p w14:paraId="4FC7A97C" w14:textId="77777777" w:rsidR="00E868F4" w:rsidRPr="00347ED6" w:rsidRDefault="00000000" w:rsidP="008C1564">
            <w:pPr>
              <w:pStyle w:val="tabla"/>
              <w:rPr>
                <w:lang w:val="en-US"/>
              </w:rPr>
            </w:pPr>
            <w:r w:rsidRPr="00347ED6">
              <w:rPr>
                <w:lang w:val="en-US"/>
              </w:rPr>
              <w:t xml:space="preserve">        int code = conn.getResponseCode();</w:t>
            </w:r>
          </w:p>
          <w:p w14:paraId="39BDE558" w14:textId="77777777" w:rsidR="00E868F4" w:rsidRPr="00347ED6" w:rsidRDefault="00000000" w:rsidP="008C1564">
            <w:pPr>
              <w:pStyle w:val="tabla"/>
              <w:rPr>
                <w:lang w:val="en-US"/>
              </w:rPr>
            </w:pPr>
            <w:r w:rsidRPr="00347ED6">
              <w:rPr>
                <w:lang w:val="en-US"/>
              </w:rPr>
              <w:t xml:space="preserve">        if (code &gt;= 400) {</w:t>
            </w:r>
          </w:p>
          <w:p w14:paraId="45143F01" w14:textId="77777777" w:rsidR="00E868F4" w:rsidRPr="00347ED6" w:rsidRDefault="00000000" w:rsidP="008C1564">
            <w:pPr>
              <w:pStyle w:val="tabla"/>
              <w:rPr>
                <w:lang w:val="en-US"/>
              </w:rPr>
            </w:pPr>
            <w:r w:rsidRPr="00347ED6">
              <w:rPr>
                <w:lang w:val="en-US"/>
              </w:rPr>
              <w:t xml:space="preserve">            String errorMsg = leerStream(conn.getErrorStream());</w:t>
            </w:r>
          </w:p>
          <w:p w14:paraId="34C1E1A1" w14:textId="77777777" w:rsidR="00E868F4" w:rsidRPr="00347ED6" w:rsidRDefault="00000000" w:rsidP="008C1564">
            <w:pPr>
              <w:pStyle w:val="tabla"/>
              <w:rPr>
                <w:lang w:val="en-US"/>
              </w:rPr>
            </w:pPr>
            <w:r w:rsidRPr="00347ED6">
              <w:rPr>
                <w:lang w:val="en-US"/>
              </w:rPr>
              <w:lastRenderedPageBreak/>
              <w:t xml:space="preserve">            String cleanMsg = extraerCampoJson(errorMsg, "mensaje");</w:t>
            </w:r>
          </w:p>
          <w:p w14:paraId="0CF9B648" w14:textId="77777777" w:rsidR="00E868F4" w:rsidRPr="00347ED6" w:rsidRDefault="00000000" w:rsidP="008C1564">
            <w:pPr>
              <w:pStyle w:val="tabla"/>
              <w:rPr>
                <w:lang w:val="en-US"/>
              </w:rPr>
            </w:pPr>
            <w:r w:rsidRPr="00347ED6">
              <w:rPr>
                <w:lang w:val="en-US"/>
              </w:rPr>
              <w:t xml:space="preserve">            if (cleanMsg != null &amp;&amp; !cleanMsg.isBlank()) {</w:t>
            </w:r>
          </w:p>
          <w:p w14:paraId="62D2A4FF" w14:textId="77777777" w:rsidR="00E868F4" w:rsidRPr="00347ED6" w:rsidRDefault="00000000" w:rsidP="008C1564">
            <w:pPr>
              <w:pStyle w:val="tabla"/>
              <w:rPr>
                <w:lang w:val="en-US"/>
              </w:rPr>
            </w:pPr>
            <w:r w:rsidRPr="00347ED6">
              <w:rPr>
                <w:lang w:val="en-US"/>
              </w:rPr>
              <w:t xml:space="preserve">                throw new RuntimeException(cleanMsg);</w:t>
            </w:r>
          </w:p>
          <w:p w14:paraId="4610B75C" w14:textId="77777777" w:rsidR="00E868F4" w:rsidRPr="00347ED6" w:rsidRDefault="00000000" w:rsidP="008C1564">
            <w:pPr>
              <w:pStyle w:val="tabla"/>
              <w:rPr>
                <w:lang w:val="en-US"/>
              </w:rPr>
            </w:pPr>
            <w:r w:rsidRPr="00347ED6">
              <w:rPr>
                <w:lang w:val="en-US"/>
              </w:rPr>
              <w:t xml:space="preserve">            }</w:t>
            </w:r>
          </w:p>
          <w:p w14:paraId="0A570D68" w14:textId="77777777" w:rsidR="00E868F4" w:rsidRPr="00347ED6" w:rsidRDefault="00000000" w:rsidP="008C1564">
            <w:pPr>
              <w:pStyle w:val="tabla"/>
              <w:rPr>
                <w:lang w:val="en-US"/>
              </w:rPr>
            </w:pPr>
            <w:r w:rsidRPr="00347ED6">
              <w:rPr>
                <w:lang w:val="en-US"/>
              </w:rPr>
              <w:t xml:space="preserve">            throw new RuntimeException("HTTP " + code + ": " + errorMsg);</w:t>
            </w:r>
          </w:p>
          <w:p w14:paraId="48A9FF1C" w14:textId="77777777" w:rsidR="00E868F4" w:rsidRPr="00347ED6" w:rsidRDefault="00000000" w:rsidP="008C1564">
            <w:pPr>
              <w:pStyle w:val="tabla"/>
              <w:rPr>
                <w:lang w:val="en-US"/>
              </w:rPr>
            </w:pPr>
            <w:r w:rsidRPr="00347ED6">
              <w:rPr>
                <w:lang w:val="en-US"/>
              </w:rPr>
              <w:t xml:space="preserve">        }</w:t>
            </w:r>
          </w:p>
          <w:p w14:paraId="3CACB515" w14:textId="77777777" w:rsidR="00E868F4" w:rsidRPr="00347ED6" w:rsidRDefault="00000000" w:rsidP="008C1564">
            <w:pPr>
              <w:pStyle w:val="tabla"/>
              <w:rPr>
                <w:lang w:val="en-US"/>
              </w:rPr>
            </w:pPr>
            <w:r w:rsidRPr="00347ED6">
              <w:rPr>
                <w:lang w:val="en-US"/>
              </w:rPr>
              <w:t xml:space="preserve">        return leerStream(conn.getInputStream());</w:t>
            </w:r>
          </w:p>
          <w:p w14:paraId="48ABAD49" w14:textId="77777777" w:rsidR="00E868F4" w:rsidRPr="00347ED6" w:rsidRDefault="00000000" w:rsidP="008C1564">
            <w:pPr>
              <w:pStyle w:val="tabla"/>
              <w:rPr>
                <w:lang w:val="en-US"/>
              </w:rPr>
            </w:pPr>
            <w:r w:rsidRPr="00347ED6">
              <w:rPr>
                <w:lang w:val="en-US"/>
              </w:rPr>
              <w:t xml:space="preserve">    }</w:t>
            </w:r>
          </w:p>
          <w:p w14:paraId="7D23AE5F" w14:textId="77777777" w:rsidR="00E868F4" w:rsidRPr="00347ED6" w:rsidRDefault="00E868F4" w:rsidP="008C1564">
            <w:pPr>
              <w:pStyle w:val="tabla"/>
              <w:rPr>
                <w:lang w:val="en-US"/>
              </w:rPr>
            </w:pPr>
          </w:p>
          <w:p w14:paraId="5CE55F15" w14:textId="77777777" w:rsidR="00E868F4" w:rsidRPr="00347ED6" w:rsidRDefault="00000000" w:rsidP="008C1564">
            <w:pPr>
              <w:pStyle w:val="tabla"/>
              <w:rPr>
                <w:lang w:val="en-US"/>
              </w:rPr>
            </w:pPr>
            <w:r w:rsidRPr="00347ED6">
              <w:rPr>
                <w:lang w:val="en-US"/>
              </w:rPr>
              <w:t xml:space="preserve">    private String leerStream(java.io.InputStream is) throws Exception {</w:t>
            </w:r>
          </w:p>
          <w:p w14:paraId="667D8A1C" w14:textId="77777777" w:rsidR="00E868F4" w:rsidRPr="00347ED6" w:rsidRDefault="00000000" w:rsidP="008C1564">
            <w:pPr>
              <w:pStyle w:val="tabla"/>
              <w:rPr>
                <w:lang w:val="en-US"/>
              </w:rPr>
            </w:pPr>
            <w:r w:rsidRPr="00347ED6">
              <w:rPr>
                <w:lang w:val="en-US"/>
              </w:rPr>
              <w:t xml:space="preserve">        if (is == null) return "";</w:t>
            </w:r>
          </w:p>
          <w:p w14:paraId="79283A12" w14:textId="77777777" w:rsidR="00E868F4" w:rsidRPr="00347ED6" w:rsidRDefault="00000000" w:rsidP="008C1564">
            <w:pPr>
              <w:pStyle w:val="tabla"/>
              <w:rPr>
                <w:lang w:val="en-US"/>
              </w:rPr>
            </w:pPr>
            <w:r w:rsidRPr="00347ED6">
              <w:rPr>
                <w:lang w:val="en-US"/>
              </w:rPr>
              <w:t xml:space="preserve">        try (BufferedReader br = new BufferedReader(new InputStreamReader(is, StandardCharsets.UTF_8))) {</w:t>
            </w:r>
          </w:p>
          <w:p w14:paraId="1748C5F1" w14:textId="77777777" w:rsidR="00E868F4" w:rsidRPr="00347ED6" w:rsidRDefault="00000000" w:rsidP="008C1564">
            <w:pPr>
              <w:pStyle w:val="tabla"/>
              <w:rPr>
                <w:lang w:val="en-US"/>
              </w:rPr>
            </w:pPr>
            <w:r w:rsidRPr="00347ED6">
              <w:rPr>
                <w:lang w:val="en-US"/>
              </w:rPr>
              <w:t xml:space="preserve">            StringBuilder sb = new StringBuilder();</w:t>
            </w:r>
          </w:p>
          <w:p w14:paraId="5DDE7CB3" w14:textId="77777777" w:rsidR="00E868F4" w:rsidRPr="00347ED6" w:rsidRDefault="00000000" w:rsidP="008C1564">
            <w:pPr>
              <w:pStyle w:val="tabla"/>
              <w:rPr>
                <w:lang w:val="en-US"/>
              </w:rPr>
            </w:pPr>
            <w:r w:rsidRPr="00347ED6">
              <w:rPr>
                <w:lang w:val="en-US"/>
              </w:rPr>
              <w:t xml:space="preserve">            String linea;</w:t>
            </w:r>
          </w:p>
          <w:p w14:paraId="3B62CA2D" w14:textId="77777777" w:rsidR="00E868F4" w:rsidRPr="00347ED6" w:rsidRDefault="00000000" w:rsidP="008C1564">
            <w:pPr>
              <w:pStyle w:val="tabla"/>
              <w:rPr>
                <w:lang w:val="en-US"/>
              </w:rPr>
            </w:pPr>
            <w:r w:rsidRPr="00347ED6">
              <w:rPr>
                <w:lang w:val="en-US"/>
              </w:rPr>
              <w:t xml:space="preserve">            while ((linea = br.readLine()) != null) {</w:t>
            </w:r>
          </w:p>
          <w:p w14:paraId="57F2F072" w14:textId="77777777" w:rsidR="00E868F4" w:rsidRPr="00347ED6" w:rsidRDefault="00000000" w:rsidP="008C1564">
            <w:pPr>
              <w:pStyle w:val="tabla"/>
              <w:rPr>
                <w:lang w:val="en-US"/>
              </w:rPr>
            </w:pPr>
            <w:r w:rsidRPr="00347ED6">
              <w:rPr>
                <w:lang w:val="en-US"/>
              </w:rPr>
              <w:t xml:space="preserve">                sb.append(linea.trim());</w:t>
            </w:r>
          </w:p>
          <w:p w14:paraId="1DFF25ED" w14:textId="77777777" w:rsidR="00E868F4" w:rsidRPr="00347ED6" w:rsidRDefault="00000000" w:rsidP="008C1564">
            <w:pPr>
              <w:pStyle w:val="tabla"/>
              <w:rPr>
                <w:lang w:val="en-US"/>
              </w:rPr>
            </w:pPr>
            <w:r w:rsidRPr="00347ED6">
              <w:rPr>
                <w:lang w:val="en-US"/>
              </w:rPr>
              <w:t xml:space="preserve">            }</w:t>
            </w:r>
          </w:p>
          <w:p w14:paraId="605EA6C6" w14:textId="77777777" w:rsidR="00E868F4" w:rsidRPr="00347ED6" w:rsidRDefault="00000000" w:rsidP="008C1564">
            <w:pPr>
              <w:pStyle w:val="tabla"/>
              <w:rPr>
                <w:lang w:val="en-US"/>
              </w:rPr>
            </w:pPr>
            <w:r w:rsidRPr="00347ED6">
              <w:rPr>
                <w:lang w:val="en-US"/>
              </w:rPr>
              <w:t xml:space="preserve">            return sb.toString();</w:t>
            </w:r>
          </w:p>
          <w:p w14:paraId="2A30E42E" w14:textId="77777777" w:rsidR="00E868F4" w:rsidRPr="00347ED6" w:rsidRDefault="00000000" w:rsidP="008C1564">
            <w:pPr>
              <w:pStyle w:val="tabla"/>
              <w:rPr>
                <w:lang w:val="en-US"/>
              </w:rPr>
            </w:pPr>
            <w:r w:rsidRPr="00347ED6">
              <w:rPr>
                <w:lang w:val="en-US"/>
              </w:rPr>
              <w:t xml:space="preserve">        }</w:t>
            </w:r>
          </w:p>
          <w:p w14:paraId="30AE81EB" w14:textId="77777777" w:rsidR="00E868F4" w:rsidRPr="00347ED6" w:rsidRDefault="00000000" w:rsidP="008C1564">
            <w:pPr>
              <w:pStyle w:val="tabla"/>
              <w:rPr>
                <w:lang w:val="en-US"/>
              </w:rPr>
            </w:pPr>
            <w:r w:rsidRPr="00347ED6">
              <w:rPr>
                <w:lang w:val="en-US"/>
              </w:rPr>
              <w:t xml:space="preserve">    }</w:t>
            </w:r>
          </w:p>
          <w:p w14:paraId="31BAD99B" w14:textId="77777777" w:rsidR="00E868F4" w:rsidRPr="00347ED6" w:rsidRDefault="00E868F4" w:rsidP="008C1564">
            <w:pPr>
              <w:pStyle w:val="tabla"/>
              <w:rPr>
                <w:lang w:val="en-US"/>
              </w:rPr>
            </w:pPr>
          </w:p>
          <w:p w14:paraId="683AE2DA" w14:textId="77777777" w:rsidR="00E868F4" w:rsidRPr="00347ED6" w:rsidRDefault="00000000" w:rsidP="008C1564">
            <w:pPr>
              <w:pStyle w:val="tabla"/>
              <w:rPr>
                <w:lang w:val="en-US"/>
              </w:rPr>
            </w:pPr>
            <w:r w:rsidRPr="00347ED6">
              <w:rPr>
                <w:lang w:val="en-US"/>
              </w:rPr>
              <w:t xml:space="preserve">    private String extraerCampoJson(String json, String campo) {</w:t>
            </w:r>
          </w:p>
          <w:p w14:paraId="361DB357" w14:textId="77777777" w:rsidR="00E868F4" w:rsidRPr="00347ED6" w:rsidRDefault="00000000" w:rsidP="008C1564">
            <w:pPr>
              <w:pStyle w:val="tabla"/>
              <w:rPr>
                <w:lang w:val="en-US"/>
              </w:rPr>
            </w:pPr>
            <w:r w:rsidRPr="00347ED6">
              <w:rPr>
                <w:lang w:val="en-US"/>
              </w:rPr>
              <w:t xml:space="preserve">        Pattern patternNumero = Pattern.compile("\"" + campo + "\"\\s*:\\s*([0-9.E+-]+)");</w:t>
            </w:r>
          </w:p>
          <w:p w14:paraId="2C75EAE5" w14:textId="77777777" w:rsidR="00E868F4" w:rsidRPr="00347ED6" w:rsidRDefault="00000000" w:rsidP="008C1564">
            <w:pPr>
              <w:pStyle w:val="tabla"/>
              <w:rPr>
                <w:lang w:val="en-US"/>
              </w:rPr>
            </w:pPr>
            <w:r w:rsidRPr="00347ED6">
              <w:rPr>
                <w:lang w:val="en-US"/>
              </w:rPr>
              <w:t xml:space="preserve">        Matcher matcherNumero = patternNumero.matcher(json);</w:t>
            </w:r>
          </w:p>
          <w:p w14:paraId="42C1284F" w14:textId="77777777" w:rsidR="00E868F4" w:rsidRPr="00347ED6" w:rsidRDefault="00000000" w:rsidP="008C1564">
            <w:pPr>
              <w:pStyle w:val="tabla"/>
              <w:rPr>
                <w:lang w:val="en-US"/>
              </w:rPr>
            </w:pPr>
            <w:r w:rsidRPr="00347ED6">
              <w:rPr>
                <w:lang w:val="en-US"/>
              </w:rPr>
              <w:t xml:space="preserve">        if (matcherNumero.find()) {</w:t>
            </w:r>
          </w:p>
          <w:p w14:paraId="073445BB" w14:textId="77777777" w:rsidR="00E868F4" w:rsidRPr="00347ED6" w:rsidRDefault="00000000" w:rsidP="008C1564">
            <w:pPr>
              <w:pStyle w:val="tabla"/>
              <w:rPr>
                <w:lang w:val="en-US"/>
              </w:rPr>
            </w:pPr>
            <w:r w:rsidRPr="00347ED6">
              <w:rPr>
                <w:lang w:val="en-US"/>
              </w:rPr>
              <w:t xml:space="preserve">            return matcherNumero.group(1);</w:t>
            </w:r>
          </w:p>
          <w:p w14:paraId="7B63C10A" w14:textId="77777777" w:rsidR="00E868F4" w:rsidRPr="00347ED6" w:rsidRDefault="00000000" w:rsidP="008C1564">
            <w:pPr>
              <w:pStyle w:val="tabla"/>
              <w:rPr>
                <w:lang w:val="en-US"/>
              </w:rPr>
            </w:pPr>
            <w:r w:rsidRPr="00347ED6">
              <w:rPr>
                <w:lang w:val="en-US"/>
              </w:rPr>
              <w:t xml:space="preserve">        }</w:t>
            </w:r>
          </w:p>
          <w:p w14:paraId="3CF19FFC" w14:textId="77777777" w:rsidR="00E868F4" w:rsidRPr="00347ED6" w:rsidRDefault="00E868F4" w:rsidP="008C1564">
            <w:pPr>
              <w:pStyle w:val="tabla"/>
              <w:rPr>
                <w:lang w:val="en-US"/>
              </w:rPr>
            </w:pPr>
          </w:p>
          <w:p w14:paraId="1C934A0F" w14:textId="77777777" w:rsidR="00E868F4" w:rsidRPr="00347ED6" w:rsidRDefault="00000000" w:rsidP="008C1564">
            <w:pPr>
              <w:pStyle w:val="tabla"/>
              <w:rPr>
                <w:lang w:val="en-US"/>
              </w:rPr>
            </w:pPr>
            <w:r w:rsidRPr="00347ED6">
              <w:rPr>
                <w:lang w:val="en-US"/>
              </w:rPr>
              <w:t xml:space="preserve">        Pattern patternTexto = Pattern.compile("\"" + campo + "\"\\s*:\\s*\"([^\"]+)\"");</w:t>
            </w:r>
          </w:p>
          <w:p w14:paraId="598CEE2D" w14:textId="77777777" w:rsidR="00E868F4" w:rsidRPr="00347ED6" w:rsidRDefault="00000000" w:rsidP="008C1564">
            <w:pPr>
              <w:pStyle w:val="tabla"/>
              <w:rPr>
                <w:lang w:val="en-US"/>
              </w:rPr>
            </w:pPr>
            <w:r w:rsidRPr="00347ED6">
              <w:rPr>
                <w:lang w:val="en-US"/>
              </w:rPr>
              <w:t xml:space="preserve">        Matcher matcherTexto = patternTexto.matcher(json);</w:t>
            </w:r>
          </w:p>
          <w:p w14:paraId="0E9A0E31" w14:textId="77777777" w:rsidR="00E868F4" w:rsidRPr="00347ED6" w:rsidRDefault="00000000" w:rsidP="008C1564">
            <w:pPr>
              <w:pStyle w:val="tabla"/>
              <w:rPr>
                <w:lang w:val="en-US"/>
              </w:rPr>
            </w:pPr>
            <w:r w:rsidRPr="00347ED6">
              <w:rPr>
                <w:lang w:val="en-US"/>
              </w:rPr>
              <w:t xml:space="preserve">        if (matcherTexto.find()) {</w:t>
            </w:r>
          </w:p>
          <w:p w14:paraId="471F191C" w14:textId="77777777" w:rsidR="00E868F4" w:rsidRPr="00347ED6" w:rsidRDefault="00000000" w:rsidP="008C1564">
            <w:pPr>
              <w:pStyle w:val="tabla"/>
              <w:rPr>
                <w:lang w:val="en-US"/>
              </w:rPr>
            </w:pPr>
            <w:r w:rsidRPr="00347ED6">
              <w:rPr>
                <w:lang w:val="en-US"/>
              </w:rPr>
              <w:t xml:space="preserve">            return matcherTexto.group(1);</w:t>
            </w:r>
          </w:p>
          <w:p w14:paraId="0F132091" w14:textId="77777777" w:rsidR="00E868F4" w:rsidRPr="00347ED6" w:rsidRDefault="00000000" w:rsidP="008C1564">
            <w:pPr>
              <w:pStyle w:val="tabla"/>
              <w:rPr>
                <w:lang w:val="en-US"/>
              </w:rPr>
            </w:pPr>
            <w:r w:rsidRPr="00347ED6">
              <w:rPr>
                <w:lang w:val="en-US"/>
              </w:rPr>
              <w:t xml:space="preserve">        }</w:t>
            </w:r>
          </w:p>
          <w:p w14:paraId="6BD50289" w14:textId="77777777" w:rsidR="00E868F4" w:rsidRPr="00347ED6" w:rsidRDefault="00000000" w:rsidP="008C1564">
            <w:pPr>
              <w:pStyle w:val="tabla"/>
              <w:rPr>
                <w:lang w:val="en-US"/>
              </w:rPr>
            </w:pPr>
            <w:r w:rsidRPr="00347ED6">
              <w:rPr>
                <w:lang w:val="en-US"/>
              </w:rPr>
              <w:t xml:space="preserve">        return null;</w:t>
            </w:r>
          </w:p>
          <w:p w14:paraId="65CF33E2" w14:textId="77777777" w:rsidR="00E868F4" w:rsidRPr="00347ED6" w:rsidRDefault="00000000" w:rsidP="008C1564">
            <w:pPr>
              <w:pStyle w:val="tabla"/>
              <w:rPr>
                <w:lang w:val="en-US"/>
              </w:rPr>
            </w:pPr>
            <w:r w:rsidRPr="00347ED6">
              <w:rPr>
                <w:lang w:val="en-US"/>
              </w:rPr>
              <w:t xml:space="preserve">    }</w:t>
            </w:r>
          </w:p>
          <w:p w14:paraId="59065784" w14:textId="77777777" w:rsidR="00E868F4" w:rsidRPr="00347ED6" w:rsidRDefault="00E868F4" w:rsidP="008C1564">
            <w:pPr>
              <w:pStyle w:val="tabla"/>
              <w:rPr>
                <w:lang w:val="en-US"/>
              </w:rPr>
            </w:pPr>
          </w:p>
          <w:p w14:paraId="63584ACD" w14:textId="77777777" w:rsidR="00E868F4" w:rsidRPr="00347ED6" w:rsidRDefault="00000000" w:rsidP="008C1564">
            <w:pPr>
              <w:pStyle w:val="tabla"/>
              <w:rPr>
                <w:lang w:val="en-US"/>
              </w:rPr>
            </w:pPr>
            <w:r w:rsidRPr="00347ED6">
              <w:rPr>
                <w:lang w:val="en-US"/>
              </w:rPr>
              <w:t xml:space="preserve">    private String escapeJson(String texto) {</w:t>
            </w:r>
          </w:p>
          <w:p w14:paraId="4D3A913C" w14:textId="77777777" w:rsidR="00E868F4" w:rsidRPr="00347ED6" w:rsidRDefault="00000000" w:rsidP="008C1564">
            <w:pPr>
              <w:pStyle w:val="tabla"/>
              <w:rPr>
                <w:lang w:val="en-US"/>
              </w:rPr>
            </w:pPr>
            <w:r w:rsidRPr="00347ED6">
              <w:rPr>
                <w:lang w:val="en-US"/>
              </w:rPr>
              <w:t xml:space="preserve">        if (texto == null) return "";</w:t>
            </w:r>
          </w:p>
          <w:p w14:paraId="5AE280D0" w14:textId="77777777" w:rsidR="00E868F4" w:rsidRPr="00347ED6" w:rsidRDefault="00000000" w:rsidP="008C1564">
            <w:pPr>
              <w:pStyle w:val="tabla"/>
              <w:rPr>
                <w:lang w:val="en-US"/>
              </w:rPr>
            </w:pPr>
            <w:r w:rsidRPr="00347ED6">
              <w:rPr>
                <w:lang w:val="en-US"/>
              </w:rPr>
              <w:t xml:space="preserve">        return texto.replace("\\", "\\\\").replace("\"", "\\\"");</w:t>
            </w:r>
          </w:p>
          <w:p w14:paraId="3E74997C" w14:textId="77777777" w:rsidR="00E868F4" w:rsidRDefault="00000000" w:rsidP="008C1564">
            <w:pPr>
              <w:pStyle w:val="tabla"/>
            </w:pPr>
            <w:r w:rsidRPr="00347ED6">
              <w:rPr>
                <w:lang w:val="en-US"/>
              </w:rPr>
              <w:t xml:space="preserve">    </w:t>
            </w:r>
            <w:r>
              <w:t>}</w:t>
            </w:r>
          </w:p>
          <w:p w14:paraId="1A30EF6F" w14:textId="77777777" w:rsidR="00E868F4" w:rsidRDefault="00000000" w:rsidP="008C1564">
            <w:pPr>
              <w:pStyle w:val="tabla"/>
            </w:pPr>
            <w:r>
              <w:t>}</w:t>
            </w:r>
          </w:p>
        </w:tc>
      </w:tr>
    </w:tbl>
    <w:p w14:paraId="527544F4" w14:textId="77777777" w:rsidR="00E868F4" w:rsidRDefault="00000000" w:rsidP="00C47985">
      <w:pPr>
        <w:pStyle w:val="Heading3"/>
      </w:pPr>
      <w:bookmarkStart w:id="151" w:name="h.ccp5"/>
      <w:bookmarkStart w:id="152" w:name="_Toc243933360"/>
      <w:bookmarkEnd w:id="151"/>
      <w:r>
        <w:lastRenderedPageBreak/>
        <w:t>Paso 5: Implementación de Controladores y Vista de Consola</w:t>
      </w:r>
      <w:bookmarkEnd w:id="152"/>
    </w:p>
    <w:p w14:paraId="77E31FAD" w14:textId="77777777" w:rsidR="00E868F4" w:rsidRDefault="00000000" w:rsidP="00C47985">
      <w:r>
        <w:t>ConsolaView presenta el menú interactivo, la lectura segura de contraseñas y el banner ASCII con el rostro oficial de James P. Sullivan:</w:t>
      </w:r>
    </w:p>
    <w:p w14:paraId="5F432449" w14:textId="77777777" w:rsidR="00E868F4" w:rsidRDefault="00000000" w:rsidP="00C47985">
      <w:pPr>
        <w:pStyle w:val="Heading5"/>
      </w:pPr>
      <w:bookmarkStart w:id="153" w:name="tbl.16"/>
      <w:bookmarkStart w:id="154" w:name="_Toc243926441"/>
      <w:bookmarkStart w:id="155" w:name="_Toc243929210"/>
      <w:bookmarkEnd w:id="153"/>
      <w:r>
        <w:t>Tabla 16</w:t>
      </w:r>
      <w:r>
        <w:br/>
        <w:t>Vista de Consola con Banner ASCII (ConsolaView.java)</w:t>
      </w:r>
      <w:bookmarkEnd w:id="154"/>
      <w:bookmarkEnd w:id="155"/>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485CE465" w14:textId="77777777">
        <w:tc>
          <w:tcPr>
            <w:tcW w:w="8504" w:type="dxa"/>
            <w:tcMar>
              <w:top w:w="100" w:type="dxa"/>
              <w:left w:w="100" w:type="dxa"/>
              <w:bottom w:w="100" w:type="dxa"/>
              <w:right w:w="100" w:type="dxa"/>
            </w:tcMar>
          </w:tcPr>
          <w:p w14:paraId="2DD3E8DA" w14:textId="77777777" w:rsidR="00E868F4" w:rsidRPr="00347ED6" w:rsidRDefault="00000000" w:rsidP="008C1564">
            <w:pPr>
              <w:pStyle w:val="tabla"/>
              <w:rPr>
                <w:lang w:val="en-US"/>
              </w:rPr>
            </w:pPr>
            <w:r w:rsidRPr="00347ED6">
              <w:rPr>
                <w:lang w:val="en-US"/>
              </w:rPr>
              <w:t>package ec.edu.monster.wsconversorcon.view;</w:t>
            </w:r>
          </w:p>
          <w:p w14:paraId="3598AEFD" w14:textId="77777777" w:rsidR="00E868F4" w:rsidRPr="00347ED6" w:rsidRDefault="00E868F4" w:rsidP="008C1564">
            <w:pPr>
              <w:pStyle w:val="tabla"/>
              <w:rPr>
                <w:lang w:val="en-US"/>
              </w:rPr>
            </w:pPr>
          </w:p>
          <w:p w14:paraId="3D7DF7CD" w14:textId="77777777" w:rsidR="00E868F4" w:rsidRDefault="00000000" w:rsidP="008C1564">
            <w:pPr>
              <w:pStyle w:val="tabla"/>
            </w:pPr>
            <w:r>
              <w:lastRenderedPageBreak/>
              <w:t>import ec.edu.monster.wsconversorcon.model.UnidadLongitud;</w:t>
            </w:r>
          </w:p>
          <w:p w14:paraId="24984FC9" w14:textId="77777777" w:rsidR="00E868F4" w:rsidRDefault="00000000" w:rsidP="008C1564">
            <w:pPr>
              <w:pStyle w:val="tabla"/>
            </w:pPr>
            <w:r>
              <w:t>import ec.edu.monster.wsconversorcon.model.UnidadMasa;</w:t>
            </w:r>
          </w:p>
          <w:p w14:paraId="0239A378" w14:textId="77777777" w:rsidR="00E868F4" w:rsidRDefault="00000000" w:rsidP="008C1564">
            <w:pPr>
              <w:pStyle w:val="tabla"/>
            </w:pPr>
            <w:r>
              <w:t>import ec.edu.monster.wsconversorcon.model.UnidadTemperatura;</w:t>
            </w:r>
          </w:p>
          <w:p w14:paraId="7840F713" w14:textId="77777777" w:rsidR="00E868F4" w:rsidRDefault="00E868F4" w:rsidP="008C1564">
            <w:pPr>
              <w:pStyle w:val="tabla"/>
            </w:pPr>
          </w:p>
          <w:p w14:paraId="6F5394DB" w14:textId="77777777" w:rsidR="00E868F4" w:rsidRPr="00347ED6" w:rsidRDefault="00000000" w:rsidP="008C1564">
            <w:pPr>
              <w:pStyle w:val="tabla"/>
              <w:rPr>
                <w:lang w:val="en-US"/>
              </w:rPr>
            </w:pPr>
            <w:r w:rsidRPr="00347ED6">
              <w:rPr>
                <w:lang w:val="en-US"/>
              </w:rPr>
              <w:t>import java.util.Scanner;</w:t>
            </w:r>
          </w:p>
          <w:p w14:paraId="74827730" w14:textId="77777777" w:rsidR="00E868F4" w:rsidRPr="00347ED6" w:rsidRDefault="00E868F4" w:rsidP="008C1564">
            <w:pPr>
              <w:pStyle w:val="tabla"/>
              <w:rPr>
                <w:lang w:val="en-US"/>
              </w:rPr>
            </w:pPr>
          </w:p>
          <w:p w14:paraId="4C23605A" w14:textId="77777777" w:rsidR="00E868F4" w:rsidRPr="00347ED6" w:rsidRDefault="00000000" w:rsidP="008C1564">
            <w:pPr>
              <w:pStyle w:val="tabla"/>
              <w:rPr>
                <w:lang w:val="en-US"/>
              </w:rPr>
            </w:pPr>
            <w:r w:rsidRPr="00347ED6">
              <w:rPr>
                <w:lang w:val="en-US"/>
              </w:rPr>
              <w:t>public class ConsolaView {</w:t>
            </w:r>
          </w:p>
          <w:p w14:paraId="0434368A" w14:textId="77777777" w:rsidR="00E868F4" w:rsidRPr="00347ED6" w:rsidRDefault="00E868F4" w:rsidP="008C1564">
            <w:pPr>
              <w:pStyle w:val="tabla"/>
              <w:rPr>
                <w:lang w:val="en-US"/>
              </w:rPr>
            </w:pPr>
          </w:p>
          <w:p w14:paraId="621CF771" w14:textId="77777777" w:rsidR="00E868F4" w:rsidRPr="00347ED6" w:rsidRDefault="00000000" w:rsidP="008C1564">
            <w:pPr>
              <w:pStyle w:val="tabla"/>
              <w:rPr>
                <w:lang w:val="en-US"/>
              </w:rPr>
            </w:pPr>
            <w:r w:rsidRPr="00347ED6">
              <w:rPr>
                <w:lang w:val="en-US"/>
              </w:rPr>
              <w:t xml:space="preserve">    private final Scanner scanner = new Scanner(System.in);</w:t>
            </w:r>
          </w:p>
          <w:p w14:paraId="0C4D8372" w14:textId="77777777" w:rsidR="00E868F4" w:rsidRPr="00347ED6" w:rsidRDefault="00E868F4" w:rsidP="008C1564">
            <w:pPr>
              <w:pStyle w:val="tabla"/>
              <w:rPr>
                <w:lang w:val="en-US"/>
              </w:rPr>
            </w:pPr>
          </w:p>
          <w:p w14:paraId="14B85447" w14:textId="77777777" w:rsidR="00E868F4" w:rsidRPr="00347ED6" w:rsidRDefault="00000000" w:rsidP="008C1564">
            <w:pPr>
              <w:pStyle w:val="tabla"/>
              <w:rPr>
                <w:lang w:val="en-US"/>
              </w:rPr>
            </w:pPr>
            <w:r w:rsidRPr="00347ED6">
              <w:rPr>
                <w:lang w:val="en-US"/>
              </w:rPr>
              <w:t xml:space="preserve">    public void mostrarBanner() {</w:t>
            </w:r>
          </w:p>
          <w:p w14:paraId="7E85F38B" w14:textId="77777777" w:rsidR="00E868F4" w:rsidRPr="00347ED6" w:rsidRDefault="00000000" w:rsidP="008C1564">
            <w:pPr>
              <w:pStyle w:val="tabla"/>
              <w:rPr>
                <w:lang w:val="en-US"/>
              </w:rPr>
            </w:pPr>
            <w:r w:rsidRPr="00347ED6">
              <w:rPr>
                <w:lang w:val="en-US"/>
              </w:rPr>
              <w:t xml:space="preserve">        System.out.println("   /\\_______/\\");</w:t>
            </w:r>
          </w:p>
          <w:p w14:paraId="73DD0DD5" w14:textId="77777777" w:rsidR="00E868F4" w:rsidRPr="00347ED6" w:rsidRDefault="00000000" w:rsidP="008C1564">
            <w:pPr>
              <w:pStyle w:val="tabla"/>
              <w:rPr>
                <w:lang w:val="en-US"/>
              </w:rPr>
            </w:pPr>
            <w:r w:rsidRPr="00347ED6">
              <w:rPr>
                <w:lang w:val="en-US"/>
              </w:rPr>
              <w:t xml:space="preserve">        System.out.println("  /   o   o   \\     â•”â•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p>
          <w:p w14:paraId="0268ABC7" w14:textId="77777777" w:rsidR="00E868F4" w:rsidRPr="00347ED6" w:rsidRDefault="00000000" w:rsidP="008C1564">
            <w:pPr>
              <w:pStyle w:val="tabla"/>
              <w:rPr>
                <w:lang w:val="en-US"/>
              </w:rPr>
            </w:pPr>
            <w:r w:rsidRPr="00347ED6">
              <w:rPr>
                <w:lang w:val="en-US"/>
              </w:rPr>
              <w:t xml:space="preserve">        System.out.println(" (   == ^ ==   )    â•‘   MONSTERS INC. - CONVERSOR REST      â•‘");</w:t>
            </w:r>
          </w:p>
          <w:p w14:paraId="0492AD77" w14:textId="77777777" w:rsidR="00E868F4" w:rsidRPr="00347ED6" w:rsidRDefault="00000000" w:rsidP="008C1564">
            <w:pPr>
              <w:pStyle w:val="tabla"/>
              <w:rPr>
                <w:lang w:val="en-US"/>
              </w:rPr>
            </w:pPr>
            <w:r w:rsidRPr="00347ED6">
              <w:rPr>
                <w:lang w:val="en-US"/>
              </w:rPr>
              <w:t xml:space="preserve">        System.out.println("  )   \\___/   (     â•‘   (Arquitectura MVC - Java Puro)      â•‘");</w:t>
            </w:r>
          </w:p>
          <w:p w14:paraId="0A155C3E" w14:textId="77777777" w:rsidR="00E868F4" w:rsidRPr="00347ED6" w:rsidRDefault="00000000" w:rsidP="008C1564">
            <w:pPr>
              <w:pStyle w:val="tabla"/>
              <w:rPr>
                <w:lang w:val="en-US"/>
              </w:rPr>
            </w:pPr>
            <w:r w:rsidRPr="00347ED6">
              <w:rPr>
                <w:lang w:val="en-US"/>
              </w:rPr>
              <w:t xml:space="preserve">        System.out.println(" (  (_______)  )    â•‘   Personaje: James P. Sullivan        â•‘");</w:t>
            </w:r>
          </w:p>
          <w:p w14:paraId="70806EDC" w14:textId="77777777" w:rsidR="00E868F4" w:rsidRPr="00347ED6" w:rsidRDefault="00000000" w:rsidP="008C1564">
            <w:pPr>
              <w:pStyle w:val="tabla"/>
              <w:rPr>
                <w:lang w:val="en-US"/>
              </w:rPr>
            </w:pPr>
            <w:r w:rsidRPr="00347ED6">
              <w:rPr>
                <w:lang w:val="en-US"/>
              </w:rPr>
              <w:t xml:space="preserve">        System.out.println("  \\___________/     â•šâ•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â•</w:t>
            </w:r>
            <w:r>
              <w:rPr>
                <w:rFonts w:ascii="Calibri" w:hAnsi="Calibri" w:cs="Calibri"/>
              </w:rPr>
              <w:t></w:t>
            </w:r>
            <w:r w:rsidRPr="00347ED6">
              <w:rPr>
                <w:lang w:val="en-US"/>
              </w:rPr>
              <w:t>");</w:t>
            </w:r>
          </w:p>
          <w:p w14:paraId="0A29CF49" w14:textId="77777777" w:rsidR="00E868F4" w:rsidRPr="00347ED6" w:rsidRDefault="00000000" w:rsidP="008C1564">
            <w:pPr>
              <w:pStyle w:val="tabla"/>
              <w:rPr>
                <w:lang w:val="en-US"/>
              </w:rPr>
            </w:pPr>
            <w:r w:rsidRPr="00347ED6">
              <w:rPr>
                <w:lang w:val="en-US"/>
              </w:rPr>
              <w:t xml:space="preserve">        System.out.println();</w:t>
            </w:r>
          </w:p>
          <w:p w14:paraId="0101DC8B" w14:textId="77777777" w:rsidR="00E868F4" w:rsidRPr="00347ED6" w:rsidRDefault="00000000" w:rsidP="008C1564">
            <w:pPr>
              <w:pStyle w:val="tabla"/>
              <w:rPr>
                <w:lang w:val="en-US"/>
              </w:rPr>
            </w:pPr>
            <w:r w:rsidRPr="00347ED6">
              <w:rPr>
                <w:lang w:val="en-US"/>
              </w:rPr>
              <w:t xml:space="preserve">    }</w:t>
            </w:r>
          </w:p>
          <w:p w14:paraId="3F767CBD" w14:textId="77777777" w:rsidR="00E868F4" w:rsidRPr="00347ED6" w:rsidRDefault="00E868F4" w:rsidP="008C1564">
            <w:pPr>
              <w:pStyle w:val="tabla"/>
              <w:rPr>
                <w:lang w:val="en-US"/>
              </w:rPr>
            </w:pPr>
          </w:p>
          <w:p w14:paraId="3F9C3A00" w14:textId="77777777" w:rsidR="00E868F4" w:rsidRPr="00347ED6" w:rsidRDefault="00000000" w:rsidP="008C1564">
            <w:pPr>
              <w:pStyle w:val="tabla"/>
              <w:rPr>
                <w:lang w:val="en-US"/>
              </w:rPr>
            </w:pPr>
            <w:r w:rsidRPr="00347ED6">
              <w:rPr>
                <w:lang w:val="en-US"/>
              </w:rPr>
              <w:t xml:space="preserve">    public String leerTexto(String etiqueta) {</w:t>
            </w:r>
          </w:p>
          <w:p w14:paraId="6769E10C" w14:textId="77777777" w:rsidR="00E868F4" w:rsidRPr="00347ED6" w:rsidRDefault="00000000" w:rsidP="008C1564">
            <w:pPr>
              <w:pStyle w:val="tabla"/>
              <w:rPr>
                <w:lang w:val="en-US"/>
              </w:rPr>
            </w:pPr>
            <w:r w:rsidRPr="00347ED6">
              <w:rPr>
                <w:lang w:val="en-US"/>
              </w:rPr>
              <w:t xml:space="preserve">        System.out.print(etiqueta + ": ");</w:t>
            </w:r>
          </w:p>
          <w:p w14:paraId="63EB7B66" w14:textId="77777777" w:rsidR="00E868F4" w:rsidRPr="00347ED6" w:rsidRDefault="00000000" w:rsidP="008C1564">
            <w:pPr>
              <w:pStyle w:val="tabla"/>
              <w:rPr>
                <w:lang w:val="en-US"/>
              </w:rPr>
            </w:pPr>
            <w:r w:rsidRPr="00347ED6">
              <w:rPr>
                <w:lang w:val="en-US"/>
              </w:rPr>
              <w:t xml:space="preserve">        return scanner.nextLine().trim();</w:t>
            </w:r>
          </w:p>
          <w:p w14:paraId="5BE9E36D" w14:textId="77777777" w:rsidR="00E868F4" w:rsidRPr="00347ED6" w:rsidRDefault="00000000" w:rsidP="008C1564">
            <w:pPr>
              <w:pStyle w:val="tabla"/>
              <w:rPr>
                <w:lang w:val="en-US"/>
              </w:rPr>
            </w:pPr>
            <w:r w:rsidRPr="00347ED6">
              <w:rPr>
                <w:lang w:val="en-US"/>
              </w:rPr>
              <w:t xml:space="preserve">    }</w:t>
            </w:r>
          </w:p>
          <w:p w14:paraId="36C6B19A" w14:textId="77777777" w:rsidR="00E868F4" w:rsidRPr="00347ED6" w:rsidRDefault="00E868F4" w:rsidP="008C1564">
            <w:pPr>
              <w:pStyle w:val="tabla"/>
              <w:rPr>
                <w:lang w:val="en-US"/>
              </w:rPr>
            </w:pPr>
          </w:p>
          <w:p w14:paraId="7F983516" w14:textId="77777777" w:rsidR="00E868F4" w:rsidRPr="00347ED6" w:rsidRDefault="00000000" w:rsidP="008C1564">
            <w:pPr>
              <w:pStyle w:val="tabla"/>
              <w:rPr>
                <w:lang w:val="en-US"/>
              </w:rPr>
            </w:pPr>
            <w:r w:rsidRPr="00347ED6">
              <w:rPr>
                <w:lang w:val="en-US"/>
              </w:rPr>
              <w:t xml:space="preserve">    public String leerContrasenia(String etiqueta) {</w:t>
            </w:r>
          </w:p>
          <w:p w14:paraId="0D398C86" w14:textId="77777777" w:rsidR="00E868F4" w:rsidRPr="00347ED6" w:rsidRDefault="00000000" w:rsidP="008C1564">
            <w:pPr>
              <w:pStyle w:val="tabla"/>
              <w:rPr>
                <w:lang w:val="en-US"/>
              </w:rPr>
            </w:pPr>
            <w:r w:rsidRPr="00347ED6">
              <w:rPr>
                <w:lang w:val="en-US"/>
              </w:rPr>
              <w:t xml:space="preserve">        if (System.console() != null) {</w:t>
            </w:r>
          </w:p>
          <w:p w14:paraId="73D0AA26" w14:textId="77777777" w:rsidR="00E868F4" w:rsidRPr="00347ED6" w:rsidRDefault="00000000" w:rsidP="008C1564">
            <w:pPr>
              <w:pStyle w:val="tabla"/>
              <w:rPr>
                <w:lang w:val="en-US"/>
              </w:rPr>
            </w:pPr>
            <w:r w:rsidRPr="00347ED6">
              <w:rPr>
                <w:lang w:val="en-US"/>
              </w:rPr>
              <w:t xml:space="preserve">            char[] pass = System.console().readPassword(etiqueta + ": ");</w:t>
            </w:r>
          </w:p>
          <w:p w14:paraId="271C59DC" w14:textId="77777777" w:rsidR="00E868F4" w:rsidRPr="00347ED6" w:rsidRDefault="00000000" w:rsidP="008C1564">
            <w:pPr>
              <w:pStyle w:val="tabla"/>
              <w:rPr>
                <w:lang w:val="en-US"/>
              </w:rPr>
            </w:pPr>
            <w:r w:rsidRPr="00347ED6">
              <w:rPr>
                <w:lang w:val="en-US"/>
              </w:rPr>
              <w:t xml:space="preserve">            return new String(pass);</w:t>
            </w:r>
          </w:p>
          <w:p w14:paraId="05B00FB0" w14:textId="77777777" w:rsidR="00E868F4" w:rsidRPr="00347ED6" w:rsidRDefault="00000000" w:rsidP="008C1564">
            <w:pPr>
              <w:pStyle w:val="tabla"/>
              <w:rPr>
                <w:lang w:val="en-US"/>
              </w:rPr>
            </w:pPr>
            <w:r w:rsidRPr="00347ED6">
              <w:rPr>
                <w:lang w:val="en-US"/>
              </w:rPr>
              <w:t xml:space="preserve">        } else {</w:t>
            </w:r>
          </w:p>
          <w:p w14:paraId="4E568058" w14:textId="77777777" w:rsidR="00E868F4" w:rsidRPr="00347ED6" w:rsidRDefault="00000000" w:rsidP="008C1564">
            <w:pPr>
              <w:pStyle w:val="tabla"/>
              <w:rPr>
                <w:lang w:val="en-US"/>
              </w:rPr>
            </w:pPr>
            <w:r w:rsidRPr="00347ED6">
              <w:rPr>
                <w:lang w:val="en-US"/>
              </w:rPr>
              <w:t xml:space="preserve">            return leerTexto(etiqueta);</w:t>
            </w:r>
          </w:p>
          <w:p w14:paraId="67868CA7" w14:textId="77777777" w:rsidR="00E868F4" w:rsidRPr="00347ED6" w:rsidRDefault="00000000" w:rsidP="008C1564">
            <w:pPr>
              <w:pStyle w:val="tabla"/>
              <w:rPr>
                <w:lang w:val="en-US"/>
              </w:rPr>
            </w:pPr>
            <w:r w:rsidRPr="00347ED6">
              <w:rPr>
                <w:lang w:val="en-US"/>
              </w:rPr>
              <w:t xml:space="preserve">        }</w:t>
            </w:r>
          </w:p>
          <w:p w14:paraId="2FCED6F5" w14:textId="77777777" w:rsidR="00E868F4" w:rsidRPr="00347ED6" w:rsidRDefault="00000000" w:rsidP="008C1564">
            <w:pPr>
              <w:pStyle w:val="tabla"/>
              <w:rPr>
                <w:lang w:val="en-US"/>
              </w:rPr>
            </w:pPr>
            <w:r w:rsidRPr="00347ED6">
              <w:rPr>
                <w:lang w:val="en-US"/>
              </w:rPr>
              <w:t xml:space="preserve">    }</w:t>
            </w:r>
          </w:p>
          <w:p w14:paraId="2D194B3F" w14:textId="77777777" w:rsidR="00E868F4" w:rsidRPr="00347ED6" w:rsidRDefault="00E868F4" w:rsidP="008C1564">
            <w:pPr>
              <w:pStyle w:val="tabla"/>
              <w:rPr>
                <w:lang w:val="en-US"/>
              </w:rPr>
            </w:pPr>
          </w:p>
          <w:p w14:paraId="3E688C59" w14:textId="77777777" w:rsidR="00E868F4" w:rsidRPr="00347ED6" w:rsidRDefault="00000000" w:rsidP="008C1564">
            <w:pPr>
              <w:pStyle w:val="tabla"/>
              <w:rPr>
                <w:lang w:val="en-US"/>
              </w:rPr>
            </w:pPr>
            <w:r w:rsidRPr="00347ED6">
              <w:rPr>
                <w:lang w:val="en-US"/>
              </w:rPr>
              <w:t xml:space="preserve">    public double leerDouble(String etiqueta) {</w:t>
            </w:r>
          </w:p>
          <w:p w14:paraId="4BDD11B7" w14:textId="77777777" w:rsidR="00E868F4" w:rsidRPr="00347ED6" w:rsidRDefault="00000000" w:rsidP="008C1564">
            <w:pPr>
              <w:pStyle w:val="tabla"/>
              <w:rPr>
                <w:lang w:val="en-US"/>
              </w:rPr>
            </w:pPr>
            <w:r w:rsidRPr="00347ED6">
              <w:rPr>
                <w:lang w:val="en-US"/>
              </w:rPr>
              <w:t xml:space="preserve">        while (true) {</w:t>
            </w:r>
          </w:p>
          <w:p w14:paraId="7AFD7C15" w14:textId="77777777" w:rsidR="00E868F4" w:rsidRPr="00347ED6" w:rsidRDefault="00000000" w:rsidP="008C1564">
            <w:pPr>
              <w:pStyle w:val="tabla"/>
              <w:rPr>
                <w:lang w:val="en-US"/>
              </w:rPr>
            </w:pPr>
            <w:r w:rsidRPr="00347ED6">
              <w:rPr>
                <w:lang w:val="en-US"/>
              </w:rPr>
              <w:t xml:space="preserve">            System.out.print(etiqueta + ": ");</w:t>
            </w:r>
          </w:p>
          <w:p w14:paraId="698E3354" w14:textId="77777777" w:rsidR="00E868F4" w:rsidRPr="00347ED6" w:rsidRDefault="00000000" w:rsidP="008C1564">
            <w:pPr>
              <w:pStyle w:val="tabla"/>
              <w:rPr>
                <w:lang w:val="en-US"/>
              </w:rPr>
            </w:pPr>
            <w:r w:rsidRPr="00347ED6">
              <w:rPr>
                <w:lang w:val="en-US"/>
              </w:rPr>
              <w:t xml:space="preserve">            String input = scanner.nextLine().trim();</w:t>
            </w:r>
          </w:p>
          <w:p w14:paraId="0F54078B" w14:textId="77777777" w:rsidR="00E868F4" w:rsidRPr="00347ED6" w:rsidRDefault="00000000" w:rsidP="008C1564">
            <w:pPr>
              <w:pStyle w:val="tabla"/>
              <w:rPr>
                <w:lang w:val="en-US"/>
              </w:rPr>
            </w:pPr>
            <w:r w:rsidRPr="00347ED6">
              <w:rPr>
                <w:lang w:val="en-US"/>
              </w:rPr>
              <w:t xml:space="preserve">            try {</w:t>
            </w:r>
          </w:p>
          <w:p w14:paraId="25B213CC" w14:textId="77777777" w:rsidR="00E868F4" w:rsidRPr="00347ED6" w:rsidRDefault="00000000" w:rsidP="008C1564">
            <w:pPr>
              <w:pStyle w:val="tabla"/>
              <w:rPr>
                <w:lang w:val="en-US"/>
              </w:rPr>
            </w:pPr>
            <w:r w:rsidRPr="00347ED6">
              <w:rPr>
                <w:lang w:val="en-US"/>
              </w:rPr>
              <w:t xml:space="preserve">                return Double.parseDouble(input);</w:t>
            </w:r>
          </w:p>
          <w:p w14:paraId="3BAE4AB5" w14:textId="77777777" w:rsidR="00E868F4" w:rsidRPr="00347ED6" w:rsidRDefault="00000000" w:rsidP="008C1564">
            <w:pPr>
              <w:pStyle w:val="tabla"/>
              <w:rPr>
                <w:lang w:val="en-US"/>
              </w:rPr>
            </w:pPr>
            <w:r w:rsidRPr="00347ED6">
              <w:rPr>
                <w:lang w:val="en-US"/>
              </w:rPr>
              <w:t xml:space="preserve">            } catch (NumberFormatException e) {</w:t>
            </w:r>
          </w:p>
          <w:p w14:paraId="2874D42D" w14:textId="77777777" w:rsidR="00E868F4" w:rsidRDefault="00000000" w:rsidP="008C1564">
            <w:pPr>
              <w:pStyle w:val="tabla"/>
            </w:pPr>
            <w:r w:rsidRPr="00347ED6">
              <w:rPr>
                <w:lang w:val="en-US"/>
              </w:rPr>
              <w:t xml:space="preserve">                System.out.println(" [!] </w:t>
            </w:r>
            <w:r>
              <w:t>Por favor ingrese un nÃºmero vÃ¡lido.");</w:t>
            </w:r>
          </w:p>
          <w:p w14:paraId="24FC94B2" w14:textId="77777777" w:rsidR="00E868F4" w:rsidRPr="00347ED6" w:rsidRDefault="00000000" w:rsidP="008C1564">
            <w:pPr>
              <w:pStyle w:val="tabla"/>
              <w:rPr>
                <w:lang w:val="en-US"/>
              </w:rPr>
            </w:pPr>
            <w:r>
              <w:t xml:space="preserve">            </w:t>
            </w:r>
            <w:r w:rsidRPr="00347ED6">
              <w:rPr>
                <w:lang w:val="en-US"/>
              </w:rPr>
              <w:t>}</w:t>
            </w:r>
          </w:p>
          <w:p w14:paraId="08E13C0C" w14:textId="77777777" w:rsidR="00E868F4" w:rsidRPr="00347ED6" w:rsidRDefault="00000000" w:rsidP="008C1564">
            <w:pPr>
              <w:pStyle w:val="tabla"/>
              <w:rPr>
                <w:lang w:val="en-US"/>
              </w:rPr>
            </w:pPr>
            <w:r w:rsidRPr="00347ED6">
              <w:rPr>
                <w:lang w:val="en-US"/>
              </w:rPr>
              <w:t xml:space="preserve">        }</w:t>
            </w:r>
          </w:p>
          <w:p w14:paraId="43C9417F" w14:textId="77777777" w:rsidR="00E868F4" w:rsidRPr="00347ED6" w:rsidRDefault="00000000" w:rsidP="008C1564">
            <w:pPr>
              <w:pStyle w:val="tabla"/>
              <w:rPr>
                <w:lang w:val="en-US"/>
              </w:rPr>
            </w:pPr>
            <w:r w:rsidRPr="00347ED6">
              <w:rPr>
                <w:lang w:val="en-US"/>
              </w:rPr>
              <w:t xml:space="preserve">    }</w:t>
            </w:r>
          </w:p>
          <w:p w14:paraId="1AE27443" w14:textId="77777777" w:rsidR="00E868F4" w:rsidRPr="00347ED6" w:rsidRDefault="00E868F4" w:rsidP="008C1564">
            <w:pPr>
              <w:pStyle w:val="tabla"/>
              <w:rPr>
                <w:lang w:val="en-US"/>
              </w:rPr>
            </w:pPr>
          </w:p>
          <w:p w14:paraId="7C9300FB" w14:textId="77777777" w:rsidR="00E868F4" w:rsidRPr="00347ED6" w:rsidRDefault="00000000" w:rsidP="008C1564">
            <w:pPr>
              <w:pStyle w:val="tabla"/>
              <w:rPr>
                <w:lang w:val="en-US"/>
              </w:rPr>
            </w:pPr>
            <w:r w:rsidRPr="00347ED6">
              <w:rPr>
                <w:lang w:val="en-US"/>
              </w:rPr>
              <w:lastRenderedPageBreak/>
              <w:t xml:space="preserve">    public int leerEntero(String etiqueta, int min, int max) {</w:t>
            </w:r>
          </w:p>
          <w:p w14:paraId="2E99AACD" w14:textId="77777777" w:rsidR="00E868F4" w:rsidRPr="00347ED6" w:rsidRDefault="00000000" w:rsidP="008C1564">
            <w:pPr>
              <w:pStyle w:val="tabla"/>
              <w:rPr>
                <w:lang w:val="en-US"/>
              </w:rPr>
            </w:pPr>
            <w:r w:rsidRPr="00347ED6">
              <w:rPr>
                <w:lang w:val="en-US"/>
              </w:rPr>
              <w:t xml:space="preserve">        while (true) {</w:t>
            </w:r>
          </w:p>
          <w:p w14:paraId="583A39A3" w14:textId="77777777" w:rsidR="00E868F4" w:rsidRPr="00347ED6" w:rsidRDefault="00000000" w:rsidP="008C1564">
            <w:pPr>
              <w:pStyle w:val="tabla"/>
              <w:rPr>
                <w:lang w:val="en-US"/>
              </w:rPr>
            </w:pPr>
            <w:r w:rsidRPr="00347ED6">
              <w:rPr>
                <w:lang w:val="en-US"/>
              </w:rPr>
              <w:t xml:space="preserve">            System.out.print(etiqueta + " [" + min + "-" + max + "]: ");</w:t>
            </w:r>
          </w:p>
          <w:p w14:paraId="4CC200C6" w14:textId="77777777" w:rsidR="00E868F4" w:rsidRPr="00347ED6" w:rsidRDefault="00000000" w:rsidP="008C1564">
            <w:pPr>
              <w:pStyle w:val="tabla"/>
              <w:rPr>
                <w:lang w:val="en-US"/>
              </w:rPr>
            </w:pPr>
            <w:r w:rsidRPr="00347ED6">
              <w:rPr>
                <w:lang w:val="en-US"/>
              </w:rPr>
              <w:t xml:space="preserve">            String input = scanner.nextLine().trim();</w:t>
            </w:r>
          </w:p>
          <w:p w14:paraId="49A48E9C" w14:textId="77777777" w:rsidR="00E868F4" w:rsidRPr="00347ED6" w:rsidRDefault="00000000" w:rsidP="008C1564">
            <w:pPr>
              <w:pStyle w:val="tabla"/>
              <w:rPr>
                <w:lang w:val="en-US"/>
              </w:rPr>
            </w:pPr>
            <w:r w:rsidRPr="00347ED6">
              <w:rPr>
                <w:lang w:val="en-US"/>
              </w:rPr>
              <w:t xml:space="preserve">            try {</w:t>
            </w:r>
          </w:p>
          <w:p w14:paraId="48FFD8FA" w14:textId="77777777" w:rsidR="00E868F4" w:rsidRPr="00347ED6" w:rsidRDefault="00000000" w:rsidP="008C1564">
            <w:pPr>
              <w:pStyle w:val="tabla"/>
              <w:rPr>
                <w:lang w:val="en-US"/>
              </w:rPr>
            </w:pPr>
            <w:r w:rsidRPr="00347ED6">
              <w:rPr>
                <w:lang w:val="en-US"/>
              </w:rPr>
              <w:t xml:space="preserve">                int valor = Integer.parseInt(input);</w:t>
            </w:r>
          </w:p>
          <w:p w14:paraId="1A33D4A7" w14:textId="77777777" w:rsidR="00E868F4" w:rsidRDefault="00000000" w:rsidP="008C1564">
            <w:pPr>
              <w:pStyle w:val="tabla"/>
            </w:pPr>
            <w:r w:rsidRPr="00347ED6">
              <w:rPr>
                <w:lang w:val="en-US"/>
              </w:rPr>
              <w:t xml:space="preserve">                </w:t>
            </w:r>
            <w:r>
              <w:t>if (valor &gt;= min &amp;&amp; valor &lt;= max) {</w:t>
            </w:r>
          </w:p>
          <w:p w14:paraId="5171B860" w14:textId="77777777" w:rsidR="00E868F4" w:rsidRPr="00347ED6" w:rsidRDefault="00000000" w:rsidP="008C1564">
            <w:pPr>
              <w:pStyle w:val="tabla"/>
              <w:rPr>
                <w:lang w:val="en-US"/>
              </w:rPr>
            </w:pPr>
            <w:r>
              <w:t xml:space="preserve">                    </w:t>
            </w:r>
            <w:r w:rsidRPr="00347ED6">
              <w:rPr>
                <w:lang w:val="en-US"/>
              </w:rPr>
              <w:t>return valor;</w:t>
            </w:r>
          </w:p>
          <w:p w14:paraId="12BB0D13" w14:textId="77777777" w:rsidR="00E868F4" w:rsidRPr="00347ED6" w:rsidRDefault="00000000" w:rsidP="008C1564">
            <w:pPr>
              <w:pStyle w:val="tabla"/>
              <w:rPr>
                <w:lang w:val="en-US"/>
              </w:rPr>
            </w:pPr>
            <w:r w:rsidRPr="00347ED6">
              <w:rPr>
                <w:lang w:val="en-US"/>
              </w:rPr>
              <w:t xml:space="preserve">                }</w:t>
            </w:r>
          </w:p>
          <w:p w14:paraId="2CF14F58" w14:textId="77777777" w:rsidR="00E868F4" w:rsidRDefault="00000000" w:rsidP="008C1564">
            <w:pPr>
              <w:pStyle w:val="tabla"/>
            </w:pPr>
            <w:r w:rsidRPr="00347ED6">
              <w:rPr>
                <w:lang w:val="en-US"/>
              </w:rPr>
              <w:t xml:space="preserve">                System.out.println(" [!] </w:t>
            </w:r>
            <w:r>
              <w:t>La opciÃ³n debe estar entre " + min + " y " + max + ".");</w:t>
            </w:r>
          </w:p>
          <w:p w14:paraId="407DBAB6" w14:textId="77777777" w:rsidR="00E868F4" w:rsidRPr="00347ED6" w:rsidRDefault="00000000" w:rsidP="008C1564">
            <w:pPr>
              <w:pStyle w:val="tabla"/>
              <w:rPr>
                <w:lang w:val="en-US"/>
              </w:rPr>
            </w:pPr>
            <w:r>
              <w:t xml:space="preserve">            </w:t>
            </w:r>
            <w:r w:rsidRPr="00347ED6">
              <w:rPr>
                <w:lang w:val="en-US"/>
              </w:rPr>
              <w:t>} catch (NumberFormatException e) {</w:t>
            </w:r>
          </w:p>
          <w:p w14:paraId="3270A67E" w14:textId="77777777" w:rsidR="00E868F4" w:rsidRDefault="00000000" w:rsidP="008C1564">
            <w:pPr>
              <w:pStyle w:val="tabla"/>
            </w:pPr>
            <w:r w:rsidRPr="00347ED6">
              <w:rPr>
                <w:lang w:val="en-US"/>
              </w:rPr>
              <w:t xml:space="preserve">                System.out.println(" [!] </w:t>
            </w:r>
            <w:r>
              <w:t>Ingrese un nÃºmero entero vÃ¡lido.");</w:t>
            </w:r>
          </w:p>
          <w:p w14:paraId="26B00977" w14:textId="77777777" w:rsidR="00E868F4" w:rsidRPr="00347ED6" w:rsidRDefault="00000000" w:rsidP="008C1564">
            <w:pPr>
              <w:pStyle w:val="tabla"/>
              <w:rPr>
                <w:lang w:val="en-US"/>
              </w:rPr>
            </w:pPr>
            <w:r>
              <w:t xml:space="preserve">            </w:t>
            </w:r>
            <w:r w:rsidRPr="00347ED6">
              <w:rPr>
                <w:lang w:val="en-US"/>
              </w:rPr>
              <w:t>}</w:t>
            </w:r>
          </w:p>
          <w:p w14:paraId="4A67DDF7" w14:textId="77777777" w:rsidR="00E868F4" w:rsidRPr="00347ED6" w:rsidRDefault="00000000" w:rsidP="008C1564">
            <w:pPr>
              <w:pStyle w:val="tabla"/>
              <w:rPr>
                <w:lang w:val="en-US"/>
              </w:rPr>
            </w:pPr>
            <w:r w:rsidRPr="00347ED6">
              <w:rPr>
                <w:lang w:val="en-US"/>
              </w:rPr>
              <w:t xml:space="preserve">        }</w:t>
            </w:r>
          </w:p>
          <w:p w14:paraId="0DBB2E5E" w14:textId="77777777" w:rsidR="00E868F4" w:rsidRPr="00347ED6" w:rsidRDefault="00000000" w:rsidP="008C1564">
            <w:pPr>
              <w:pStyle w:val="tabla"/>
              <w:rPr>
                <w:lang w:val="en-US"/>
              </w:rPr>
            </w:pPr>
            <w:r w:rsidRPr="00347ED6">
              <w:rPr>
                <w:lang w:val="en-US"/>
              </w:rPr>
              <w:t xml:space="preserve">    }</w:t>
            </w:r>
          </w:p>
          <w:p w14:paraId="60EE7342" w14:textId="77777777" w:rsidR="00E868F4" w:rsidRPr="00347ED6" w:rsidRDefault="00E868F4" w:rsidP="008C1564">
            <w:pPr>
              <w:pStyle w:val="tabla"/>
              <w:rPr>
                <w:lang w:val="en-US"/>
              </w:rPr>
            </w:pPr>
          </w:p>
          <w:p w14:paraId="36C8A423" w14:textId="77777777" w:rsidR="00E868F4" w:rsidRPr="00347ED6" w:rsidRDefault="00000000" w:rsidP="008C1564">
            <w:pPr>
              <w:pStyle w:val="tabla"/>
              <w:rPr>
                <w:lang w:val="en-US"/>
              </w:rPr>
            </w:pPr>
            <w:r w:rsidRPr="00347ED6">
              <w:rPr>
                <w:lang w:val="en-US"/>
              </w:rPr>
              <w:t xml:space="preserve">    public void mostrarMenuPrincipal() {</w:t>
            </w:r>
          </w:p>
          <w:p w14:paraId="4A4DA18A" w14:textId="77777777" w:rsidR="00E868F4" w:rsidRPr="00347ED6" w:rsidRDefault="00000000" w:rsidP="008C1564">
            <w:pPr>
              <w:pStyle w:val="tabla"/>
              <w:rPr>
                <w:lang w:val="en-US"/>
              </w:rPr>
            </w:pPr>
            <w:r w:rsidRPr="00347ED6">
              <w:rPr>
                <w:lang w:val="en-US"/>
              </w:rPr>
              <w:t xml:space="preserve">        System.out.println();</w:t>
            </w:r>
          </w:p>
          <w:p w14:paraId="1F3B0845" w14:textId="77777777" w:rsidR="00E868F4" w:rsidRPr="00347ED6" w:rsidRDefault="00000000" w:rsidP="008C1564">
            <w:pPr>
              <w:pStyle w:val="tabla"/>
              <w:rPr>
                <w:lang w:val="en-US"/>
              </w:rPr>
            </w:pPr>
            <w:r w:rsidRPr="00347ED6">
              <w:rPr>
                <w:lang w:val="en-US"/>
              </w:rPr>
              <w:t xml:space="preserve">        System.out.println("--- MENÃš PRINCIPAL ---");</w:t>
            </w:r>
          </w:p>
          <w:p w14:paraId="36B91070" w14:textId="77777777" w:rsidR="00E868F4" w:rsidRPr="00347ED6" w:rsidRDefault="00000000" w:rsidP="008C1564">
            <w:pPr>
              <w:pStyle w:val="tabla"/>
              <w:rPr>
                <w:lang w:val="en-US"/>
              </w:rPr>
            </w:pPr>
            <w:r w:rsidRPr="00347ED6">
              <w:rPr>
                <w:lang w:val="en-US"/>
              </w:rPr>
              <w:t xml:space="preserve">        System.out.println("1. Conversor de Longitudes");</w:t>
            </w:r>
          </w:p>
          <w:p w14:paraId="74B87C90" w14:textId="77777777" w:rsidR="00E868F4" w:rsidRDefault="00000000" w:rsidP="008C1564">
            <w:pPr>
              <w:pStyle w:val="tabla"/>
            </w:pPr>
            <w:r w:rsidRPr="00347ED6">
              <w:rPr>
                <w:lang w:val="en-US"/>
              </w:rPr>
              <w:t xml:space="preserve">        System.out.println("2. </w:t>
            </w:r>
            <w:r>
              <w:t>Conversor de Masa");</w:t>
            </w:r>
          </w:p>
          <w:p w14:paraId="648FA562" w14:textId="77777777" w:rsidR="00E868F4" w:rsidRDefault="00000000" w:rsidP="008C1564">
            <w:pPr>
              <w:pStyle w:val="tabla"/>
            </w:pPr>
            <w:r>
              <w:t xml:space="preserve">        System.out.println("3. Conversor de Temperatura");</w:t>
            </w:r>
          </w:p>
          <w:p w14:paraId="75C89137" w14:textId="77777777" w:rsidR="00E868F4" w:rsidRDefault="00000000" w:rsidP="008C1564">
            <w:pPr>
              <w:pStyle w:val="tabla"/>
            </w:pPr>
            <w:r>
              <w:t xml:space="preserve">        System.out.println("4. Salir");</w:t>
            </w:r>
          </w:p>
          <w:p w14:paraId="2A77EB69" w14:textId="77777777" w:rsidR="00E868F4" w:rsidRDefault="00000000" w:rsidP="008C1564">
            <w:pPr>
              <w:pStyle w:val="tabla"/>
            </w:pPr>
            <w:r>
              <w:t xml:space="preserve">    }</w:t>
            </w:r>
          </w:p>
          <w:p w14:paraId="558EDB82" w14:textId="77777777" w:rsidR="00E868F4" w:rsidRDefault="00E868F4" w:rsidP="008C1564">
            <w:pPr>
              <w:pStyle w:val="tabla"/>
            </w:pPr>
          </w:p>
          <w:p w14:paraId="6487E530" w14:textId="77777777" w:rsidR="00E868F4" w:rsidRDefault="00000000" w:rsidP="008C1564">
            <w:pPr>
              <w:pStyle w:val="tabla"/>
            </w:pPr>
            <w:r>
              <w:t xml:space="preserve">    public String seleccionarUnidadLongitud(String momento) {</w:t>
            </w:r>
          </w:p>
          <w:p w14:paraId="4C704FE8" w14:textId="77777777" w:rsidR="00E868F4" w:rsidRDefault="00000000" w:rsidP="008C1564">
            <w:pPr>
              <w:pStyle w:val="tabla"/>
            </w:pPr>
            <w:r>
              <w:t xml:space="preserve">        System.out.println("\nSeleccione Unidad " + momento + ":");</w:t>
            </w:r>
          </w:p>
          <w:p w14:paraId="0BB65F96" w14:textId="77777777" w:rsidR="00E868F4" w:rsidRDefault="00000000" w:rsidP="008C1564">
            <w:pPr>
              <w:pStyle w:val="tabla"/>
            </w:pPr>
            <w:r>
              <w:t xml:space="preserve">        UnidadLongitud[] valores = UnidadLongitud.values();</w:t>
            </w:r>
          </w:p>
          <w:p w14:paraId="6E7DAAF9" w14:textId="77777777" w:rsidR="00E868F4" w:rsidRDefault="00000000" w:rsidP="008C1564">
            <w:pPr>
              <w:pStyle w:val="tabla"/>
            </w:pPr>
            <w:r>
              <w:t xml:space="preserve">        for (int i = 0; i &lt; valores.length; i++) {</w:t>
            </w:r>
          </w:p>
          <w:p w14:paraId="6614F61C" w14:textId="77777777" w:rsidR="00E868F4" w:rsidRPr="00347ED6" w:rsidRDefault="00000000" w:rsidP="008C1564">
            <w:pPr>
              <w:pStyle w:val="tabla"/>
              <w:rPr>
                <w:lang w:val="en-US"/>
              </w:rPr>
            </w:pPr>
            <w:r>
              <w:t xml:space="preserve">            </w:t>
            </w:r>
            <w:r w:rsidRPr="00347ED6">
              <w:rPr>
                <w:lang w:val="en-US"/>
              </w:rPr>
              <w:t>System.out.println((i + 1) + ". " + valores[i].name() + " (" + valores[i].getEtiqueta() + ")");</w:t>
            </w:r>
          </w:p>
          <w:p w14:paraId="4D32807D" w14:textId="77777777" w:rsidR="00E868F4" w:rsidRDefault="00000000" w:rsidP="008C1564">
            <w:pPr>
              <w:pStyle w:val="tabla"/>
            </w:pPr>
            <w:r w:rsidRPr="00347ED6">
              <w:rPr>
                <w:lang w:val="en-US"/>
              </w:rPr>
              <w:t xml:space="preserve">        </w:t>
            </w:r>
            <w:r>
              <w:t>}</w:t>
            </w:r>
          </w:p>
          <w:p w14:paraId="25781FF7" w14:textId="77777777" w:rsidR="00E868F4" w:rsidRDefault="00000000" w:rsidP="008C1564">
            <w:pPr>
              <w:pStyle w:val="tabla"/>
            </w:pPr>
            <w:r>
              <w:t xml:space="preserve">        int seleccion = leerEntero("OpciÃ³n", 1, valores.length);</w:t>
            </w:r>
          </w:p>
          <w:p w14:paraId="0C6F176F" w14:textId="77777777" w:rsidR="00E868F4" w:rsidRDefault="00000000" w:rsidP="008C1564">
            <w:pPr>
              <w:pStyle w:val="tabla"/>
            </w:pPr>
            <w:r>
              <w:t xml:space="preserve">        return valores[seleccion - 1].name();</w:t>
            </w:r>
          </w:p>
          <w:p w14:paraId="1CE2A27E" w14:textId="77777777" w:rsidR="00E868F4" w:rsidRDefault="00000000" w:rsidP="008C1564">
            <w:pPr>
              <w:pStyle w:val="tabla"/>
            </w:pPr>
            <w:r>
              <w:t xml:space="preserve">    }</w:t>
            </w:r>
          </w:p>
          <w:p w14:paraId="3D8072D9" w14:textId="77777777" w:rsidR="00E868F4" w:rsidRDefault="00E868F4" w:rsidP="008C1564">
            <w:pPr>
              <w:pStyle w:val="tabla"/>
            </w:pPr>
          </w:p>
          <w:p w14:paraId="03C2B5B8" w14:textId="77777777" w:rsidR="00E868F4" w:rsidRDefault="00000000" w:rsidP="008C1564">
            <w:pPr>
              <w:pStyle w:val="tabla"/>
            </w:pPr>
            <w:r>
              <w:t xml:space="preserve">    public String seleccionarUnidadMasa(String momento) {</w:t>
            </w:r>
          </w:p>
          <w:p w14:paraId="5FC200E0" w14:textId="77777777" w:rsidR="00E868F4" w:rsidRDefault="00000000" w:rsidP="008C1564">
            <w:pPr>
              <w:pStyle w:val="tabla"/>
            </w:pPr>
            <w:r>
              <w:t xml:space="preserve">        System.out.println("\nSeleccione Unidad " + momento + ":");</w:t>
            </w:r>
          </w:p>
          <w:p w14:paraId="30A87196" w14:textId="77777777" w:rsidR="00E868F4" w:rsidRDefault="00000000" w:rsidP="008C1564">
            <w:pPr>
              <w:pStyle w:val="tabla"/>
            </w:pPr>
            <w:r>
              <w:t xml:space="preserve">        UnidadMasa[] valores = UnidadMasa.values();</w:t>
            </w:r>
          </w:p>
          <w:p w14:paraId="491A43A9" w14:textId="77777777" w:rsidR="00E868F4" w:rsidRDefault="00000000" w:rsidP="008C1564">
            <w:pPr>
              <w:pStyle w:val="tabla"/>
            </w:pPr>
            <w:r>
              <w:t xml:space="preserve">        for (int i = 0; i &lt; valores.length; i++) {</w:t>
            </w:r>
          </w:p>
          <w:p w14:paraId="0FA27EC4" w14:textId="77777777" w:rsidR="00E868F4" w:rsidRPr="00347ED6" w:rsidRDefault="00000000" w:rsidP="008C1564">
            <w:pPr>
              <w:pStyle w:val="tabla"/>
              <w:rPr>
                <w:lang w:val="en-US"/>
              </w:rPr>
            </w:pPr>
            <w:r>
              <w:t xml:space="preserve">            </w:t>
            </w:r>
            <w:r w:rsidRPr="00347ED6">
              <w:rPr>
                <w:lang w:val="en-US"/>
              </w:rPr>
              <w:t>System.out.println((i + 1) + ". " + valores[i].name() + " (" + valores[i].getEtiqueta() + ")");</w:t>
            </w:r>
          </w:p>
          <w:p w14:paraId="67E5ECE8" w14:textId="77777777" w:rsidR="00E868F4" w:rsidRDefault="00000000" w:rsidP="008C1564">
            <w:pPr>
              <w:pStyle w:val="tabla"/>
            </w:pPr>
            <w:r w:rsidRPr="00347ED6">
              <w:rPr>
                <w:lang w:val="en-US"/>
              </w:rPr>
              <w:t xml:space="preserve">        </w:t>
            </w:r>
            <w:r>
              <w:t>}</w:t>
            </w:r>
          </w:p>
          <w:p w14:paraId="7ABE79F6" w14:textId="77777777" w:rsidR="00E868F4" w:rsidRDefault="00000000" w:rsidP="008C1564">
            <w:pPr>
              <w:pStyle w:val="tabla"/>
            </w:pPr>
            <w:r>
              <w:t xml:space="preserve">        int seleccion = leerEntero("OpciÃ³n", 1, valores.length);</w:t>
            </w:r>
          </w:p>
          <w:p w14:paraId="7859D1F8" w14:textId="77777777" w:rsidR="00E868F4" w:rsidRDefault="00000000" w:rsidP="008C1564">
            <w:pPr>
              <w:pStyle w:val="tabla"/>
            </w:pPr>
            <w:r>
              <w:t xml:space="preserve">        return valores[seleccion - 1].name();</w:t>
            </w:r>
          </w:p>
          <w:p w14:paraId="28D8FDD2" w14:textId="77777777" w:rsidR="00E868F4" w:rsidRDefault="00000000" w:rsidP="008C1564">
            <w:pPr>
              <w:pStyle w:val="tabla"/>
            </w:pPr>
            <w:r>
              <w:t xml:space="preserve">    }</w:t>
            </w:r>
          </w:p>
          <w:p w14:paraId="278E3C54" w14:textId="77777777" w:rsidR="00E868F4" w:rsidRDefault="00E868F4" w:rsidP="008C1564">
            <w:pPr>
              <w:pStyle w:val="tabla"/>
            </w:pPr>
          </w:p>
          <w:p w14:paraId="16AD3098" w14:textId="77777777" w:rsidR="00E868F4" w:rsidRDefault="00000000" w:rsidP="008C1564">
            <w:pPr>
              <w:pStyle w:val="tabla"/>
            </w:pPr>
            <w:r>
              <w:t xml:space="preserve">    public String seleccionarUnidadTemperatura(String momento) {</w:t>
            </w:r>
          </w:p>
          <w:p w14:paraId="0D2DF50A" w14:textId="77777777" w:rsidR="00E868F4" w:rsidRDefault="00000000" w:rsidP="008C1564">
            <w:pPr>
              <w:pStyle w:val="tabla"/>
            </w:pPr>
            <w:r>
              <w:t xml:space="preserve">        System.out.println("\nSeleccione Unidad " + momento + ":");</w:t>
            </w:r>
          </w:p>
          <w:p w14:paraId="371E2E7D" w14:textId="77777777" w:rsidR="00E868F4" w:rsidRDefault="00000000" w:rsidP="008C1564">
            <w:pPr>
              <w:pStyle w:val="tabla"/>
            </w:pPr>
            <w:r>
              <w:t xml:space="preserve">        UnidadTemperatura[] valores = UnidadTemperatura.values();</w:t>
            </w:r>
          </w:p>
          <w:p w14:paraId="1BEA518C" w14:textId="77777777" w:rsidR="00E868F4" w:rsidRPr="00347ED6" w:rsidRDefault="00000000" w:rsidP="008C1564">
            <w:pPr>
              <w:pStyle w:val="tabla"/>
              <w:rPr>
                <w:lang w:val="en-US"/>
              </w:rPr>
            </w:pPr>
            <w:r>
              <w:t xml:space="preserve">        </w:t>
            </w:r>
            <w:r w:rsidRPr="00347ED6">
              <w:rPr>
                <w:lang w:val="en-US"/>
              </w:rPr>
              <w:t>for (int i = 0; i &lt; valores.length; i++) {</w:t>
            </w:r>
          </w:p>
          <w:p w14:paraId="07471D10" w14:textId="77777777" w:rsidR="00E868F4" w:rsidRPr="00347ED6" w:rsidRDefault="00000000" w:rsidP="008C1564">
            <w:pPr>
              <w:pStyle w:val="tabla"/>
              <w:rPr>
                <w:lang w:val="en-US"/>
              </w:rPr>
            </w:pPr>
            <w:r w:rsidRPr="00347ED6">
              <w:rPr>
                <w:lang w:val="en-US"/>
              </w:rPr>
              <w:t xml:space="preserve">            System.out.println((i + 1) + ". " + valores[i].name() + " (" + valores[i].getEtiqueta() + ")");</w:t>
            </w:r>
          </w:p>
          <w:p w14:paraId="4E32A0F0" w14:textId="77777777" w:rsidR="00E868F4" w:rsidRDefault="00000000" w:rsidP="008C1564">
            <w:pPr>
              <w:pStyle w:val="tabla"/>
            </w:pPr>
            <w:r w:rsidRPr="00347ED6">
              <w:rPr>
                <w:lang w:val="en-US"/>
              </w:rPr>
              <w:lastRenderedPageBreak/>
              <w:t xml:space="preserve">        </w:t>
            </w:r>
            <w:r>
              <w:t>}</w:t>
            </w:r>
          </w:p>
          <w:p w14:paraId="075504E3" w14:textId="77777777" w:rsidR="00E868F4" w:rsidRDefault="00000000" w:rsidP="008C1564">
            <w:pPr>
              <w:pStyle w:val="tabla"/>
            </w:pPr>
            <w:r>
              <w:t xml:space="preserve">        int seleccion = leerEntero("OpciÃ³n", 1, valores.length);</w:t>
            </w:r>
          </w:p>
          <w:p w14:paraId="63A928F1" w14:textId="77777777" w:rsidR="00E868F4" w:rsidRPr="00347ED6" w:rsidRDefault="00000000" w:rsidP="008C1564">
            <w:pPr>
              <w:pStyle w:val="tabla"/>
              <w:rPr>
                <w:lang w:val="en-US"/>
              </w:rPr>
            </w:pPr>
            <w:r>
              <w:t xml:space="preserve">        </w:t>
            </w:r>
            <w:r w:rsidRPr="00347ED6">
              <w:rPr>
                <w:lang w:val="en-US"/>
              </w:rPr>
              <w:t>return valores[seleccion - 1].name();</w:t>
            </w:r>
          </w:p>
          <w:p w14:paraId="6B949365" w14:textId="77777777" w:rsidR="00E868F4" w:rsidRPr="00347ED6" w:rsidRDefault="00000000" w:rsidP="008C1564">
            <w:pPr>
              <w:pStyle w:val="tabla"/>
              <w:rPr>
                <w:lang w:val="en-US"/>
              </w:rPr>
            </w:pPr>
            <w:r w:rsidRPr="00347ED6">
              <w:rPr>
                <w:lang w:val="en-US"/>
              </w:rPr>
              <w:t xml:space="preserve">    }</w:t>
            </w:r>
          </w:p>
          <w:p w14:paraId="3DE76E78" w14:textId="77777777" w:rsidR="00E868F4" w:rsidRPr="00347ED6" w:rsidRDefault="00E868F4" w:rsidP="008C1564">
            <w:pPr>
              <w:pStyle w:val="tabla"/>
              <w:rPr>
                <w:lang w:val="en-US"/>
              </w:rPr>
            </w:pPr>
          </w:p>
          <w:p w14:paraId="7285D745" w14:textId="77777777" w:rsidR="00E868F4" w:rsidRPr="00347ED6" w:rsidRDefault="00000000" w:rsidP="008C1564">
            <w:pPr>
              <w:pStyle w:val="tabla"/>
              <w:rPr>
                <w:lang w:val="en-US"/>
              </w:rPr>
            </w:pPr>
            <w:r w:rsidRPr="00347ED6">
              <w:rPr>
                <w:lang w:val="en-US"/>
              </w:rPr>
              <w:t xml:space="preserve">    public void mostrarResultado(double resultado) {</w:t>
            </w:r>
          </w:p>
          <w:p w14:paraId="13A05E91" w14:textId="77777777" w:rsidR="00E868F4" w:rsidRPr="00347ED6" w:rsidRDefault="00000000" w:rsidP="008C1564">
            <w:pPr>
              <w:pStyle w:val="tabla"/>
              <w:rPr>
                <w:lang w:val="en-US"/>
              </w:rPr>
            </w:pPr>
            <w:r w:rsidRPr="00347ED6">
              <w:rPr>
                <w:lang w:val="en-US"/>
              </w:rPr>
              <w:t xml:space="preserve">        System.out.println();</w:t>
            </w:r>
          </w:p>
          <w:p w14:paraId="0A5894C1" w14:textId="77777777" w:rsidR="00E868F4" w:rsidRPr="00347ED6" w:rsidRDefault="00000000" w:rsidP="008C1564">
            <w:pPr>
              <w:pStyle w:val="tabla"/>
              <w:rPr>
                <w:lang w:val="en-US"/>
              </w:rPr>
            </w:pPr>
            <w:r w:rsidRPr="00347ED6">
              <w:rPr>
                <w:lang w:val="en-US"/>
              </w:rPr>
              <w:t xml:space="preserve">        System.out.println("==================================================");</w:t>
            </w:r>
          </w:p>
          <w:p w14:paraId="034F6CCF" w14:textId="77777777" w:rsidR="00E868F4" w:rsidRDefault="00000000" w:rsidP="008C1564">
            <w:pPr>
              <w:pStyle w:val="tabla"/>
            </w:pPr>
            <w:r w:rsidRPr="00347ED6">
              <w:rPr>
                <w:lang w:val="en-US"/>
              </w:rPr>
              <w:t xml:space="preserve">        </w:t>
            </w:r>
            <w:r>
              <w:t>System.out.println("Resultado: " + resultado);</w:t>
            </w:r>
          </w:p>
          <w:p w14:paraId="190DF99F" w14:textId="77777777" w:rsidR="00E868F4" w:rsidRPr="00347ED6" w:rsidRDefault="00000000" w:rsidP="008C1564">
            <w:pPr>
              <w:pStyle w:val="tabla"/>
              <w:rPr>
                <w:lang w:val="en-US"/>
              </w:rPr>
            </w:pPr>
            <w:r>
              <w:t xml:space="preserve">        </w:t>
            </w:r>
            <w:r w:rsidRPr="00347ED6">
              <w:rPr>
                <w:lang w:val="en-US"/>
              </w:rPr>
              <w:t>System.out.println("==================================================");</w:t>
            </w:r>
          </w:p>
          <w:p w14:paraId="482E19FC" w14:textId="77777777" w:rsidR="00E868F4" w:rsidRPr="00347ED6" w:rsidRDefault="00000000" w:rsidP="008C1564">
            <w:pPr>
              <w:pStyle w:val="tabla"/>
              <w:rPr>
                <w:lang w:val="en-US"/>
              </w:rPr>
            </w:pPr>
            <w:r w:rsidRPr="00347ED6">
              <w:rPr>
                <w:lang w:val="en-US"/>
              </w:rPr>
              <w:t xml:space="preserve">    }</w:t>
            </w:r>
          </w:p>
          <w:p w14:paraId="2BA7C57F" w14:textId="77777777" w:rsidR="00E868F4" w:rsidRPr="00347ED6" w:rsidRDefault="00E868F4" w:rsidP="008C1564">
            <w:pPr>
              <w:pStyle w:val="tabla"/>
              <w:rPr>
                <w:lang w:val="en-US"/>
              </w:rPr>
            </w:pPr>
          </w:p>
          <w:p w14:paraId="5E5050A8" w14:textId="77777777" w:rsidR="00E868F4" w:rsidRPr="00347ED6" w:rsidRDefault="00000000" w:rsidP="008C1564">
            <w:pPr>
              <w:pStyle w:val="tabla"/>
              <w:rPr>
                <w:lang w:val="en-US"/>
              </w:rPr>
            </w:pPr>
            <w:r w:rsidRPr="00347ED6">
              <w:rPr>
                <w:lang w:val="en-US"/>
              </w:rPr>
              <w:t xml:space="preserve">    public void mostrarMensaje(String mensaje) {</w:t>
            </w:r>
          </w:p>
          <w:p w14:paraId="4A332DB9" w14:textId="77777777" w:rsidR="00E868F4" w:rsidRPr="00347ED6" w:rsidRDefault="00000000" w:rsidP="008C1564">
            <w:pPr>
              <w:pStyle w:val="tabla"/>
              <w:rPr>
                <w:lang w:val="en-US"/>
              </w:rPr>
            </w:pPr>
            <w:r w:rsidRPr="00347ED6">
              <w:rPr>
                <w:lang w:val="en-US"/>
              </w:rPr>
              <w:t xml:space="preserve">        System.out.println(" &gt; " + mensaje);</w:t>
            </w:r>
          </w:p>
          <w:p w14:paraId="286DF33E" w14:textId="77777777" w:rsidR="00E868F4" w:rsidRPr="00347ED6" w:rsidRDefault="00000000" w:rsidP="008C1564">
            <w:pPr>
              <w:pStyle w:val="tabla"/>
              <w:rPr>
                <w:lang w:val="en-US"/>
              </w:rPr>
            </w:pPr>
            <w:r w:rsidRPr="00347ED6">
              <w:rPr>
                <w:lang w:val="en-US"/>
              </w:rPr>
              <w:t xml:space="preserve">    }</w:t>
            </w:r>
          </w:p>
          <w:p w14:paraId="1D194D9E" w14:textId="77777777" w:rsidR="00E868F4" w:rsidRPr="00347ED6" w:rsidRDefault="00E868F4" w:rsidP="008C1564">
            <w:pPr>
              <w:pStyle w:val="tabla"/>
              <w:rPr>
                <w:lang w:val="en-US"/>
              </w:rPr>
            </w:pPr>
          </w:p>
          <w:p w14:paraId="6EC373CC" w14:textId="77777777" w:rsidR="00E868F4" w:rsidRPr="00347ED6" w:rsidRDefault="00000000" w:rsidP="008C1564">
            <w:pPr>
              <w:pStyle w:val="tabla"/>
              <w:rPr>
                <w:lang w:val="en-US"/>
              </w:rPr>
            </w:pPr>
            <w:r w:rsidRPr="00347ED6">
              <w:rPr>
                <w:lang w:val="en-US"/>
              </w:rPr>
              <w:t xml:space="preserve">    public void mostrarError(String error) {</w:t>
            </w:r>
          </w:p>
          <w:p w14:paraId="5B3E4B4C" w14:textId="77777777" w:rsidR="00E868F4" w:rsidRDefault="00000000" w:rsidP="008C1564">
            <w:pPr>
              <w:pStyle w:val="tabla"/>
            </w:pPr>
            <w:r w:rsidRPr="00347ED6">
              <w:rPr>
                <w:lang w:val="en-US"/>
              </w:rPr>
              <w:t xml:space="preserve">        </w:t>
            </w:r>
            <w:r>
              <w:t>System.err.println(" [X] Error: " + error);</w:t>
            </w:r>
          </w:p>
          <w:p w14:paraId="7FDB9BEA" w14:textId="77777777" w:rsidR="00E868F4" w:rsidRDefault="00000000" w:rsidP="008C1564">
            <w:pPr>
              <w:pStyle w:val="tabla"/>
            </w:pPr>
            <w:r>
              <w:t xml:space="preserve">    }</w:t>
            </w:r>
          </w:p>
          <w:p w14:paraId="26F96322" w14:textId="77777777" w:rsidR="00E868F4" w:rsidRDefault="00000000" w:rsidP="008C1564">
            <w:pPr>
              <w:pStyle w:val="tabla"/>
            </w:pPr>
            <w:r>
              <w:t>}</w:t>
            </w:r>
          </w:p>
        </w:tc>
      </w:tr>
    </w:tbl>
    <w:p w14:paraId="2EB2D6C0" w14:textId="77777777" w:rsidR="00E868F4" w:rsidRDefault="00000000" w:rsidP="00C47985">
      <w:r>
        <w:lastRenderedPageBreak/>
        <w:t>ConsolaControlador orquesta el bucle principal de interacción y valida que el usuario inicie sesión antes de acceder al menú de cálculo:</w:t>
      </w:r>
    </w:p>
    <w:p w14:paraId="1DE55859" w14:textId="77777777" w:rsidR="00E868F4" w:rsidRDefault="00000000" w:rsidP="00C47985">
      <w:pPr>
        <w:pStyle w:val="Heading5"/>
      </w:pPr>
      <w:bookmarkStart w:id="156" w:name="tbl.17"/>
      <w:bookmarkStart w:id="157" w:name="_Toc243926442"/>
      <w:bookmarkStart w:id="158" w:name="_Toc243929211"/>
      <w:bookmarkEnd w:id="156"/>
      <w:r>
        <w:t>Tabla 17</w:t>
      </w:r>
      <w:r>
        <w:br/>
        <w:t>Controlador de Interfaz de Consola (ConsolaControlador.java)</w:t>
      </w:r>
      <w:bookmarkEnd w:id="157"/>
      <w:bookmarkEnd w:id="158"/>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53A61EAE" w14:textId="77777777">
        <w:tc>
          <w:tcPr>
            <w:tcW w:w="8504" w:type="dxa"/>
            <w:tcMar>
              <w:top w:w="100" w:type="dxa"/>
              <w:left w:w="100" w:type="dxa"/>
              <w:bottom w:w="100" w:type="dxa"/>
              <w:right w:w="100" w:type="dxa"/>
            </w:tcMar>
          </w:tcPr>
          <w:p w14:paraId="027B0496" w14:textId="77777777" w:rsidR="00E868F4" w:rsidRDefault="00000000" w:rsidP="008C1564">
            <w:pPr>
              <w:pStyle w:val="tabla"/>
            </w:pPr>
            <w:r>
              <w:t>package ec.edu.monster.wsconversorcon.controller;</w:t>
            </w:r>
          </w:p>
          <w:p w14:paraId="446B8F16" w14:textId="77777777" w:rsidR="00E868F4" w:rsidRDefault="00E868F4" w:rsidP="008C1564">
            <w:pPr>
              <w:pStyle w:val="tabla"/>
            </w:pPr>
          </w:p>
          <w:p w14:paraId="6D5D195B" w14:textId="77777777" w:rsidR="00E868F4" w:rsidRDefault="00000000" w:rsidP="008C1564">
            <w:pPr>
              <w:pStyle w:val="tabla"/>
            </w:pPr>
            <w:r>
              <w:t>import ec.edu.monster.wsconversorcon.view.ConsolaView;</w:t>
            </w:r>
          </w:p>
          <w:p w14:paraId="27A2AB26" w14:textId="77777777" w:rsidR="00E868F4" w:rsidRDefault="00E868F4" w:rsidP="008C1564">
            <w:pPr>
              <w:pStyle w:val="tabla"/>
            </w:pPr>
          </w:p>
          <w:p w14:paraId="268CAAA5" w14:textId="77777777" w:rsidR="00E868F4" w:rsidRDefault="00000000" w:rsidP="008C1564">
            <w:pPr>
              <w:pStyle w:val="tabla"/>
            </w:pPr>
            <w:r>
              <w:t>public class ConsolaControlador {</w:t>
            </w:r>
          </w:p>
          <w:p w14:paraId="7D7B4D9C" w14:textId="77777777" w:rsidR="00E868F4" w:rsidRDefault="00E868F4" w:rsidP="008C1564">
            <w:pPr>
              <w:pStyle w:val="tabla"/>
            </w:pPr>
          </w:p>
          <w:p w14:paraId="7E5D596C" w14:textId="77777777" w:rsidR="00E868F4" w:rsidRDefault="00000000" w:rsidP="008C1564">
            <w:pPr>
              <w:pStyle w:val="tabla"/>
            </w:pPr>
            <w:r>
              <w:t xml:space="preserve">    private final ConsolaView vista = new ConsolaView();</w:t>
            </w:r>
          </w:p>
          <w:p w14:paraId="5E3C78E5" w14:textId="77777777" w:rsidR="00E868F4" w:rsidRDefault="00000000" w:rsidP="008C1564">
            <w:pPr>
              <w:pStyle w:val="tabla"/>
            </w:pPr>
            <w:r>
              <w:t xml:space="preserve">    private final AppControlador appControlador = new AppControlador();</w:t>
            </w:r>
          </w:p>
          <w:p w14:paraId="50F6E25A" w14:textId="77777777" w:rsidR="00E868F4" w:rsidRDefault="00E868F4" w:rsidP="008C1564">
            <w:pPr>
              <w:pStyle w:val="tabla"/>
            </w:pPr>
          </w:p>
          <w:p w14:paraId="2A566586" w14:textId="77777777" w:rsidR="00E868F4" w:rsidRDefault="00000000" w:rsidP="008C1564">
            <w:pPr>
              <w:pStyle w:val="tabla"/>
            </w:pPr>
            <w:r>
              <w:t xml:space="preserve">    public void iniciar() {</w:t>
            </w:r>
          </w:p>
          <w:p w14:paraId="4F817C74" w14:textId="77777777" w:rsidR="00E868F4" w:rsidRDefault="00000000" w:rsidP="008C1564">
            <w:pPr>
              <w:pStyle w:val="tabla"/>
            </w:pPr>
            <w:r>
              <w:t xml:space="preserve">        vista.mostrarBanner();</w:t>
            </w:r>
          </w:p>
          <w:p w14:paraId="35903F84" w14:textId="77777777" w:rsidR="00E868F4" w:rsidRDefault="00E868F4" w:rsidP="008C1564">
            <w:pPr>
              <w:pStyle w:val="tabla"/>
            </w:pPr>
          </w:p>
          <w:p w14:paraId="79E16877" w14:textId="77777777" w:rsidR="00E868F4" w:rsidRDefault="00000000" w:rsidP="008C1564">
            <w:pPr>
              <w:pStyle w:val="tabla"/>
            </w:pPr>
            <w:r>
              <w:t xml:space="preserve">        if (!realizarLogin()) {</w:t>
            </w:r>
          </w:p>
          <w:p w14:paraId="5771A24D" w14:textId="77777777" w:rsidR="00E868F4" w:rsidRDefault="00000000" w:rsidP="008C1564">
            <w:pPr>
              <w:pStyle w:val="tabla"/>
            </w:pPr>
            <w:r>
              <w:t xml:space="preserve">            vista.mostrarMensaje("Acceso cancelado. Finalizando programa.");</w:t>
            </w:r>
          </w:p>
          <w:p w14:paraId="3D6C5497" w14:textId="77777777" w:rsidR="00E868F4" w:rsidRDefault="00000000" w:rsidP="008C1564">
            <w:pPr>
              <w:pStyle w:val="tabla"/>
            </w:pPr>
            <w:r>
              <w:t xml:space="preserve">            return;</w:t>
            </w:r>
          </w:p>
          <w:p w14:paraId="7FF5FEEA" w14:textId="77777777" w:rsidR="00E868F4" w:rsidRDefault="00000000" w:rsidP="008C1564">
            <w:pPr>
              <w:pStyle w:val="tabla"/>
            </w:pPr>
            <w:r>
              <w:t xml:space="preserve">        }</w:t>
            </w:r>
          </w:p>
          <w:p w14:paraId="1B4163F3" w14:textId="77777777" w:rsidR="00E868F4" w:rsidRDefault="00E868F4" w:rsidP="008C1564">
            <w:pPr>
              <w:pStyle w:val="tabla"/>
            </w:pPr>
          </w:p>
          <w:p w14:paraId="36A42E61" w14:textId="77777777" w:rsidR="00E868F4" w:rsidRDefault="00000000" w:rsidP="008C1564">
            <w:pPr>
              <w:pStyle w:val="tabla"/>
            </w:pPr>
            <w:r>
              <w:t xml:space="preserve">        bucleMenuPrincipal();</w:t>
            </w:r>
          </w:p>
          <w:p w14:paraId="5394158E" w14:textId="77777777" w:rsidR="00E868F4" w:rsidRDefault="00000000" w:rsidP="008C1564">
            <w:pPr>
              <w:pStyle w:val="tabla"/>
            </w:pPr>
            <w:r>
              <w:t xml:space="preserve">    }</w:t>
            </w:r>
          </w:p>
          <w:p w14:paraId="730BCC03" w14:textId="77777777" w:rsidR="00E868F4" w:rsidRDefault="00E868F4" w:rsidP="008C1564">
            <w:pPr>
              <w:pStyle w:val="tabla"/>
            </w:pPr>
          </w:p>
          <w:p w14:paraId="269E90B8" w14:textId="77777777" w:rsidR="00E868F4" w:rsidRDefault="00000000" w:rsidP="008C1564">
            <w:pPr>
              <w:pStyle w:val="tabla"/>
            </w:pPr>
            <w:r>
              <w:t xml:space="preserve">    private boolean realizarLogin() {</w:t>
            </w:r>
          </w:p>
          <w:p w14:paraId="2C229F9D" w14:textId="77777777" w:rsidR="00E868F4" w:rsidRDefault="00000000" w:rsidP="008C1564">
            <w:pPr>
              <w:pStyle w:val="tabla"/>
            </w:pPr>
            <w:r>
              <w:t xml:space="preserve">        System.out.println("\n--- INICIO DE SESIÃ“N ---");</w:t>
            </w:r>
          </w:p>
          <w:p w14:paraId="4752096D" w14:textId="77777777" w:rsidR="00E868F4" w:rsidRPr="00347ED6" w:rsidRDefault="00000000" w:rsidP="008C1564">
            <w:pPr>
              <w:pStyle w:val="tabla"/>
              <w:rPr>
                <w:lang w:val="en-US"/>
              </w:rPr>
            </w:pPr>
            <w:r>
              <w:t xml:space="preserve">        </w:t>
            </w:r>
            <w:r w:rsidRPr="00347ED6">
              <w:rPr>
                <w:lang w:val="en-US"/>
              </w:rPr>
              <w:t>System.out.println("(Credenciales oficiales: MONSTER / MONSTER9)");</w:t>
            </w:r>
          </w:p>
          <w:p w14:paraId="314067B3" w14:textId="77777777" w:rsidR="00E868F4" w:rsidRPr="00347ED6" w:rsidRDefault="00E868F4" w:rsidP="008C1564">
            <w:pPr>
              <w:pStyle w:val="tabla"/>
              <w:rPr>
                <w:lang w:val="en-US"/>
              </w:rPr>
            </w:pPr>
          </w:p>
          <w:p w14:paraId="0ED71459" w14:textId="77777777" w:rsidR="00E868F4" w:rsidRPr="00347ED6" w:rsidRDefault="00000000" w:rsidP="008C1564">
            <w:pPr>
              <w:pStyle w:val="tabla"/>
              <w:rPr>
                <w:lang w:val="en-US"/>
              </w:rPr>
            </w:pPr>
            <w:r w:rsidRPr="00347ED6">
              <w:rPr>
                <w:lang w:val="en-US"/>
              </w:rPr>
              <w:t xml:space="preserve">        while (true) {</w:t>
            </w:r>
          </w:p>
          <w:p w14:paraId="6C345765" w14:textId="77777777" w:rsidR="00E868F4" w:rsidRDefault="00000000" w:rsidP="008C1564">
            <w:pPr>
              <w:pStyle w:val="tabla"/>
            </w:pPr>
            <w:r w:rsidRPr="00347ED6">
              <w:rPr>
                <w:lang w:val="en-US"/>
              </w:rPr>
              <w:lastRenderedPageBreak/>
              <w:t xml:space="preserve">            </w:t>
            </w:r>
            <w:r>
              <w:t>String usuario = vista.leerTexto("Usuario");</w:t>
            </w:r>
          </w:p>
          <w:p w14:paraId="2F09BF52" w14:textId="77777777" w:rsidR="00E868F4" w:rsidRDefault="00000000" w:rsidP="008C1564">
            <w:pPr>
              <w:pStyle w:val="tabla"/>
            </w:pPr>
            <w:r>
              <w:t xml:space="preserve">            String contrasenia = vista.leerContrasenia("ContraseÃ±a");</w:t>
            </w:r>
          </w:p>
          <w:p w14:paraId="23FD698F" w14:textId="77777777" w:rsidR="00E868F4" w:rsidRDefault="00E868F4" w:rsidP="008C1564">
            <w:pPr>
              <w:pStyle w:val="tabla"/>
            </w:pPr>
          </w:p>
          <w:p w14:paraId="4BC75257" w14:textId="77777777" w:rsidR="00E868F4" w:rsidRDefault="00000000" w:rsidP="008C1564">
            <w:pPr>
              <w:pStyle w:val="tabla"/>
            </w:pPr>
            <w:r>
              <w:t xml:space="preserve">            if (usuario.isEmpty() || contrasenia.isEmpty()) {</w:t>
            </w:r>
          </w:p>
          <w:p w14:paraId="38AEA0B5" w14:textId="77777777" w:rsidR="00E868F4" w:rsidRDefault="00000000" w:rsidP="008C1564">
            <w:pPr>
              <w:pStyle w:val="tabla"/>
            </w:pPr>
            <w:r>
              <w:t xml:space="preserve">                vista.mostrarMensaje("Por favor complete todos los campos.");</w:t>
            </w:r>
          </w:p>
          <w:p w14:paraId="1E581613" w14:textId="77777777" w:rsidR="00E868F4" w:rsidRPr="00347ED6" w:rsidRDefault="00000000" w:rsidP="008C1564">
            <w:pPr>
              <w:pStyle w:val="tabla"/>
              <w:rPr>
                <w:lang w:val="en-US"/>
              </w:rPr>
            </w:pPr>
            <w:r>
              <w:t xml:space="preserve">                </w:t>
            </w:r>
            <w:r w:rsidRPr="00347ED6">
              <w:rPr>
                <w:lang w:val="en-US"/>
              </w:rPr>
              <w:t>continue;</w:t>
            </w:r>
          </w:p>
          <w:p w14:paraId="345393F8" w14:textId="77777777" w:rsidR="00E868F4" w:rsidRPr="00347ED6" w:rsidRDefault="00000000" w:rsidP="008C1564">
            <w:pPr>
              <w:pStyle w:val="tabla"/>
              <w:rPr>
                <w:lang w:val="en-US"/>
              </w:rPr>
            </w:pPr>
            <w:r w:rsidRPr="00347ED6">
              <w:rPr>
                <w:lang w:val="en-US"/>
              </w:rPr>
              <w:t xml:space="preserve">            }</w:t>
            </w:r>
          </w:p>
          <w:p w14:paraId="05606C5C" w14:textId="77777777" w:rsidR="00E868F4" w:rsidRPr="00347ED6" w:rsidRDefault="00E868F4" w:rsidP="008C1564">
            <w:pPr>
              <w:pStyle w:val="tabla"/>
              <w:rPr>
                <w:lang w:val="en-US"/>
              </w:rPr>
            </w:pPr>
          </w:p>
          <w:p w14:paraId="5F29C20A" w14:textId="77777777" w:rsidR="00E868F4" w:rsidRPr="00347ED6" w:rsidRDefault="00000000" w:rsidP="008C1564">
            <w:pPr>
              <w:pStyle w:val="tabla"/>
              <w:rPr>
                <w:lang w:val="en-US"/>
              </w:rPr>
            </w:pPr>
            <w:r w:rsidRPr="00347ED6">
              <w:rPr>
                <w:lang w:val="en-US"/>
              </w:rPr>
              <w:t xml:space="preserve">            try {</w:t>
            </w:r>
          </w:p>
          <w:p w14:paraId="6005D172" w14:textId="77777777" w:rsidR="00E868F4" w:rsidRPr="00347ED6" w:rsidRDefault="00000000" w:rsidP="008C1564">
            <w:pPr>
              <w:pStyle w:val="tabla"/>
              <w:rPr>
                <w:lang w:val="en-US"/>
              </w:rPr>
            </w:pPr>
            <w:r w:rsidRPr="00347ED6">
              <w:rPr>
                <w:lang w:val="en-US"/>
              </w:rPr>
              <w:t xml:space="preserve">                String token = appControlador.login(usuario, contrasenia);</w:t>
            </w:r>
          </w:p>
          <w:p w14:paraId="5A40FE1F" w14:textId="77777777" w:rsidR="00E868F4" w:rsidRPr="00347ED6" w:rsidRDefault="00000000" w:rsidP="008C1564">
            <w:pPr>
              <w:pStyle w:val="tabla"/>
              <w:rPr>
                <w:lang w:val="en-US"/>
              </w:rPr>
            </w:pPr>
            <w:r w:rsidRPr="00347ED6">
              <w:rPr>
                <w:lang w:val="en-US"/>
              </w:rPr>
              <w:t xml:space="preserve">                if (token != null &amp;&amp; !token.isBlank()) {</w:t>
            </w:r>
          </w:p>
          <w:p w14:paraId="0A61C0D5" w14:textId="77777777" w:rsidR="00E868F4" w:rsidRDefault="00000000" w:rsidP="008C1564">
            <w:pPr>
              <w:pStyle w:val="tabla"/>
            </w:pPr>
            <w:r w:rsidRPr="00347ED6">
              <w:rPr>
                <w:lang w:val="en-US"/>
              </w:rPr>
              <w:t xml:space="preserve">                    </w:t>
            </w:r>
            <w:r>
              <w:t>vista.mostrarMensaje("Â¡Bienvenido " + usuario + "! SesiÃ³n iniciada correctamente.");</w:t>
            </w:r>
          </w:p>
          <w:p w14:paraId="632F6F7D" w14:textId="77777777" w:rsidR="00E868F4" w:rsidRDefault="00000000" w:rsidP="008C1564">
            <w:pPr>
              <w:pStyle w:val="tabla"/>
            </w:pPr>
            <w:r>
              <w:t xml:space="preserve">                    return true;</w:t>
            </w:r>
          </w:p>
          <w:p w14:paraId="2DD4EC86" w14:textId="77777777" w:rsidR="00E868F4" w:rsidRDefault="00000000" w:rsidP="008C1564">
            <w:pPr>
              <w:pStyle w:val="tabla"/>
            </w:pPr>
            <w:r>
              <w:t xml:space="preserve">                } else {</w:t>
            </w:r>
          </w:p>
          <w:p w14:paraId="5C82898D" w14:textId="77777777" w:rsidR="00E868F4" w:rsidRDefault="00000000" w:rsidP="008C1564">
            <w:pPr>
              <w:pStyle w:val="tabla"/>
            </w:pPr>
            <w:r>
              <w:t xml:space="preserve">                    vista.mostrarError("Usuario o contraseÃ±a incorrectos.");</w:t>
            </w:r>
          </w:p>
          <w:p w14:paraId="16E3BAE5" w14:textId="77777777" w:rsidR="00E868F4" w:rsidRDefault="00000000" w:rsidP="008C1564">
            <w:pPr>
              <w:pStyle w:val="tabla"/>
            </w:pPr>
            <w:r>
              <w:t xml:space="preserve">                }</w:t>
            </w:r>
          </w:p>
          <w:p w14:paraId="3985A069" w14:textId="77777777" w:rsidR="00E868F4" w:rsidRDefault="00000000" w:rsidP="008C1564">
            <w:pPr>
              <w:pStyle w:val="tabla"/>
            </w:pPr>
            <w:r>
              <w:t xml:space="preserve">            } catch (Exception e) {</w:t>
            </w:r>
          </w:p>
          <w:p w14:paraId="56679EFB" w14:textId="77777777" w:rsidR="00E868F4" w:rsidRDefault="00000000" w:rsidP="008C1564">
            <w:pPr>
              <w:pStyle w:val="tabla"/>
            </w:pPr>
            <w:r>
              <w:t xml:space="preserve">                vista.mostrarError("No se pudo conectar con el servidor REST o credenciales incorrectas: " + e.getMessage());</w:t>
            </w:r>
          </w:p>
          <w:p w14:paraId="604ADDEC" w14:textId="77777777" w:rsidR="00E868F4" w:rsidRDefault="00000000" w:rsidP="008C1564">
            <w:pPr>
              <w:pStyle w:val="tabla"/>
            </w:pPr>
            <w:r>
              <w:t xml:space="preserve">            }</w:t>
            </w:r>
          </w:p>
          <w:p w14:paraId="33307F4D" w14:textId="77777777" w:rsidR="00E868F4" w:rsidRDefault="00E868F4" w:rsidP="008C1564">
            <w:pPr>
              <w:pStyle w:val="tabla"/>
            </w:pPr>
          </w:p>
          <w:p w14:paraId="66907B45" w14:textId="77777777" w:rsidR="00E868F4" w:rsidRPr="00347ED6" w:rsidRDefault="00000000" w:rsidP="008C1564">
            <w:pPr>
              <w:pStyle w:val="tabla"/>
              <w:rPr>
                <w:lang w:val="en-US"/>
              </w:rPr>
            </w:pPr>
            <w:r>
              <w:t xml:space="preserve">            String reintentar = vista.leerTexto("Â¿Desea reintentar? </w:t>
            </w:r>
            <w:r w:rsidRPr="00347ED6">
              <w:rPr>
                <w:lang w:val="en-US"/>
              </w:rPr>
              <w:t>(s/n)");</w:t>
            </w:r>
          </w:p>
          <w:p w14:paraId="4FD5FF26" w14:textId="77777777" w:rsidR="00E868F4" w:rsidRPr="00347ED6" w:rsidRDefault="00000000" w:rsidP="008C1564">
            <w:pPr>
              <w:pStyle w:val="tabla"/>
              <w:rPr>
                <w:lang w:val="en-US"/>
              </w:rPr>
            </w:pPr>
            <w:r w:rsidRPr="00347ED6">
              <w:rPr>
                <w:lang w:val="en-US"/>
              </w:rPr>
              <w:t xml:space="preserve">            if (!reintentar.equalsIgnoreCase("s")) {</w:t>
            </w:r>
          </w:p>
          <w:p w14:paraId="5FAA4306" w14:textId="77777777" w:rsidR="00E868F4" w:rsidRPr="00347ED6" w:rsidRDefault="00000000" w:rsidP="008C1564">
            <w:pPr>
              <w:pStyle w:val="tabla"/>
              <w:rPr>
                <w:lang w:val="en-US"/>
              </w:rPr>
            </w:pPr>
            <w:r w:rsidRPr="00347ED6">
              <w:rPr>
                <w:lang w:val="en-US"/>
              </w:rPr>
              <w:t xml:space="preserve">                return false;</w:t>
            </w:r>
          </w:p>
          <w:p w14:paraId="21DA1E70" w14:textId="77777777" w:rsidR="00E868F4" w:rsidRPr="00347ED6" w:rsidRDefault="00000000" w:rsidP="008C1564">
            <w:pPr>
              <w:pStyle w:val="tabla"/>
              <w:rPr>
                <w:lang w:val="en-US"/>
              </w:rPr>
            </w:pPr>
            <w:r w:rsidRPr="00347ED6">
              <w:rPr>
                <w:lang w:val="en-US"/>
              </w:rPr>
              <w:t xml:space="preserve">            }</w:t>
            </w:r>
          </w:p>
          <w:p w14:paraId="47CE7FAF" w14:textId="77777777" w:rsidR="00E868F4" w:rsidRPr="00347ED6" w:rsidRDefault="00000000" w:rsidP="008C1564">
            <w:pPr>
              <w:pStyle w:val="tabla"/>
              <w:rPr>
                <w:lang w:val="en-US"/>
              </w:rPr>
            </w:pPr>
            <w:r w:rsidRPr="00347ED6">
              <w:rPr>
                <w:lang w:val="en-US"/>
              </w:rPr>
              <w:t xml:space="preserve">        }</w:t>
            </w:r>
          </w:p>
          <w:p w14:paraId="580543F9" w14:textId="77777777" w:rsidR="00E868F4" w:rsidRPr="00347ED6" w:rsidRDefault="00000000" w:rsidP="008C1564">
            <w:pPr>
              <w:pStyle w:val="tabla"/>
              <w:rPr>
                <w:lang w:val="en-US"/>
              </w:rPr>
            </w:pPr>
            <w:r w:rsidRPr="00347ED6">
              <w:rPr>
                <w:lang w:val="en-US"/>
              </w:rPr>
              <w:t xml:space="preserve">    }</w:t>
            </w:r>
          </w:p>
          <w:p w14:paraId="5D0D9AC5" w14:textId="77777777" w:rsidR="00E868F4" w:rsidRPr="00347ED6" w:rsidRDefault="00E868F4" w:rsidP="008C1564">
            <w:pPr>
              <w:pStyle w:val="tabla"/>
              <w:rPr>
                <w:lang w:val="en-US"/>
              </w:rPr>
            </w:pPr>
          </w:p>
          <w:p w14:paraId="6DF7664F" w14:textId="77777777" w:rsidR="00E868F4" w:rsidRPr="00347ED6" w:rsidRDefault="00000000" w:rsidP="008C1564">
            <w:pPr>
              <w:pStyle w:val="tabla"/>
              <w:rPr>
                <w:lang w:val="en-US"/>
              </w:rPr>
            </w:pPr>
            <w:r w:rsidRPr="00347ED6">
              <w:rPr>
                <w:lang w:val="en-US"/>
              </w:rPr>
              <w:t xml:space="preserve">    private void bucleMenuPrincipal() {</w:t>
            </w:r>
          </w:p>
          <w:p w14:paraId="471CD05F" w14:textId="77777777" w:rsidR="00E868F4" w:rsidRPr="00347ED6" w:rsidRDefault="00000000" w:rsidP="008C1564">
            <w:pPr>
              <w:pStyle w:val="tabla"/>
              <w:rPr>
                <w:lang w:val="en-US"/>
              </w:rPr>
            </w:pPr>
            <w:r w:rsidRPr="00347ED6">
              <w:rPr>
                <w:lang w:val="en-US"/>
              </w:rPr>
              <w:t xml:space="preserve">        boolean continuar = true;</w:t>
            </w:r>
          </w:p>
          <w:p w14:paraId="3772A71A" w14:textId="77777777" w:rsidR="00E868F4" w:rsidRPr="00347ED6" w:rsidRDefault="00E868F4" w:rsidP="008C1564">
            <w:pPr>
              <w:pStyle w:val="tabla"/>
              <w:rPr>
                <w:lang w:val="en-US"/>
              </w:rPr>
            </w:pPr>
          </w:p>
          <w:p w14:paraId="44815B13" w14:textId="77777777" w:rsidR="00E868F4" w:rsidRPr="00347ED6" w:rsidRDefault="00000000" w:rsidP="008C1564">
            <w:pPr>
              <w:pStyle w:val="tabla"/>
              <w:rPr>
                <w:lang w:val="en-US"/>
              </w:rPr>
            </w:pPr>
            <w:r w:rsidRPr="00347ED6">
              <w:rPr>
                <w:lang w:val="en-US"/>
              </w:rPr>
              <w:t xml:space="preserve">        while (continuar) {</w:t>
            </w:r>
          </w:p>
          <w:p w14:paraId="318FBE72" w14:textId="77777777" w:rsidR="00E868F4" w:rsidRDefault="00000000" w:rsidP="008C1564">
            <w:pPr>
              <w:pStyle w:val="tabla"/>
            </w:pPr>
            <w:r w:rsidRPr="00347ED6">
              <w:rPr>
                <w:lang w:val="en-US"/>
              </w:rPr>
              <w:t xml:space="preserve">            </w:t>
            </w:r>
            <w:r>
              <w:t>vista.mostrarMenuPrincipal();</w:t>
            </w:r>
          </w:p>
          <w:p w14:paraId="7289ED62" w14:textId="77777777" w:rsidR="00E868F4" w:rsidRDefault="00000000" w:rsidP="008C1564">
            <w:pPr>
              <w:pStyle w:val="tabla"/>
            </w:pPr>
            <w:r>
              <w:t xml:space="preserve">            int opcion = vista.leerEntero("Seleccione una opciÃ³n", 1, 4);</w:t>
            </w:r>
          </w:p>
          <w:p w14:paraId="3064BDDE" w14:textId="77777777" w:rsidR="00E868F4" w:rsidRDefault="00E868F4" w:rsidP="008C1564">
            <w:pPr>
              <w:pStyle w:val="tabla"/>
            </w:pPr>
          </w:p>
          <w:p w14:paraId="23D4AB77" w14:textId="77777777" w:rsidR="00E868F4" w:rsidRPr="00347ED6" w:rsidRDefault="00000000" w:rsidP="008C1564">
            <w:pPr>
              <w:pStyle w:val="tabla"/>
              <w:rPr>
                <w:lang w:val="en-US"/>
              </w:rPr>
            </w:pPr>
            <w:r>
              <w:t xml:space="preserve">            </w:t>
            </w:r>
            <w:r w:rsidRPr="00347ED6">
              <w:rPr>
                <w:lang w:val="en-US"/>
              </w:rPr>
              <w:t>switch (opcion) {</w:t>
            </w:r>
          </w:p>
          <w:p w14:paraId="30C2C873" w14:textId="77777777" w:rsidR="00E868F4" w:rsidRPr="00347ED6" w:rsidRDefault="00000000" w:rsidP="008C1564">
            <w:pPr>
              <w:pStyle w:val="tabla"/>
              <w:rPr>
                <w:lang w:val="en-US"/>
              </w:rPr>
            </w:pPr>
            <w:r w:rsidRPr="00347ED6">
              <w:rPr>
                <w:lang w:val="en-US"/>
              </w:rPr>
              <w:t xml:space="preserve">                case 1:</w:t>
            </w:r>
          </w:p>
          <w:p w14:paraId="3B90C3E9" w14:textId="77777777" w:rsidR="00E868F4" w:rsidRPr="00347ED6" w:rsidRDefault="00000000" w:rsidP="008C1564">
            <w:pPr>
              <w:pStyle w:val="tabla"/>
              <w:rPr>
                <w:lang w:val="en-US"/>
              </w:rPr>
            </w:pPr>
            <w:r w:rsidRPr="00347ED6">
              <w:rPr>
                <w:lang w:val="en-US"/>
              </w:rPr>
              <w:t xml:space="preserve">                    procesarLongitud();</w:t>
            </w:r>
          </w:p>
          <w:p w14:paraId="3BB89D35" w14:textId="77777777" w:rsidR="00E868F4" w:rsidRPr="00347ED6" w:rsidRDefault="00000000" w:rsidP="008C1564">
            <w:pPr>
              <w:pStyle w:val="tabla"/>
              <w:rPr>
                <w:lang w:val="en-US"/>
              </w:rPr>
            </w:pPr>
            <w:r w:rsidRPr="00347ED6">
              <w:rPr>
                <w:lang w:val="en-US"/>
              </w:rPr>
              <w:t xml:space="preserve">                    break;</w:t>
            </w:r>
          </w:p>
          <w:p w14:paraId="3473D2BF" w14:textId="77777777" w:rsidR="00E868F4" w:rsidRPr="00347ED6" w:rsidRDefault="00000000" w:rsidP="008C1564">
            <w:pPr>
              <w:pStyle w:val="tabla"/>
              <w:rPr>
                <w:lang w:val="en-US"/>
              </w:rPr>
            </w:pPr>
            <w:r w:rsidRPr="00347ED6">
              <w:rPr>
                <w:lang w:val="en-US"/>
              </w:rPr>
              <w:t xml:space="preserve">                case 2:</w:t>
            </w:r>
          </w:p>
          <w:p w14:paraId="5A68B0B8" w14:textId="77777777" w:rsidR="00E868F4" w:rsidRPr="00347ED6" w:rsidRDefault="00000000" w:rsidP="008C1564">
            <w:pPr>
              <w:pStyle w:val="tabla"/>
              <w:rPr>
                <w:lang w:val="en-US"/>
              </w:rPr>
            </w:pPr>
            <w:r w:rsidRPr="00347ED6">
              <w:rPr>
                <w:lang w:val="en-US"/>
              </w:rPr>
              <w:t xml:space="preserve">                    procesarMasa();</w:t>
            </w:r>
          </w:p>
          <w:p w14:paraId="7D5059AF" w14:textId="77777777" w:rsidR="00E868F4" w:rsidRPr="00347ED6" w:rsidRDefault="00000000" w:rsidP="008C1564">
            <w:pPr>
              <w:pStyle w:val="tabla"/>
              <w:rPr>
                <w:lang w:val="en-US"/>
              </w:rPr>
            </w:pPr>
            <w:r w:rsidRPr="00347ED6">
              <w:rPr>
                <w:lang w:val="en-US"/>
              </w:rPr>
              <w:t xml:space="preserve">                    break;</w:t>
            </w:r>
          </w:p>
          <w:p w14:paraId="0E8D7C6C" w14:textId="77777777" w:rsidR="00E868F4" w:rsidRPr="00347ED6" w:rsidRDefault="00000000" w:rsidP="008C1564">
            <w:pPr>
              <w:pStyle w:val="tabla"/>
              <w:rPr>
                <w:lang w:val="en-US"/>
              </w:rPr>
            </w:pPr>
            <w:r w:rsidRPr="00347ED6">
              <w:rPr>
                <w:lang w:val="en-US"/>
              </w:rPr>
              <w:t xml:space="preserve">                case 3:</w:t>
            </w:r>
          </w:p>
          <w:p w14:paraId="64EAF9CC" w14:textId="77777777" w:rsidR="00E868F4" w:rsidRPr="00347ED6" w:rsidRDefault="00000000" w:rsidP="008C1564">
            <w:pPr>
              <w:pStyle w:val="tabla"/>
              <w:rPr>
                <w:lang w:val="en-US"/>
              </w:rPr>
            </w:pPr>
            <w:r w:rsidRPr="00347ED6">
              <w:rPr>
                <w:lang w:val="en-US"/>
              </w:rPr>
              <w:t xml:space="preserve">                    procesarTemperatura();</w:t>
            </w:r>
          </w:p>
          <w:p w14:paraId="257DFAA7" w14:textId="77777777" w:rsidR="00E868F4" w:rsidRPr="00347ED6" w:rsidRDefault="00000000" w:rsidP="008C1564">
            <w:pPr>
              <w:pStyle w:val="tabla"/>
              <w:rPr>
                <w:lang w:val="en-US"/>
              </w:rPr>
            </w:pPr>
            <w:r w:rsidRPr="00347ED6">
              <w:rPr>
                <w:lang w:val="en-US"/>
              </w:rPr>
              <w:t xml:space="preserve">                    break;</w:t>
            </w:r>
          </w:p>
          <w:p w14:paraId="6D058F97" w14:textId="77777777" w:rsidR="00E868F4" w:rsidRPr="00347ED6" w:rsidRDefault="00000000" w:rsidP="008C1564">
            <w:pPr>
              <w:pStyle w:val="tabla"/>
              <w:rPr>
                <w:lang w:val="en-US"/>
              </w:rPr>
            </w:pPr>
            <w:r w:rsidRPr="00347ED6">
              <w:rPr>
                <w:lang w:val="en-US"/>
              </w:rPr>
              <w:t xml:space="preserve">                case 4:</w:t>
            </w:r>
          </w:p>
          <w:p w14:paraId="0962732B" w14:textId="77777777" w:rsidR="00E868F4" w:rsidRDefault="00000000" w:rsidP="008C1564">
            <w:pPr>
              <w:pStyle w:val="tabla"/>
            </w:pPr>
            <w:r w:rsidRPr="00347ED6">
              <w:rPr>
                <w:lang w:val="en-US"/>
              </w:rPr>
              <w:t xml:space="preserve">                    </w:t>
            </w:r>
            <w:r>
              <w:t>continuar = false;</w:t>
            </w:r>
          </w:p>
          <w:p w14:paraId="20E8EDE6" w14:textId="77777777" w:rsidR="00E868F4" w:rsidRDefault="00000000" w:rsidP="008C1564">
            <w:pPr>
              <w:pStyle w:val="tabla"/>
            </w:pPr>
            <w:r>
              <w:t xml:space="preserve">                    vista.mostrarMensaje("Â¡Gracias por utilizar el WS Conversor! Hasta luego.");</w:t>
            </w:r>
          </w:p>
          <w:p w14:paraId="22FB49A7" w14:textId="77777777" w:rsidR="00E868F4" w:rsidRDefault="00000000" w:rsidP="008C1564">
            <w:pPr>
              <w:pStyle w:val="tabla"/>
            </w:pPr>
            <w:r>
              <w:t xml:space="preserve">                    break;</w:t>
            </w:r>
          </w:p>
          <w:p w14:paraId="1D454EE2" w14:textId="77777777" w:rsidR="00E868F4" w:rsidRDefault="00000000" w:rsidP="008C1564">
            <w:pPr>
              <w:pStyle w:val="tabla"/>
            </w:pPr>
            <w:r>
              <w:lastRenderedPageBreak/>
              <w:t xml:space="preserve">            }</w:t>
            </w:r>
          </w:p>
          <w:p w14:paraId="06EFE4F5" w14:textId="77777777" w:rsidR="00E868F4" w:rsidRDefault="00000000" w:rsidP="008C1564">
            <w:pPr>
              <w:pStyle w:val="tabla"/>
            </w:pPr>
            <w:r>
              <w:t xml:space="preserve">        }</w:t>
            </w:r>
          </w:p>
          <w:p w14:paraId="3C2F4EF7" w14:textId="77777777" w:rsidR="00E868F4" w:rsidRDefault="00000000" w:rsidP="008C1564">
            <w:pPr>
              <w:pStyle w:val="tabla"/>
            </w:pPr>
            <w:r>
              <w:t xml:space="preserve">    }</w:t>
            </w:r>
          </w:p>
          <w:p w14:paraId="7DF529E6" w14:textId="77777777" w:rsidR="00E868F4" w:rsidRDefault="00E868F4" w:rsidP="008C1564">
            <w:pPr>
              <w:pStyle w:val="tabla"/>
            </w:pPr>
          </w:p>
          <w:p w14:paraId="41556A65" w14:textId="77777777" w:rsidR="00E868F4" w:rsidRDefault="00000000" w:rsidP="008C1564">
            <w:pPr>
              <w:pStyle w:val="tabla"/>
            </w:pPr>
            <w:r>
              <w:t xml:space="preserve">    private void procesarLongitud() {</w:t>
            </w:r>
          </w:p>
          <w:p w14:paraId="04DF78B1" w14:textId="77777777" w:rsidR="00E868F4" w:rsidRDefault="00000000" w:rsidP="008C1564">
            <w:pPr>
              <w:pStyle w:val="tabla"/>
            </w:pPr>
            <w:r>
              <w:t xml:space="preserve">        try {</w:t>
            </w:r>
          </w:p>
          <w:p w14:paraId="0C25C32B" w14:textId="77777777" w:rsidR="00E868F4" w:rsidRDefault="00000000" w:rsidP="008C1564">
            <w:pPr>
              <w:pStyle w:val="tabla"/>
            </w:pPr>
            <w:r>
              <w:t xml:space="preserve">            System.out.println("\n&gt;&gt;&gt; CONVERSOR DE LONGITUDES &lt;&lt;&lt;");</w:t>
            </w:r>
          </w:p>
          <w:p w14:paraId="1FBD0A30" w14:textId="77777777" w:rsidR="00E868F4" w:rsidRDefault="00000000" w:rsidP="008C1564">
            <w:pPr>
              <w:pStyle w:val="tabla"/>
            </w:pPr>
            <w:r>
              <w:t xml:space="preserve">            String unidadInicial = vista.seleccionarUnidadLongitud("Inicial");</w:t>
            </w:r>
          </w:p>
          <w:p w14:paraId="323C8471" w14:textId="77777777" w:rsidR="00E868F4" w:rsidRDefault="00000000" w:rsidP="008C1564">
            <w:pPr>
              <w:pStyle w:val="tabla"/>
            </w:pPr>
            <w:r>
              <w:t xml:space="preserve">            double valor = vista.leerDouble("Ingrese el valor a convertir");</w:t>
            </w:r>
          </w:p>
          <w:p w14:paraId="56B1B4F2" w14:textId="77777777" w:rsidR="00E868F4" w:rsidRDefault="00000000" w:rsidP="008C1564">
            <w:pPr>
              <w:pStyle w:val="tabla"/>
            </w:pPr>
            <w:r>
              <w:t xml:space="preserve">            String unidadFinal = vista.seleccionarUnidadLongitud("Final");</w:t>
            </w:r>
          </w:p>
          <w:p w14:paraId="7A779635" w14:textId="77777777" w:rsidR="00E868F4" w:rsidRDefault="00E868F4" w:rsidP="008C1564">
            <w:pPr>
              <w:pStyle w:val="tabla"/>
            </w:pPr>
          </w:p>
          <w:p w14:paraId="58CA577A" w14:textId="77777777" w:rsidR="00E868F4" w:rsidRDefault="00000000" w:rsidP="008C1564">
            <w:pPr>
              <w:pStyle w:val="tabla"/>
            </w:pPr>
            <w:r>
              <w:t xml:space="preserve">            double resultado = appControlador.convertirLongitud(valor, unidadInicial, unidadFinal);</w:t>
            </w:r>
          </w:p>
          <w:p w14:paraId="658AD6A2" w14:textId="77777777" w:rsidR="00E868F4" w:rsidRDefault="00000000" w:rsidP="008C1564">
            <w:pPr>
              <w:pStyle w:val="tabla"/>
            </w:pPr>
            <w:r>
              <w:t xml:space="preserve">            vista.mostrarResultado(resultado);</w:t>
            </w:r>
          </w:p>
          <w:p w14:paraId="1A58F399" w14:textId="77777777" w:rsidR="00E868F4" w:rsidRDefault="00000000" w:rsidP="008C1564">
            <w:pPr>
              <w:pStyle w:val="tabla"/>
            </w:pPr>
            <w:r>
              <w:t xml:space="preserve">        } catch (Exception e) {</w:t>
            </w:r>
          </w:p>
          <w:p w14:paraId="6185F9E4" w14:textId="77777777" w:rsidR="00E868F4" w:rsidRDefault="00000000" w:rsidP="008C1564">
            <w:pPr>
              <w:pStyle w:val="tabla"/>
            </w:pPr>
            <w:r>
              <w:t xml:space="preserve">            vista.mostrarError("Error en la conversiÃ³n: " + e.getMessage());</w:t>
            </w:r>
          </w:p>
          <w:p w14:paraId="6BD07A57" w14:textId="77777777" w:rsidR="00E868F4" w:rsidRDefault="00000000" w:rsidP="008C1564">
            <w:pPr>
              <w:pStyle w:val="tabla"/>
            </w:pPr>
            <w:r>
              <w:t xml:space="preserve">        }</w:t>
            </w:r>
          </w:p>
          <w:p w14:paraId="37F245A1" w14:textId="77777777" w:rsidR="00E868F4" w:rsidRDefault="00000000" w:rsidP="008C1564">
            <w:pPr>
              <w:pStyle w:val="tabla"/>
            </w:pPr>
            <w:r>
              <w:t xml:space="preserve">    }</w:t>
            </w:r>
          </w:p>
          <w:p w14:paraId="64660C39" w14:textId="77777777" w:rsidR="00E868F4" w:rsidRDefault="00E868F4" w:rsidP="008C1564">
            <w:pPr>
              <w:pStyle w:val="tabla"/>
            </w:pPr>
          </w:p>
          <w:p w14:paraId="39EFE5A3" w14:textId="77777777" w:rsidR="00E868F4" w:rsidRDefault="00000000" w:rsidP="008C1564">
            <w:pPr>
              <w:pStyle w:val="tabla"/>
            </w:pPr>
            <w:r>
              <w:t xml:space="preserve">    private void procesarMasa() {</w:t>
            </w:r>
          </w:p>
          <w:p w14:paraId="43496C84" w14:textId="77777777" w:rsidR="00E868F4" w:rsidRDefault="00000000" w:rsidP="008C1564">
            <w:pPr>
              <w:pStyle w:val="tabla"/>
            </w:pPr>
            <w:r>
              <w:t xml:space="preserve">        try {</w:t>
            </w:r>
          </w:p>
          <w:p w14:paraId="72D4D6AC" w14:textId="77777777" w:rsidR="00E868F4" w:rsidRDefault="00000000" w:rsidP="008C1564">
            <w:pPr>
              <w:pStyle w:val="tabla"/>
            </w:pPr>
            <w:r>
              <w:t xml:space="preserve">            System.out.println("\n&gt;&gt;&gt; CONVERSOR DE MASA &lt;&lt;&lt;");</w:t>
            </w:r>
          </w:p>
          <w:p w14:paraId="6A3C72B4" w14:textId="77777777" w:rsidR="00E868F4" w:rsidRDefault="00000000" w:rsidP="008C1564">
            <w:pPr>
              <w:pStyle w:val="tabla"/>
            </w:pPr>
            <w:r>
              <w:t xml:space="preserve">            String unidadInicial = vista.seleccionarUnidadMasa("Inicial");</w:t>
            </w:r>
          </w:p>
          <w:p w14:paraId="2C0944B9" w14:textId="77777777" w:rsidR="00E868F4" w:rsidRDefault="00000000" w:rsidP="008C1564">
            <w:pPr>
              <w:pStyle w:val="tabla"/>
            </w:pPr>
            <w:r>
              <w:t xml:space="preserve">            double valor = vista.leerDouble("Ingrese el valor a convertir");</w:t>
            </w:r>
          </w:p>
          <w:p w14:paraId="7A9E452B" w14:textId="77777777" w:rsidR="00E868F4" w:rsidRDefault="00000000" w:rsidP="008C1564">
            <w:pPr>
              <w:pStyle w:val="tabla"/>
            </w:pPr>
            <w:r>
              <w:t xml:space="preserve">            String unidadFinal = vista.seleccionarUnidadMasa("Final");</w:t>
            </w:r>
          </w:p>
          <w:p w14:paraId="24D08C44" w14:textId="77777777" w:rsidR="00E868F4" w:rsidRDefault="00E868F4" w:rsidP="008C1564">
            <w:pPr>
              <w:pStyle w:val="tabla"/>
            </w:pPr>
          </w:p>
          <w:p w14:paraId="6FA1DA1A" w14:textId="77777777" w:rsidR="00E868F4" w:rsidRDefault="00000000" w:rsidP="008C1564">
            <w:pPr>
              <w:pStyle w:val="tabla"/>
            </w:pPr>
            <w:r>
              <w:t xml:space="preserve">            double resultado = appControlador.convertirMasa(valor, unidadInicial, unidadFinal);</w:t>
            </w:r>
          </w:p>
          <w:p w14:paraId="2F3909A3" w14:textId="77777777" w:rsidR="00E868F4" w:rsidRDefault="00000000" w:rsidP="008C1564">
            <w:pPr>
              <w:pStyle w:val="tabla"/>
            </w:pPr>
            <w:r>
              <w:t xml:space="preserve">            vista.mostrarResultado(resultado);</w:t>
            </w:r>
          </w:p>
          <w:p w14:paraId="3A338529" w14:textId="77777777" w:rsidR="00E868F4" w:rsidRDefault="00000000" w:rsidP="008C1564">
            <w:pPr>
              <w:pStyle w:val="tabla"/>
            </w:pPr>
            <w:r>
              <w:t xml:space="preserve">        } catch (Exception e) {</w:t>
            </w:r>
          </w:p>
          <w:p w14:paraId="658852A7" w14:textId="77777777" w:rsidR="00E868F4" w:rsidRDefault="00000000" w:rsidP="008C1564">
            <w:pPr>
              <w:pStyle w:val="tabla"/>
            </w:pPr>
            <w:r>
              <w:t xml:space="preserve">            vista.mostrarError("Error en la conversiÃ³n: " + e.getMessage());</w:t>
            </w:r>
          </w:p>
          <w:p w14:paraId="39D7CBED" w14:textId="77777777" w:rsidR="00E868F4" w:rsidRDefault="00000000" w:rsidP="008C1564">
            <w:pPr>
              <w:pStyle w:val="tabla"/>
            </w:pPr>
            <w:r>
              <w:t xml:space="preserve">        }</w:t>
            </w:r>
          </w:p>
          <w:p w14:paraId="26B71539" w14:textId="77777777" w:rsidR="00E868F4" w:rsidRDefault="00000000" w:rsidP="008C1564">
            <w:pPr>
              <w:pStyle w:val="tabla"/>
            </w:pPr>
            <w:r>
              <w:t xml:space="preserve">    }</w:t>
            </w:r>
          </w:p>
          <w:p w14:paraId="58B5E22E" w14:textId="77777777" w:rsidR="00E868F4" w:rsidRDefault="00E868F4" w:rsidP="008C1564">
            <w:pPr>
              <w:pStyle w:val="tabla"/>
            </w:pPr>
          </w:p>
          <w:p w14:paraId="54B2DA92" w14:textId="77777777" w:rsidR="00E868F4" w:rsidRDefault="00000000" w:rsidP="008C1564">
            <w:pPr>
              <w:pStyle w:val="tabla"/>
            </w:pPr>
            <w:r>
              <w:t xml:space="preserve">    private void procesarTemperatura() {</w:t>
            </w:r>
          </w:p>
          <w:p w14:paraId="6C780766" w14:textId="77777777" w:rsidR="00E868F4" w:rsidRDefault="00000000" w:rsidP="008C1564">
            <w:pPr>
              <w:pStyle w:val="tabla"/>
            </w:pPr>
            <w:r>
              <w:t xml:space="preserve">        try {</w:t>
            </w:r>
          </w:p>
          <w:p w14:paraId="53C0D7A1" w14:textId="77777777" w:rsidR="00E868F4" w:rsidRDefault="00000000" w:rsidP="008C1564">
            <w:pPr>
              <w:pStyle w:val="tabla"/>
            </w:pPr>
            <w:r>
              <w:t xml:space="preserve">            System.out.println("\n&gt;&gt;&gt; CONVERSOR DE TEMPERATURA &lt;&lt;&lt;");</w:t>
            </w:r>
          </w:p>
          <w:p w14:paraId="281D13D5" w14:textId="77777777" w:rsidR="00E868F4" w:rsidRDefault="00000000" w:rsidP="008C1564">
            <w:pPr>
              <w:pStyle w:val="tabla"/>
            </w:pPr>
            <w:r>
              <w:t xml:space="preserve">            String unidadInicial = vista.seleccionarUnidadTemperatura("Inicial");</w:t>
            </w:r>
          </w:p>
          <w:p w14:paraId="7E8E8BC5" w14:textId="77777777" w:rsidR="00E868F4" w:rsidRDefault="00000000" w:rsidP="008C1564">
            <w:pPr>
              <w:pStyle w:val="tabla"/>
            </w:pPr>
            <w:r>
              <w:t xml:space="preserve">            double valor = vista.leerDouble("Ingrese el valor a convertir");</w:t>
            </w:r>
          </w:p>
          <w:p w14:paraId="3D950A04" w14:textId="77777777" w:rsidR="00E868F4" w:rsidRDefault="00000000" w:rsidP="008C1564">
            <w:pPr>
              <w:pStyle w:val="tabla"/>
            </w:pPr>
            <w:r>
              <w:t xml:space="preserve">            String unidadFinal = vista.seleccionarUnidadTemperatura("Final");</w:t>
            </w:r>
          </w:p>
          <w:p w14:paraId="19AE0243" w14:textId="77777777" w:rsidR="00E868F4" w:rsidRDefault="00E868F4" w:rsidP="008C1564">
            <w:pPr>
              <w:pStyle w:val="tabla"/>
            </w:pPr>
          </w:p>
          <w:p w14:paraId="439990C4" w14:textId="77777777" w:rsidR="00E868F4" w:rsidRDefault="00000000" w:rsidP="008C1564">
            <w:pPr>
              <w:pStyle w:val="tabla"/>
            </w:pPr>
            <w:r>
              <w:t xml:space="preserve">            double resultado = appControlador.convertirTemperatura(valor, unidadInicial, unidadFinal);</w:t>
            </w:r>
          </w:p>
          <w:p w14:paraId="75539387" w14:textId="77777777" w:rsidR="00E868F4" w:rsidRDefault="00000000" w:rsidP="008C1564">
            <w:pPr>
              <w:pStyle w:val="tabla"/>
            </w:pPr>
            <w:r>
              <w:t xml:space="preserve">            vista.mostrarResultado(resultado);</w:t>
            </w:r>
          </w:p>
          <w:p w14:paraId="224FAA91" w14:textId="77777777" w:rsidR="00E868F4" w:rsidRDefault="00000000" w:rsidP="008C1564">
            <w:pPr>
              <w:pStyle w:val="tabla"/>
            </w:pPr>
            <w:r>
              <w:t xml:space="preserve">        } catch (Exception e) {</w:t>
            </w:r>
          </w:p>
          <w:p w14:paraId="654F2E5A" w14:textId="77777777" w:rsidR="00E868F4" w:rsidRDefault="00000000" w:rsidP="008C1564">
            <w:pPr>
              <w:pStyle w:val="tabla"/>
            </w:pPr>
            <w:r>
              <w:t xml:space="preserve">            vista.mostrarError("Error en la conversiÃ³n: " + e.getMessage());</w:t>
            </w:r>
          </w:p>
          <w:p w14:paraId="29B21CF2" w14:textId="77777777" w:rsidR="00E868F4" w:rsidRDefault="00000000" w:rsidP="008C1564">
            <w:pPr>
              <w:pStyle w:val="tabla"/>
            </w:pPr>
            <w:r>
              <w:t xml:space="preserve">        }</w:t>
            </w:r>
          </w:p>
          <w:p w14:paraId="310D391F" w14:textId="77777777" w:rsidR="00E868F4" w:rsidRDefault="00000000" w:rsidP="008C1564">
            <w:pPr>
              <w:pStyle w:val="tabla"/>
            </w:pPr>
            <w:r>
              <w:t xml:space="preserve">    }</w:t>
            </w:r>
          </w:p>
          <w:p w14:paraId="63551F7E" w14:textId="77777777" w:rsidR="00E868F4" w:rsidRDefault="00000000" w:rsidP="008C1564">
            <w:pPr>
              <w:pStyle w:val="tabla"/>
            </w:pPr>
            <w:r>
              <w:t>}</w:t>
            </w:r>
          </w:p>
        </w:tc>
      </w:tr>
    </w:tbl>
    <w:p w14:paraId="26F3E75B" w14:textId="77777777" w:rsidR="00E868F4" w:rsidRDefault="00000000" w:rsidP="00C47985">
      <w:r>
        <w:lastRenderedPageBreak/>
        <w:t>AppControlador actúa como mediador desacoplando la capa de vista del modelo:</w:t>
      </w:r>
    </w:p>
    <w:p w14:paraId="75FF6858" w14:textId="77777777" w:rsidR="00E868F4" w:rsidRDefault="00000000" w:rsidP="00C47985">
      <w:pPr>
        <w:pStyle w:val="Heading5"/>
      </w:pPr>
      <w:bookmarkStart w:id="159" w:name="tbl.18"/>
      <w:bookmarkStart w:id="160" w:name="_Toc243926443"/>
      <w:bookmarkStart w:id="161" w:name="_Toc243929212"/>
      <w:bookmarkEnd w:id="159"/>
      <w:r>
        <w:lastRenderedPageBreak/>
        <w:t>Tabla 18</w:t>
      </w:r>
      <w:r>
        <w:br/>
        <w:t>Controlador de Aplicación (AppControlador.java)</w:t>
      </w:r>
      <w:bookmarkEnd w:id="160"/>
      <w:bookmarkEnd w:id="161"/>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10407E65" w14:textId="77777777">
        <w:tc>
          <w:tcPr>
            <w:tcW w:w="8504" w:type="dxa"/>
            <w:tcMar>
              <w:top w:w="100" w:type="dxa"/>
              <w:left w:w="100" w:type="dxa"/>
              <w:bottom w:w="100" w:type="dxa"/>
              <w:right w:w="100" w:type="dxa"/>
            </w:tcMar>
          </w:tcPr>
          <w:p w14:paraId="6252F373" w14:textId="77777777" w:rsidR="00E868F4" w:rsidRDefault="00000000" w:rsidP="008C1564">
            <w:pPr>
              <w:pStyle w:val="tabla"/>
            </w:pPr>
            <w:r>
              <w:t>package ec.edu.monster.wsconversorcon.controller;</w:t>
            </w:r>
          </w:p>
          <w:p w14:paraId="235269CE" w14:textId="77777777" w:rsidR="00E868F4" w:rsidRDefault="00E868F4" w:rsidP="008C1564">
            <w:pPr>
              <w:pStyle w:val="tabla"/>
            </w:pPr>
          </w:p>
          <w:p w14:paraId="2BB1D44F" w14:textId="77777777" w:rsidR="00E868F4" w:rsidRDefault="00000000" w:rsidP="008C1564">
            <w:pPr>
              <w:pStyle w:val="tabla"/>
            </w:pPr>
            <w:r>
              <w:t>import ec.edu.monster.wsconversorcon.model.ConversorService;</w:t>
            </w:r>
          </w:p>
          <w:p w14:paraId="602AB7AF" w14:textId="77777777" w:rsidR="00E868F4" w:rsidRDefault="00E868F4" w:rsidP="008C1564">
            <w:pPr>
              <w:pStyle w:val="tabla"/>
            </w:pPr>
          </w:p>
          <w:p w14:paraId="61D59E5F" w14:textId="77777777" w:rsidR="00E868F4" w:rsidRDefault="00000000" w:rsidP="008C1564">
            <w:pPr>
              <w:pStyle w:val="tabla"/>
            </w:pPr>
            <w:r>
              <w:t>public class AppControlador {</w:t>
            </w:r>
          </w:p>
          <w:p w14:paraId="5B298EA2" w14:textId="77777777" w:rsidR="00E868F4" w:rsidRDefault="00E868F4" w:rsidP="008C1564">
            <w:pPr>
              <w:pStyle w:val="tabla"/>
            </w:pPr>
          </w:p>
          <w:p w14:paraId="6451BACF" w14:textId="77777777" w:rsidR="00E868F4" w:rsidRDefault="00000000" w:rsidP="008C1564">
            <w:pPr>
              <w:pStyle w:val="tabla"/>
            </w:pPr>
            <w:r>
              <w:t xml:space="preserve">    private final ConversorService service = new ConversorService();</w:t>
            </w:r>
          </w:p>
          <w:p w14:paraId="2E788EDC" w14:textId="77777777" w:rsidR="00E868F4" w:rsidRDefault="00E868F4" w:rsidP="008C1564">
            <w:pPr>
              <w:pStyle w:val="tabla"/>
            </w:pPr>
          </w:p>
          <w:p w14:paraId="620D6AD5" w14:textId="77777777" w:rsidR="00E868F4" w:rsidRPr="00347ED6" w:rsidRDefault="00000000" w:rsidP="008C1564">
            <w:pPr>
              <w:pStyle w:val="tabla"/>
              <w:rPr>
                <w:lang w:val="en-US"/>
              </w:rPr>
            </w:pPr>
            <w:r>
              <w:t xml:space="preserve">    </w:t>
            </w:r>
            <w:r w:rsidRPr="00347ED6">
              <w:rPr>
                <w:lang w:val="en-US"/>
              </w:rPr>
              <w:t>public String login(String usuario, String contrasenia) {</w:t>
            </w:r>
          </w:p>
          <w:p w14:paraId="37C85036" w14:textId="77777777" w:rsidR="00E868F4" w:rsidRPr="00347ED6" w:rsidRDefault="00000000" w:rsidP="008C1564">
            <w:pPr>
              <w:pStyle w:val="tabla"/>
              <w:rPr>
                <w:lang w:val="en-US"/>
              </w:rPr>
            </w:pPr>
            <w:r w:rsidRPr="00347ED6">
              <w:rPr>
                <w:lang w:val="en-US"/>
              </w:rPr>
              <w:t xml:space="preserve">        return service.login(usuario, contrasenia);</w:t>
            </w:r>
          </w:p>
          <w:p w14:paraId="1AB9F180" w14:textId="77777777" w:rsidR="00E868F4" w:rsidRPr="00347ED6" w:rsidRDefault="00000000" w:rsidP="008C1564">
            <w:pPr>
              <w:pStyle w:val="tabla"/>
              <w:rPr>
                <w:lang w:val="en-US"/>
              </w:rPr>
            </w:pPr>
            <w:r w:rsidRPr="00347ED6">
              <w:rPr>
                <w:lang w:val="en-US"/>
              </w:rPr>
              <w:t xml:space="preserve">    }</w:t>
            </w:r>
          </w:p>
          <w:p w14:paraId="6A7272B8" w14:textId="77777777" w:rsidR="00E868F4" w:rsidRPr="00347ED6" w:rsidRDefault="00E868F4" w:rsidP="008C1564">
            <w:pPr>
              <w:pStyle w:val="tabla"/>
              <w:rPr>
                <w:lang w:val="en-US"/>
              </w:rPr>
            </w:pPr>
          </w:p>
          <w:p w14:paraId="43A7F807" w14:textId="77777777" w:rsidR="00E868F4" w:rsidRPr="00347ED6" w:rsidRDefault="00000000" w:rsidP="008C1564">
            <w:pPr>
              <w:pStyle w:val="tabla"/>
              <w:rPr>
                <w:lang w:val="en-US"/>
              </w:rPr>
            </w:pPr>
            <w:r w:rsidRPr="00347ED6">
              <w:rPr>
                <w:lang w:val="en-US"/>
              </w:rPr>
              <w:t xml:space="preserve">    public double convertirLongitud(double valor, String unidadInicial, String unidadFinal) {</w:t>
            </w:r>
          </w:p>
          <w:p w14:paraId="1DE2EFB3" w14:textId="77777777" w:rsidR="00E868F4" w:rsidRDefault="00000000" w:rsidP="008C1564">
            <w:pPr>
              <w:pStyle w:val="tabla"/>
            </w:pPr>
            <w:r w:rsidRPr="00347ED6">
              <w:rPr>
                <w:lang w:val="en-US"/>
              </w:rPr>
              <w:t xml:space="preserve">        </w:t>
            </w:r>
            <w:r>
              <w:t>return service.convertirLongitud(valor, unidadInicial, unidadFinal);</w:t>
            </w:r>
          </w:p>
          <w:p w14:paraId="261260A0" w14:textId="77777777" w:rsidR="00E868F4" w:rsidRPr="00347ED6" w:rsidRDefault="00000000" w:rsidP="008C1564">
            <w:pPr>
              <w:pStyle w:val="tabla"/>
              <w:rPr>
                <w:lang w:val="en-US"/>
              </w:rPr>
            </w:pPr>
            <w:r>
              <w:t xml:space="preserve">    </w:t>
            </w:r>
            <w:r w:rsidRPr="00347ED6">
              <w:rPr>
                <w:lang w:val="en-US"/>
              </w:rPr>
              <w:t>}</w:t>
            </w:r>
          </w:p>
          <w:p w14:paraId="2A118F40" w14:textId="77777777" w:rsidR="00E868F4" w:rsidRPr="00347ED6" w:rsidRDefault="00E868F4" w:rsidP="008C1564">
            <w:pPr>
              <w:pStyle w:val="tabla"/>
              <w:rPr>
                <w:lang w:val="en-US"/>
              </w:rPr>
            </w:pPr>
          </w:p>
          <w:p w14:paraId="7EB15BC5" w14:textId="77777777" w:rsidR="00E868F4" w:rsidRPr="00347ED6" w:rsidRDefault="00000000" w:rsidP="008C1564">
            <w:pPr>
              <w:pStyle w:val="tabla"/>
              <w:rPr>
                <w:lang w:val="en-US"/>
              </w:rPr>
            </w:pPr>
            <w:r w:rsidRPr="00347ED6">
              <w:rPr>
                <w:lang w:val="en-US"/>
              </w:rPr>
              <w:t xml:space="preserve">    public double convertirMasa(double valor, String unidadInicial, String unidadFinal) {</w:t>
            </w:r>
          </w:p>
          <w:p w14:paraId="751A8661" w14:textId="77777777" w:rsidR="00E868F4" w:rsidRDefault="00000000" w:rsidP="008C1564">
            <w:pPr>
              <w:pStyle w:val="tabla"/>
            </w:pPr>
            <w:r w:rsidRPr="00347ED6">
              <w:rPr>
                <w:lang w:val="en-US"/>
              </w:rPr>
              <w:t xml:space="preserve">        </w:t>
            </w:r>
            <w:r>
              <w:t>return service.convertirMasa(valor, unidadInicial, unidadFinal);</w:t>
            </w:r>
          </w:p>
          <w:p w14:paraId="15A23426" w14:textId="77777777" w:rsidR="00E868F4" w:rsidRPr="00347ED6" w:rsidRDefault="00000000" w:rsidP="008C1564">
            <w:pPr>
              <w:pStyle w:val="tabla"/>
              <w:rPr>
                <w:lang w:val="en-US"/>
              </w:rPr>
            </w:pPr>
            <w:r>
              <w:t xml:space="preserve">    </w:t>
            </w:r>
            <w:r w:rsidRPr="00347ED6">
              <w:rPr>
                <w:lang w:val="en-US"/>
              </w:rPr>
              <w:t>}</w:t>
            </w:r>
          </w:p>
          <w:p w14:paraId="0AB7417E" w14:textId="77777777" w:rsidR="00E868F4" w:rsidRPr="00347ED6" w:rsidRDefault="00E868F4" w:rsidP="008C1564">
            <w:pPr>
              <w:pStyle w:val="tabla"/>
              <w:rPr>
                <w:lang w:val="en-US"/>
              </w:rPr>
            </w:pPr>
          </w:p>
          <w:p w14:paraId="33582E47" w14:textId="77777777" w:rsidR="00E868F4" w:rsidRPr="00347ED6" w:rsidRDefault="00000000" w:rsidP="008C1564">
            <w:pPr>
              <w:pStyle w:val="tabla"/>
              <w:rPr>
                <w:lang w:val="en-US"/>
              </w:rPr>
            </w:pPr>
            <w:r w:rsidRPr="00347ED6">
              <w:rPr>
                <w:lang w:val="en-US"/>
              </w:rPr>
              <w:t xml:space="preserve">    public double convertirTemperatura(double valor, String unidadInicial, String unidadFinal) {</w:t>
            </w:r>
          </w:p>
          <w:p w14:paraId="58F439C6" w14:textId="77777777" w:rsidR="00E868F4" w:rsidRDefault="00000000" w:rsidP="008C1564">
            <w:pPr>
              <w:pStyle w:val="tabla"/>
            </w:pPr>
            <w:r w:rsidRPr="00347ED6">
              <w:rPr>
                <w:lang w:val="en-US"/>
              </w:rPr>
              <w:t xml:space="preserve">        </w:t>
            </w:r>
            <w:r>
              <w:t>return service.convertirTemperatura(valor, unidadInicial, unidadFinal);</w:t>
            </w:r>
          </w:p>
          <w:p w14:paraId="2C5954EC" w14:textId="77777777" w:rsidR="00E868F4" w:rsidRDefault="00000000" w:rsidP="008C1564">
            <w:pPr>
              <w:pStyle w:val="tabla"/>
            </w:pPr>
            <w:r>
              <w:t xml:space="preserve">    }</w:t>
            </w:r>
          </w:p>
          <w:p w14:paraId="7A1B9C1A" w14:textId="77777777" w:rsidR="00E868F4" w:rsidRDefault="00000000" w:rsidP="008C1564">
            <w:pPr>
              <w:pStyle w:val="tabla"/>
            </w:pPr>
            <w:r>
              <w:t>}</w:t>
            </w:r>
          </w:p>
        </w:tc>
      </w:tr>
    </w:tbl>
    <w:p w14:paraId="153DA05E" w14:textId="77777777" w:rsidR="00E868F4" w:rsidRDefault="00000000" w:rsidP="00C47985">
      <w:pPr>
        <w:pStyle w:val="Heading5"/>
      </w:pPr>
      <w:bookmarkStart w:id="162" w:name="tbl.19"/>
      <w:bookmarkStart w:id="163" w:name="_Toc243926444"/>
      <w:bookmarkStart w:id="164" w:name="_Toc243929213"/>
      <w:bookmarkEnd w:id="162"/>
      <w:r>
        <w:t>Tabla 19</w:t>
      </w:r>
      <w:r>
        <w:br/>
        <w:t>Clase Principal de Ejecución (WSConversorConsoleClient.java)</w:t>
      </w:r>
      <w:bookmarkEnd w:id="163"/>
      <w:bookmarkEnd w:id="164"/>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69763E16" w14:textId="77777777">
        <w:tc>
          <w:tcPr>
            <w:tcW w:w="8504" w:type="dxa"/>
            <w:tcMar>
              <w:top w:w="100" w:type="dxa"/>
              <w:left w:w="100" w:type="dxa"/>
              <w:bottom w:w="100" w:type="dxa"/>
              <w:right w:w="100" w:type="dxa"/>
            </w:tcMar>
          </w:tcPr>
          <w:p w14:paraId="783DE80C" w14:textId="77777777" w:rsidR="00E868F4" w:rsidRDefault="00000000" w:rsidP="008C1564">
            <w:pPr>
              <w:pStyle w:val="tabla"/>
            </w:pPr>
            <w:r>
              <w:t>package ec.edu.monster.wsconversorcon;</w:t>
            </w:r>
          </w:p>
          <w:p w14:paraId="79FC1382" w14:textId="77777777" w:rsidR="00E868F4" w:rsidRDefault="00E868F4" w:rsidP="008C1564">
            <w:pPr>
              <w:pStyle w:val="tabla"/>
            </w:pPr>
          </w:p>
          <w:p w14:paraId="56856BDE" w14:textId="77777777" w:rsidR="00E868F4" w:rsidRDefault="00000000" w:rsidP="008C1564">
            <w:pPr>
              <w:pStyle w:val="tabla"/>
            </w:pPr>
            <w:r>
              <w:t>import ec.edu.monster.wsconversorcon.controller.ConsolaControlador;</w:t>
            </w:r>
          </w:p>
          <w:p w14:paraId="57881769" w14:textId="77777777" w:rsidR="00E868F4" w:rsidRDefault="00E868F4" w:rsidP="008C1564">
            <w:pPr>
              <w:pStyle w:val="tabla"/>
            </w:pPr>
          </w:p>
          <w:p w14:paraId="1AF70956" w14:textId="77777777" w:rsidR="00E868F4" w:rsidRPr="00347ED6" w:rsidRDefault="00000000" w:rsidP="008C1564">
            <w:pPr>
              <w:pStyle w:val="tabla"/>
              <w:rPr>
                <w:lang w:val="en-US"/>
              </w:rPr>
            </w:pPr>
            <w:r w:rsidRPr="00347ED6">
              <w:rPr>
                <w:lang w:val="en-US"/>
              </w:rPr>
              <w:t>public class WSConversorConsoleClient {</w:t>
            </w:r>
          </w:p>
          <w:p w14:paraId="122DFB31" w14:textId="77777777" w:rsidR="00E868F4" w:rsidRPr="00347ED6" w:rsidRDefault="00E868F4" w:rsidP="008C1564">
            <w:pPr>
              <w:pStyle w:val="tabla"/>
              <w:rPr>
                <w:lang w:val="en-US"/>
              </w:rPr>
            </w:pPr>
          </w:p>
          <w:p w14:paraId="090A3D34" w14:textId="77777777" w:rsidR="00E868F4" w:rsidRPr="00347ED6" w:rsidRDefault="00000000" w:rsidP="008C1564">
            <w:pPr>
              <w:pStyle w:val="tabla"/>
              <w:rPr>
                <w:lang w:val="en-US"/>
              </w:rPr>
            </w:pPr>
            <w:r w:rsidRPr="00347ED6">
              <w:rPr>
                <w:lang w:val="en-US"/>
              </w:rPr>
              <w:t xml:space="preserve">    public static void main(String[] args) {</w:t>
            </w:r>
          </w:p>
          <w:p w14:paraId="68DAA26B" w14:textId="77777777" w:rsidR="00E868F4" w:rsidRDefault="00000000" w:rsidP="008C1564">
            <w:pPr>
              <w:pStyle w:val="tabla"/>
            </w:pPr>
            <w:r w:rsidRPr="00347ED6">
              <w:rPr>
                <w:lang w:val="en-US"/>
              </w:rPr>
              <w:t xml:space="preserve">        </w:t>
            </w:r>
            <w:r>
              <w:t>ConsolaControlador controlador = new ConsolaControlador();</w:t>
            </w:r>
          </w:p>
          <w:p w14:paraId="2695DB5C" w14:textId="77777777" w:rsidR="00E868F4" w:rsidRDefault="00000000" w:rsidP="008C1564">
            <w:pPr>
              <w:pStyle w:val="tabla"/>
            </w:pPr>
            <w:r>
              <w:t xml:space="preserve">        controlador.iniciar();</w:t>
            </w:r>
          </w:p>
          <w:p w14:paraId="5E0D0EE5" w14:textId="77777777" w:rsidR="00E868F4" w:rsidRDefault="00000000" w:rsidP="008C1564">
            <w:pPr>
              <w:pStyle w:val="tabla"/>
            </w:pPr>
            <w:r>
              <w:t xml:space="preserve">    }</w:t>
            </w:r>
          </w:p>
          <w:p w14:paraId="3601430E" w14:textId="77777777" w:rsidR="00E868F4" w:rsidRDefault="00000000" w:rsidP="008C1564">
            <w:pPr>
              <w:pStyle w:val="tabla"/>
            </w:pPr>
            <w:r>
              <w:t>}</w:t>
            </w:r>
          </w:p>
        </w:tc>
      </w:tr>
    </w:tbl>
    <w:p w14:paraId="7838AF33" w14:textId="77777777" w:rsidR="00E868F4" w:rsidRDefault="00000000" w:rsidP="00C47985">
      <w:pPr>
        <w:pStyle w:val="Heading4"/>
        <w:rPr>
          <w:color w:val="000000"/>
        </w:rPr>
      </w:pPr>
      <w:bookmarkStart w:id="165" w:name="fig.15"/>
      <w:bookmarkStart w:id="166" w:name="_Toc243926042"/>
      <w:bookmarkStart w:id="167" w:name="_Toc243926323"/>
      <w:bookmarkEnd w:id="165"/>
      <w:r>
        <w:lastRenderedPageBreak/>
        <w:t>Figura 15</w:t>
      </w:r>
      <w:r>
        <w:br/>
        <w:t>Ejecución del Cliente Consola (Inicio de sesión con banner Sullivan)</w:t>
      </w:r>
      <w:bookmarkEnd w:id="166"/>
      <w:bookmarkEnd w:id="167"/>
    </w:p>
    <w:p w14:paraId="31A6363B" w14:textId="77777777" w:rsidR="00E868F4" w:rsidRDefault="00000000" w:rsidP="003A0697">
      <w:pPr>
        <w:jc w:val="center"/>
      </w:pPr>
      <w:r>
        <w:rPr>
          <w:noProof/>
        </w:rPr>
        <w:drawing>
          <wp:inline distT="114300" distB="114300" distL="114300" distR="114300" wp14:anchorId="00B4E597" wp14:editId="36D87F6A">
            <wp:extent cx="4013363" cy="2785590"/>
            <wp:effectExtent l="0" t="0" r="0" b="0"/>
            <wp:docPr id="1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4013363" cy="2785590"/>
                    </a:xfrm>
                    <a:prstGeom prst="rect">
                      <a:avLst/>
                    </a:prstGeom>
                    <a:ln/>
                  </pic:spPr>
                </pic:pic>
              </a:graphicData>
            </a:graphic>
          </wp:inline>
        </w:drawing>
      </w:r>
    </w:p>
    <w:p w14:paraId="507B5544" w14:textId="77777777" w:rsidR="00E868F4" w:rsidRDefault="00000000" w:rsidP="00C47985">
      <w:pPr>
        <w:pStyle w:val="Heading4"/>
        <w:rPr>
          <w:color w:val="000000"/>
        </w:rPr>
      </w:pPr>
      <w:bookmarkStart w:id="168" w:name="fig.16"/>
      <w:bookmarkStart w:id="169" w:name="_Toc243926043"/>
      <w:bookmarkStart w:id="170" w:name="_Toc243926324"/>
      <w:bookmarkEnd w:id="168"/>
      <w:r>
        <w:t>Figura 16</w:t>
      </w:r>
      <w:r>
        <w:br/>
        <w:t>Ejecución de operaciones de conversión en Cliente Consola</w:t>
      </w:r>
      <w:bookmarkEnd w:id="169"/>
      <w:bookmarkEnd w:id="170"/>
    </w:p>
    <w:p w14:paraId="2682F7C2" w14:textId="77777777" w:rsidR="00E868F4" w:rsidRDefault="00000000" w:rsidP="003A0697">
      <w:pPr>
        <w:jc w:val="center"/>
      </w:pPr>
      <w:r>
        <w:rPr>
          <w:noProof/>
        </w:rPr>
        <w:drawing>
          <wp:inline distT="114300" distB="114300" distL="114300" distR="114300" wp14:anchorId="2A9CC9C5" wp14:editId="5BF55BB6">
            <wp:extent cx="2976563" cy="2976563"/>
            <wp:effectExtent l="0" t="0" r="0" b="0"/>
            <wp:docPr id="11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2976563" cy="2976563"/>
                    </a:xfrm>
                    <a:prstGeom prst="rect">
                      <a:avLst/>
                    </a:prstGeom>
                    <a:ln/>
                  </pic:spPr>
                </pic:pic>
              </a:graphicData>
            </a:graphic>
          </wp:inline>
        </w:drawing>
      </w:r>
    </w:p>
    <w:p w14:paraId="09679017" w14:textId="77777777" w:rsidR="00E868F4" w:rsidRDefault="00000000" w:rsidP="00C47985">
      <w:pPr>
        <w:pStyle w:val="Heading2"/>
        <w:numPr>
          <w:ilvl w:val="1"/>
          <w:numId w:val="5"/>
        </w:numPr>
      </w:pPr>
      <w:bookmarkStart w:id="171" w:name="h.cliesc"/>
      <w:bookmarkStart w:id="172" w:name="_Toc243933361"/>
      <w:bookmarkEnd w:id="171"/>
      <w:r>
        <w:t>Cliente Escritorio</w:t>
      </w:r>
      <w:bookmarkEnd w:id="172"/>
    </w:p>
    <w:p w14:paraId="650F8830" w14:textId="77777777" w:rsidR="00E868F4" w:rsidRDefault="00E868F4" w:rsidP="00C47985"/>
    <w:p w14:paraId="1FE87E5E" w14:textId="77777777" w:rsidR="00E868F4" w:rsidRDefault="00000000" w:rsidP="00C47985">
      <w:pPr>
        <w:pStyle w:val="Heading3"/>
      </w:pPr>
      <w:bookmarkStart w:id="173" w:name="h.cep1"/>
      <w:bookmarkStart w:id="174" w:name="_Toc243933362"/>
      <w:bookmarkEnd w:id="173"/>
      <w:r>
        <w:t>Paso 1: Creación del Proyecto Gráfico en NetBeans</w:t>
      </w:r>
      <w:bookmarkEnd w:id="174"/>
    </w:p>
    <w:p w14:paraId="3544A953" w14:textId="77777777" w:rsidR="00E868F4" w:rsidRDefault="00000000" w:rsidP="00C47985">
      <w:r>
        <w:t>Se crea un proyecto en NetBeans IDE denominado WSConversorClient para la integración visual de componentes Swing.</w:t>
      </w:r>
    </w:p>
    <w:p w14:paraId="2620B271" w14:textId="77777777" w:rsidR="00E868F4" w:rsidRDefault="00000000" w:rsidP="00C47985">
      <w:pPr>
        <w:pStyle w:val="Heading4"/>
        <w:rPr>
          <w:color w:val="000000"/>
        </w:rPr>
      </w:pPr>
      <w:bookmarkStart w:id="175" w:name="fig.17"/>
      <w:bookmarkStart w:id="176" w:name="_Toc243926044"/>
      <w:bookmarkStart w:id="177" w:name="_Toc243926325"/>
      <w:bookmarkEnd w:id="175"/>
      <w:r>
        <w:lastRenderedPageBreak/>
        <w:t>Figura 17</w:t>
      </w:r>
      <w:r>
        <w:br/>
        <w:t>Creación del Proyecto Java Swing en NetBeans</w:t>
      </w:r>
      <w:bookmarkEnd w:id="176"/>
      <w:bookmarkEnd w:id="177"/>
    </w:p>
    <w:p w14:paraId="4F6A51FF" w14:textId="19246281" w:rsidR="00E868F4" w:rsidRDefault="00043304" w:rsidP="003A0697">
      <w:pPr>
        <w:jc w:val="center"/>
      </w:pPr>
      <w:r w:rsidRPr="00043304">
        <w:drawing>
          <wp:inline distT="0" distB="0" distL="0" distR="0" wp14:anchorId="23E3C08A" wp14:editId="19552875">
            <wp:extent cx="3182112" cy="1962291"/>
            <wp:effectExtent l="0" t="0" r="0" b="0"/>
            <wp:docPr id="205880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5561" name=""/>
                    <pic:cNvPicPr/>
                  </pic:nvPicPr>
                  <pic:blipFill>
                    <a:blip r:embed="rId27"/>
                    <a:stretch>
                      <a:fillRect/>
                    </a:stretch>
                  </pic:blipFill>
                  <pic:spPr>
                    <a:xfrm>
                      <a:off x="0" y="0"/>
                      <a:ext cx="3186528" cy="1965014"/>
                    </a:xfrm>
                    <a:prstGeom prst="rect">
                      <a:avLst/>
                    </a:prstGeom>
                  </pic:spPr>
                </pic:pic>
              </a:graphicData>
            </a:graphic>
          </wp:inline>
        </w:drawing>
      </w:r>
    </w:p>
    <w:p w14:paraId="3CD87F46" w14:textId="77777777" w:rsidR="00E868F4" w:rsidRDefault="00000000" w:rsidP="00C47985">
      <w:pPr>
        <w:pStyle w:val="Heading3"/>
      </w:pPr>
      <w:bookmarkStart w:id="178" w:name="h.cep2"/>
      <w:bookmarkStart w:id="179" w:name="_Toc243933363"/>
      <w:bookmarkEnd w:id="178"/>
      <w:r>
        <w:t>Paso 2: Configuración del Cliente HTTP y Modelos DTO</w:t>
      </w:r>
      <w:bookmarkEnd w:id="179"/>
    </w:p>
    <w:p w14:paraId="58977FE3" w14:textId="77777777" w:rsidR="00E868F4" w:rsidRDefault="00000000" w:rsidP="00C47985">
      <w:r>
        <w:t>Se configuran los modelos de entidad y la clase de servicio HTTP sin necesidad de stubs SOAP generados por wsimport.</w:t>
      </w:r>
    </w:p>
    <w:p w14:paraId="4712110A" w14:textId="77777777" w:rsidR="00E868F4" w:rsidRDefault="00000000" w:rsidP="00C47985">
      <w:pPr>
        <w:pStyle w:val="Heading4"/>
        <w:rPr>
          <w:color w:val="000000"/>
        </w:rPr>
      </w:pPr>
      <w:bookmarkStart w:id="180" w:name="fig.18"/>
      <w:bookmarkStart w:id="181" w:name="_Toc243926045"/>
      <w:bookmarkStart w:id="182" w:name="_Toc243926326"/>
      <w:bookmarkEnd w:id="180"/>
      <w:r>
        <w:t>Figura 18</w:t>
      </w:r>
      <w:r>
        <w:br/>
        <w:t>Configuración de módulos y dependencias en Cliente Escritorio</w:t>
      </w:r>
      <w:bookmarkEnd w:id="181"/>
      <w:bookmarkEnd w:id="182"/>
    </w:p>
    <w:p w14:paraId="1B2483DA" w14:textId="4329B5CA" w:rsidR="00E868F4" w:rsidRDefault="008263FE" w:rsidP="003A0697">
      <w:pPr>
        <w:jc w:val="center"/>
      </w:pPr>
      <w:r w:rsidRPr="008263FE">
        <w:drawing>
          <wp:inline distT="0" distB="0" distL="0" distR="0" wp14:anchorId="322FEBB0" wp14:editId="02A679CE">
            <wp:extent cx="3708806" cy="1892617"/>
            <wp:effectExtent l="0" t="0" r="6350" b="0"/>
            <wp:docPr id="94975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59228" name=""/>
                    <pic:cNvPicPr/>
                  </pic:nvPicPr>
                  <pic:blipFill>
                    <a:blip r:embed="rId28"/>
                    <a:stretch>
                      <a:fillRect/>
                    </a:stretch>
                  </pic:blipFill>
                  <pic:spPr>
                    <a:xfrm>
                      <a:off x="0" y="0"/>
                      <a:ext cx="3719915" cy="1898286"/>
                    </a:xfrm>
                    <a:prstGeom prst="rect">
                      <a:avLst/>
                    </a:prstGeom>
                  </pic:spPr>
                </pic:pic>
              </a:graphicData>
            </a:graphic>
          </wp:inline>
        </w:drawing>
      </w:r>
    </w:p>
    <w:p w14:paraId="62E30627" w14:textId="77777777" w:rsidR="00E868F4" w:rsidRDefault="00000000" w:rsidP="00C47985">
      <w:pPr>
        <w:pStyle w:val="Heading3"/>
      </w:pPr>
      <w:bookmarkStart w:id="183" w:name="h.cep3"/>
      <w:bookmarkStart w:id="184" w:name="_Toc243933364"/>
      <w:bookmarkEnd w:id="183"/>
      <w:r>
        <w:t>Paso 3: Estructuración de Paquetes MVC</w:t>
      </w:r>
      <w:bookmarkEnd w:id="184"/>
    </w:p>
    <w:p w14:paraId="3A6FFCB5" w14:textId="77777777" w:rsidR="00E868F4" w:rsidRDefault="00000000" w:rsidP="00C47985">
      <w:r>
        <w:t>Se distribuyen las clases en exactamente 3 paquetes: ec.edu.monster.wsconversorclient.model, ec.edu.monster.wsconversorclient.view y ec.edu.monster.wsconversorclient.controller.</w:t>
      </w:r>
    </w:p>
    <w:p w14:paraId="753E6CDD" w14:textId="77777777" w:rsidR="00E868F4" w:rsidRDefault="00000000" w:rsidP="00C47985">
      <w:pPr>
        <w:pStyle w:val="Heading4"/>
        <w:rPr>
          <w:color w:val="000000"/>
        </w:rPr>
      </w:pPr>
      <w:bookmarkStart w:id="185" w:name="fig.19"/>
      <w:bookmarkStart w:id="186" w:name="_Toc243926046"/>
      <w:bookmarkStart w:id="187" w:name="_Toc243926327"/>
      <w:bookmarkEnd w:id="185"/>
      <w:r>
        <w:t>Figura 19</w:t>
      </w:r>
      <w:r>
        <w:br/>
        <w:t>Estructuración de paquetes bajo el patrón MVC en Cliente Escritorio</w:t>
      </w:r>
      <w:bookmarkEnd w:id="186"/>
      <w:bookmarkEnd w:id="187"/>
    </w:p>
    <w:p w14:paraId="76E35491" w14:textId="08ECE29D" w:rsidR="00E868F4" w:rsidRDefault="00284DFF" w:rsidP="003A0697">
      <w:pPr>
        <w:jc w:val="center"/>
      </w:pPr>
      <w:r w:rsidRPr="00284DFF">
        <w:drawing>
          <wp:inline distT="0" distB="0" distL="0" distR="0" wp14:anchorId="02BE6560" wp14:editId="746047EB">
            <wp:extent cx="2582579" cy="2040941"/>
            <wp:effectExtent l="0" t="0" r="8255" b="0"/>
            <wp:docPr id="108998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9129" name=""/>
                    <pic:cNvPicPr/>
                  </pic:nvPicPr>
                  <pic:blipFill>
                    <a:blip r:embed="rId29"/>
                    <a:stretch>
                      <a:fillRect/>
                    </a:stretch>
                  </pic:blipFill>
                  <pic:spPr>
                    <a:xfrm>
                      <a:off x="0" y="0"/>
                      <a:ext cx="2594020" cy="2049982"/>
                    </a:xfrm>
                    <a:prstGeom prst="rect">
                      <a:avLst/>
                    </a:prstGeom>
                  </pic:spPr>
                </pic:pic>
              </a:graphicData>
            </a:graphic>
          </wp:inline>
        </w:drawing>
      </w:r>
    </w:p>
    <w:p w14:paraId="0A30294D" w14:textId="77777777" w:rsidR="00E868F4" w:rsidRDefault="00000000" w:rsidP="00C47985">
      <w:pPr>
        <w:pStyle w:val="Heading3"/>
      </w:pPr>
      <w:bookmarkStart w:id="188" w:name="h.cep4"/>
      <w:bookmarkStart w:id="189" w:name="_Toc243933365"/>
      <w:bookmarkEnd w:id="188"/>
      <w:r>
        <w:lastRenderedPageBreak/>
        <w:t>Paso 4: Implementación de la Capa de Modelo (ConversorService.java)</w:t>
      </w:r>
      <w:bookmarkEnd w:id="189"/>
    </w:p>
    <w:p w14:paraId="74AD34BA" w14:textId="77777777" w:rsidR="00E868F4" w:rsidRDefault="00000000" w:rsidP="00C47985">
      <w:r>
        <w:t>ConversorService gestiona el token de sesión en memoria y envía peticiones HTTP RESTful a /api/auth/login y /api/conversor/*:</w:t>
      </w:r>
    </w:p>
    <w:p w14:paraId="33CCC7E5" w14:textId="77777777" w:rsidR="00E868F4" w:rsidRDefault="00000000" w:rsidP="00C47985">
      <w:pPr>
        <w:pStyle w:val="Heading5"/>
      </w:pPr>
      <w:bookmarkStart w:id="190" w:name="tbl.20"/>
      <w:bookmarkStart w:id="191" w:name="_Toc243926445"/>
      <w:bookmarkStart w:id="192" w:name="_Toc243929214"/>
      <w:bookmarkEnd w:id="190"/>
      <w:r>
        <w:t>Tabla 20</w:t>
      </w:r>
      <w:r>
        <w:br/>
        <w:t>Capa de Modelo Cliente Escritorio (ConversorService.java)</w:t>
      </w:r>
      <w:bookmarkEnd w:id="191"/>
      <w:bookmarkEnd w:id="192"/>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0798D3E3" w14:textId="77777777">
        <w:tc>
          <w:tcPr>
            <w:tcW w:w="8504" w:type="dxa"/>
            <w:tcMar>
              <w:top w:w="100" w:type="dxa"/>
              <w:left w:w="100" w:type="dxa"/>
              <w:bottom w:w="100" w:type="dxa"/>
              <w:right w:w="100" w:type="dxa"/>
            </w:tcMar>
          </w:tcPr>
          <w:p w14:paraId="521D6DA3" w14:textId="77777777" w:rsidR="00E868F4" w:rsidRPr="00347ED6" w:rsidRDefault="00000000" w:rsidP="008C1564">
            <w:pPr>
              <w:pStyle w:val="tabla"/>
              <w:rPr>
                <w:lang w:val="en-US"/>
              </w:rPr>
            </w:pPr>
            <w:r w:rsidRPr="00347ED6">
              <w:rPr>
                <w:lang w:val="en-US"/>
              </w:rPr>
              <w:t>package ec.edu.monster.wsconversorclient.model;</w:t>
            </w:r>
          </w:p>
          <w:p w14:paraId="4E03F110" w14:textId="77777777" w:rsidR="00E868F4" w:rsidRPr="00347ED6" w:rsidRDefault="00E868F4" w:rsidP="008C1564">
            <w:pPr>
              <w:pStyle w:val="tabla"/>
              <w:rPr>
                <w:lang w:val="en-US"/>
              </w:rPr>
            </w:pPr>
          </w:p>
          <w:p w14:paraId="0843CD68" w14:textId="77777777" w:rsidR="00E868F4" w:rsidRPr="00347ED6" w:rsidRDefault="00000000" w:rsidP="008C1564">
            <w:pPr>
              <w:pStyle w:val="tabla"/>
              <w:rPr>
                <w:lang w:val="en-US"/>
              </w:rPr>
            </w:pPr>
            <w:r w:rsidRPr="00347ED6">
              <w:rPr>
                <w:lang w:val="en-US"/>
              </w:rPr>
              <w:t>import java.io.BufferedReader;</w:t>
            </w:r>
          </w:p>
          <w:p w14:paraId="2C2BB30C" w14:textId="77777777" w:rsidR="00E868F4" w:rsidRPr="00347ED6" w:rsidRDefault="00000000" w:rsidP="008C1564">
            <w:pPr>
              <w:pStyle w:val="tabla"/>
              <w:rPr>
                <w:lang w:val="en-US"/>
              </w:rPr>
            </w:pPr>
            <w:r w:rsidRPr="00347ED6">
              <w:rPr>
                <w:lang w:val="en-US"/>
              </w:rPr>
              <w:t>import java.io.InputStreamReader;</w:t>
            </w:r>
          </w:p>
          <w:p w14:paraId="2380A9E7" w14:textId="77777777" w:rsidR="00E868F4" w:rsidRPr="00347ED6" w:rsidRDefault="00000000" w:rsidP="008C1564">
            <w:pPr>
              <w:pStyle w:val="tabla"/>
              <w:rPr>
                <w:lang w:val="en-US"/>
              </w:rPr>
            </w:pPr>
            <w:r w:rsidRPr="00347ED6">
              <w:rPr>
                <w:lang w:val="en-US"/>
              </w:rPr>
              <w:t>import java.io.OutputStream;</w:t>
            </w:r>
          </w:p>
          <w:p w14:paraId="1A02D4E4" w14:textId="77777777" w:rsidR="00E868F4" w:rsidRPr="00347ED6" w:rsidRDefault="00000000" w:rsidP="008C1564">
            <w:pPr>
              <w:pStyle w:val="tabla"/>
              <w:rPr>
                <w:lang w:val="en-US"/>
              </w:rPr>
            </w:pPr>
            <w:r w:rsidRPr="00347ED6">
              <w:rPr>
                <w:lang w:val="en-US"/>
              </w:rPr>
              <w:t>import java.net.HttpURLConnection;</w:t>
            </w:r>
          </w:p>
          <w:p w14:paraId="79ADFDB9" w14:textId="77777777" w:rsidR="00E868F4" w:rsidRPr="00347ED6" w:rsidRDefault="00000000" w:rsidP="008C1564">
            <w:pPr>
              <w:pStyle w:val="tabla"/>
              <w:rPr>
                <w:lang w:val="en-US"/>
              </w:rPr>
            </w:pPr>
            <w:r w:rsidRPr="00347ED6">
              <w:rPr>
                <w:lang w:val="en-US"/>
              </w:rPr>
              <w:t>import java.net.URL;</w:t>
            </w:r>
          </w:p>
          <w:p w14:paraId="22EBACAD" w14:textId="77777777" w:rsidR="00E868F4" w:rsidRPr="00347ED6" w:rsidRDefault="00000000" w:rsidP="008C1564">
            <w:pPr>
              <w:pStyle w:val="tabla"/>
              <w:rPr>
                <w:lang w:val="en-US"/>
              </w:rPr>
            </w:pPr>
            <w:r w:rsidRPr="00347ED6">
              <w:rPr>
                <w:lang w:val="en-US"/>
              </w:rPr>
              <w:t>import java.net.URLEncoder;</w:t>
            </w:r>
          </w:p>
          <w:p w14:paraId="464C3619" w14:textId="77777777" w:rsidR="00E868F4" w:rsidRPr="00347ED6" w:rsidRDefault="00000000" w:rsidP="008C1564">
            <w:pPr>
              <w:pStyle w:val="tabla"/>
              <w:rPr>
                <w:lang w:val="en-US"/>
              </w:rPr>
            </w:pPr>
            <w:r w:rsidRPr="00347ED6">
              <w:rPr>
                <w:lang w:val="en-US"/>
              </w:rPr>
              <w:t>import java.nio.charset.StandardCharsets;</w:t>
            </w:r>
          </w:p>
          <w:p w14:paraId="74C44155" w14:textId="77777777" w:rsidR="00E868F4" w:rsidRPr="00347ED6" w:rsidRDefault="00000000" w:rsidP="008C1564">
            <w:pPr>
              <w:pStyle w:val="tabla"/>
              <w:rPr>
                <w:lang w:val="en-US"/>
              </w:rPr>
            </w:pPr>
            <w:r w:rsidRPr="00347ED6">
              <w:rPr>
                <w:lang w:val="en-US"/>
              </w:rPr>
              <w:t>import java.util.regex.Matcher;</w:t>
            </w:r>
          </w:p>
          <w:p w14:paraId="280B5B6F" w14:textId="77777777" w:rsidR="00E868F4" w:rsidRPr="00347ED6" w:rsidRDefault="00000000" w:rsidP="008C1564">
            <w:pPr>
              <w:pStyle w:val="tabla"/>
              <w:rPr>
                <w:lang w:val="en-US"/>
              </w:rPr>
            </w:pPr>
            <w:r w:rsidRPr="00347ED6">
              <w:rPr>
                <w:lang w:val="en-US"/>
              </w:rPr>
              <w:t>import java.util.regex.Pattern;</w:t>
            </w:r>
          </w:p>
          <w:p w14:paraId="56BF670C" w14:textId="77777777" w:rsidR="00E868F4" w:rsidRPr="00347ED6" w:rsidRDefault="00E868F4" w:rsidP="008C1564">
            <w:pPr>
              <w:pStyle w:val="tabla"/>
              <w:rPr>
                <w:lang w:val="en-US"/>
              </w:rPr>
            </w:pPr>
          </w:p>
          <w:p w14:paraId="07E11A45" w14:textId="77777777" w:rsidR="00E868F4" w:rsidRPr="00347ED6" w:rsidRDefault="00000000" w:rsidP="008C1564">
            <w:pPr>
              <w:pStyle w:val="tabla"/>
              <w:rPr>
                <w:lang w:val="en-US"/>
              </w:rPr>
            </w:pPr>
            <w:r w:rsidRPr="00347ED6">
              <w:rPr>
                <w:lang w:val="en-US"/>
              </w:rPr>
              <w:t>public class ConversorService {</w:t>
            </w:r>
          </w:p>
          <w:p w14:paraId="61B9738D" w14:textId="77777777" w:rsidR="00E868F4" w:rsidRPr="00347ED6" w:rsidRDefault="00E868F4" w:rsidP="008C1564">
            <w:pPr>
              <w:pStyle w:val="tabla"/>
              <w:rPr>
                <w:lang w:val="en-US"/>
              </w:rPr>
            </w:pPr>
          </w:p>
          <w:p w14:paraId="2292C1B0" w14:textId="77777777" w:rsidR="00E868F4" w:rsidRPr="00347ED6" w:rsidRDefault="00000000" w:rsidP="008C1564">
            <w:pPr>
              <w:pStyle w:val="tabla"/>
              <w:rPr>
                <w:lang w:val="en-US"/>
              </w:rPr>
            </w:pPr>
            <w:r w:rsidRPr="00347ED6">
              <w:rPr>
                <w:lang w:val="en-US"/>
              </w:rPr>
              <w:t xml:space="preserve">    private static final String BASE_URL = "http://localhost:8080/WS_ConversorUnidades_Java_REST/api";</w:t>
            </w:r>
          </w:p>
          <w:p w14:paraId="731D5221" w14:textId="77777777" w:rsidR="00E868F4" w:rsidRPr="00347ED6" w:rsidRDefault="00000000" w:rsidP="008C1564">
            <w:pPr>
              <w:pStyle w:val="tabla"/>
              <w:rPr>
                <w:lang w:val="en-US"/>
              </w:rPr>
            </w:pPr>
            <w:r w:rsidRPr="00347ED6">
              <w:rPr>
                <w:lang w:val="en-US"/>
              </w:rPr>
              <w:t xml:space="preserve">    private static String tokenSesion;</w:t>
            </w:r>
          </w:p>
          <w:p w14:paraId="46E4A9FC" w14:textId="77777777" w:rsidR="00E868F4" w:rsidRPr="00347ED6" w:rsidRDefault="00E868F4" w:rsidP="008C1564">
            <w:pPr>
              <w:pStyle w:val="tabla"/>
              <w:rPr>
                <w:lang w:val="en-US"/>
              </w:rPr>
            </w:pPr>
          </w:p>
          <w:p w14:paraId="4D59F4E6" w14:textId="77777777" w:rsidR="00E868F4" w:rsidRPr="00347ED6" w:rsidRDefault="00000000" w:rsidP="008C1564">
            <w:pPr>
              <w:pStyle w:val="tabla"/>
              <w:rPr>
                <w:lang w:val="en-US"/>
              </w:rPr>
            </w:pPr>
            <w:r w:rsidRPr="00347ED6">
              <w:rPr>
                <w:lang w:val="en-US"/>
              </w:rPr>
              <w:t xml:space="preserve">    public static String getTokenSesion() {</w:t>
            </w:r>
          </w:p>
          <w:p w14:paraId="0F14F8EB" w14:textId="77777777" w:rsidR="00E868F4" w:rsidRPr="00347ED6" w:rsidRDefault="00000000" w:rsidP="008C1564">
            <w:pPr>
              <w:pStyle w:val="tabla"/>
              <w:rPr>
                <w:lang w:val="en-US"/>
              </w:rPr>
            </w:pPr>
            <w:r w:rsidRPr="00347ED6">
              <w:rPr>
                <w:lang w:val="en-US"/>
              </w:rPr>
              <w:t xml:space="preserve">        return tokenSesion;</w:t>
            </w:r>
          </w:p>
          <w:p w14:paraId="329E0F49" w14:textId="77777777" w:rsidR="00E868F4" w:rsidRPr="00347ED6" w:rsidRDefault="00000000" w:rsidP="008C1564">
            <w:pPr>
              <w:pStyle w:val="tabla"/>
              <w:rPr>
                <w:lang w:val="en-US"/>
              </w:rPr>
            </w:pPr>
            <w:r w:rsidRPr="00347ED6">
              <w:rPr>
                <w:lang w:val="en-US"/>
              </w:rPr>
              <w:t xml:space="preserve">    }</w:t>
            </w:r>
          </w:p>
          <w:p w14:paraId="74BD3B08" w14:textId="77777777" w:rsidR="00E868F4" w:rsidRPr="00347ED6" w:rsidRDefault="00E868F4" w:rsidP="008C1564">
            <w:pPr>
              <w:pStyle w:val="tabla"/>
              <w:rPr>
                <w:lang w:val="en-US"/>
              </w:rPr>
            </w:pPr>
          </w:p>
          <w:p w14:paraId="1A8EA81B" w14:textId="77777777" w:rsidR="00E868F4" w:rsidRPr="00347ED6" w:rsidRDefault="00000000" w:rsidP="008C1564">
            <w:pPr>
              <w:pStyle w:val="tabla"/>
              <w:rPr>
                <w:lang w:val="en-US"/>
              </w:rPr>
            </w:pPr>
            <w:r w:rsidRPr="00347ED6">
              <w:rPr>
                <w:lang w:val="en-US"/>
              </w:rPr>
              <w:t xml:space="preserve">    public static void setTokenSesion(String token) {</w:t>
            </w:r>
          </w:p>
          <w:p w14:paraId="6DD3D392" w14:textId="77777777" w:rsidR="00E868F4" w:rsidRPr="00347ED6" w:rsidRDefault="00000000" w:rsidP="008C1564">
            <w:pPr>
              <w:pStyle w:val="tabla"/>
              <w:rPr>
                <w:lang w:val="en-US"/>
              </w:rPr>
            </w:pPr>
            <w:r w:rsidRPr="00347ED6">
              <w:rPr>
                <w:lang w:val="en-US"/>
              </w:rPr>
              <w:t xml:space="preserve">        tokenSesion = token;</w:t>
            </w:r>
          </w:p>
          <w:p w14:paraId="726877FB" w14:textId="77777777" w:rsidR="00E868F4" w:rsidRPr="00347ED6" w:rsidRDefault="00000000" w:rsidP="008C1564">
            <w:pPr>
              <w:pStyle w:val="tabla"/>
              <w:rPr>
                <w:lang w:val="en-US"/>
              </w:rPr>
            </w:pPr>
            <w:r w:rsidRPr="00347ED6">
              <w:rPr>
                <w:lang w:val="en-US"/>
              </w:rPr>
              <w:t xml:space="preserve">    }</w:t>
            </w:r>
          </w:p>
          <w:p w14:paraId="2CCFC069" w14:textId="77777777" w:rsidR="00E868F4" w:rsidRPr="00347ED6" w:rsidRDefault="00E868F4" w:rsidP="008C1564">
            <w:pPr>
              <w:pStyle w:val="tabla"/>
              <w:rPr>
                <w:lang w:val="en-US"/>
              </w:rPr>
            </w:pPr>
          </w:p>
          <w:p w14:paraId="39154919" w14:textId="77777777" w:rsidR="00E868F4" w:rsidRPr="00347ED6" w:rsidRDefault="00000000" w:rsidP="008C1564">
            <w:pPr>
              <w:pStyle w:val="tabla"/>
              <w:rPr>
                <w:lang w:val="en-US"/>
              </w:rPr>
            </w:pPr>
            <w:r w:rsidRPr="00347ED6">
              <w:rPr>
                <w:lang w:val="en-US"/>
              </w:rPr>
              <w:t xml:space="preserve">    public String login(String usuario, String contrasenia) {</w:t>
            </w:r>
          </w:p>
          <w:p w14:paraId="00A20C78" w14:textId="77777777" w:rsidR="00E868F4" w:rsidRPr="00347ED6" w:rsidRDefault="00000000" w:rsidP="008C1564">
            <w:pPr>
              <w:pStyle w:val="tabla"/>
              <w:rPr>
                <w:lang w:val="en-US"/>
              </w:rPr>
            </w:pPr>
            <w:r w:rsidRPr="00347ED6">
              <w:rPr>
                <w:lang w:val="en-US"/>
              </w:rPr>
              <w:t xml:space="preserve">        try {</w:t>
            </w:r>
          </w:p>
          <w:p w14:paraId="63C4F68A" w14:textId="77777777" w:rsidR="00E868F4" w:rsidRPr="00347ED6" w:rsidRDefault="00000000" w:rsidP="008C1564">
            <w:pPr>
              <w:pStyle w:val="tabla"/>
              <w:rPr>
                <w:lang w:val="en-US"/>
              </w:rPr>
            </w:pPr>
            <w:r w:rsidRPr="00347ED6">
              <w:rPr>
                <w:lang w:val="en-US"/>
              </w:rPr>
              <w:t xml:space="preserve">            String jsonInput = String.format("{\"usuario\":\"%s\",\"contrasenia\":\"%s\"}",</w:t>
            </w:r>
          </w:p>
          <w:p w14:paraId="1632E6A6" w14:textId="77777777" w:rsidR="00E868F4" w:rsidRPr="00347ED6" w:rsidRDefault="00000000" w:rsidP="008C1564">
            <w:pPr>
              <w:pStyle w:val="tabla"/>
              <w:rPr>
                <w:lang w:val="en-US"/>
              </w:rPr>
            </w:pPr>
            <w:r w:rsidRPr="00347ED6">
              <w:rPr>
                <w:lang w:val="en-US"/>
              </w:rPr>
              <w:t xml:space="preserve">                    escapeJson(usuario), escapeJson(contrasenia));</w:t>
            </w:r>
          </w:p>
          <w:p w14:paraId="39C73D6E" w14:textId="77777777" w:rsidR="00E868F4" w:rsidRPr="00347ED6" w:rsidRDefault="00E868F4" w:rsidP="008C1564">
            <w:pPr>
              <w:pStyle w:val="tabla"/>
              <w:rPr>
                <w:lang w:val="en-US"/>
              </w:rPr>
            </w:pPr>
          </w:p>
          <w:p w14:paraId="2B8C779C" w14:textId="77777777" w:rsidR="00E868F4" w:rsidRPr="00347ED6" w:rsidRDefault="00000000" w:rsidP="008C1564">
            <w:pPr>
              <w:pStyle w:val="tabla"/>
              <w:rPr>
                <w:lang w:val="en-US"/>
              </w:rPr>
            </w:pPr>
            <w:r w:rsidRPr="00347ED6">
              <w:rPr>
                <w:lang w:val="en-US"/>
              </w:rPr>
              <w:t xml:space="preserve">            String respuesta = postJson(BASE_URL + "/auth/login", jsonInput);</w:t>
            </w:r>
          </w:p>
          <w:p w14:paraId="46D55C8F" w14:textId="77777777" w:rsidR="00E868F4" w:rsidRPr="00347ED6" w:rsidRDefault="00000000" w:rsidP="008C1564">
            <w:pPr>
              <w:pStyle w:val="tabla"/>
              <w:rPr>
                <w:lang w:val="en-US"/>
              </w:rPr>
            </w:pPr>
            <w:r w:rsidRPr="00347ED6">
              <w:rPr>
                <w:lang w:val="en-US"/>
              </w:rPr>
              <w:t xml:space="preserve">            String token = extraerCampoJson(respuesta, "token");</w:t>
            </w:r>
          </w:p>
          <w:p w14:paraId="024CBF55" w14:textId="77777777" w:rsidR="00E868F4" w:rsidRPr="00347ED6" w:rsidRDefault="00000000" w:rsidP="008C1564">
            <w:pPr>
              <w:pStyle w:val="tabla"/>
              <w:rPr>
                <w:lang w:val="en-US"/>
              </w:rPr>
            </w:pPr>
            <w:r w:rsidRPr="00347ED6">
              <w:rPr>
                <w:lang w:val="en-US"/>
              </w:rPr>
              <w:t xml:space="preserve">            if (token != null &amp;&amp; !token.isBlank()) {</w:t>
            </w:r>
          </w:p>
          <w:p w14:paraId="5554CA23" w14:textId="77777777" w:rsidR="00E868F4" w:rsidRPr="00347ED6" w:rsidRDefault="00000000" w:rsidP="008C1564">
            <w:pPr>
              <w:pStyle w:val="tabla"/>
              <w:rPr>
                <w:lang w:val="en-US"/>
              </w:rPr>
            </w:pPr>
            <w:r w:rsidRPr="00347ED6">
              <w:rPr>
                <w:lang w:val="en-US"/>
              </w:rPr>
              <w:t xml:space="preserve">                tokenSesion = token;</w:t>
            </w:r>
          </w:p>
          <w:p w14:paraId="30DB8BA4" w14:textId="77777777" w:rsidR="00E868F4" w:rsidRPr="00347ED6" w:rsidRDefault="00000000" w:rsidP="008C1564">
            <w:pPr>
              <w:pStyle w:val="tabla"/>
              <w:rPr>
                <w:lang w:val="en-US"/>
              </w:rPr>
            </w:pPr>
            <w:r w:rsidRPr="00347ED6">
              <w:rPr>
                <w:lang w:val="en-US"/>
              </w:rPr>
              <w:t xml:space="preserve">                return token;</w:t>
            </w:r>
          </w:p>
          <w:p w14:paraId="7188E4C6" w14:textId="77777777" w:rsidR="00E868F4" w:rsidRPr="00347ED6" w:rsidRDefault="00000000" w:rsidP="008C1564">
            <w:pPr>
              <w:pStyle w:val="tabla"/>
              <w:rPr>
                <w:lang w:val="en-US"/>
              </w:rPr>
            </w:pPr>
            <w:r w:rsidRPr="00347ED6">
              <w:rPr>
                <w:lang w:val="en-US"/>
              </w:rPr>
              <w:t xml:space="preserve">            }</w:t>
            </w:r>
          </w:p>
          <w:p w14:paraId="2BBD63BC" w14:textId="77777777" w:rsidR="00E868F4" w:rsidRPr="00347ED6" w:rsidRDefault="00000000" w:rsidP="008C1564">
            <w:pPr>
              <w:pStyle w:val="tabla"/>
              <w:rPr>
                <w:lang w:val="en-US"/>
              </w:rPr>
            </w:pPr>
            <w:r w:rsidRPr="00347ED6">
              <w:rPr>
                <w:lang w:val="en-US"/>
              </w:rPr>
              <w:t xml:space="preserve">            return null;</w:t>
            </w:r>
          </w:p>
          <w:p w14:paraId="1BA7FB0A" w14:textId="77777777" w:rsidR="00E868F4" w:rsidRPr="00347ED6" w:rsidRDefault="00000000" w:rsidP="008C1564">
            <w:pPr>
              <w:pStyle w:val="tabla"/>
              <w:rPr>
                <w:lang w:val="en-US"/>
              </w:rPr>
            </w:pPr>
            <w:r w:rsidRPr="00347ED6">
              <w:rPr>
                <w:lang w:val="en-US"/>
              </w:rPr>
              <w:t xml:space="preserve">        } catch (Exception e) {</w:t>
            </w:r>
          </w:p>
          <w:p w14:paraId="16567D03" w14:textId="77777777" w:rsidR="00E868F4" w:rsidRPr="00347ED6" w:rsidRDefault="00000000" w:rsidP="008C1564">
            <w:pPr>
              <w:pStyle w:val="tabla"/>
              <w:rPr>
                <w:lang w:val="en-US"/>
              </w:rPr>
            </w:pPr>
            <w:r w:rsidRPr="00347ED6">
              <w:rPr>
                <w:lang w:val="en-US"/>
              </w:rPr>
              <w:t xml:space="preserve">            throw new RuntimeException("Error al iniciar sesiÃ³n: " + e.getMessage(), e);</w:t>
            </w:r>
          </w:p>
          <w:p w14:paraId="0F068F6B" w14:textId="77777777" w:rsidR="00E868F4" w:rsidRPr="00347ED6" w:rsidRDefault="00000000" w:rsidP="008C1564">
            <w:pPr>
              <w:pStyle w:val="tabla"/>
              <w:rPr>
                <w:lang w:val="en-US"/>
              </w:rPr>
            </w:pPr>
            <w:r w:rsidRPr="00347ED6">
              <w:rPr>
                <w:lang w:val="en-US"/>
              </w:rPr>
              <w:t xml:space="preserve">        }</w:t>
            </w:r>
          </w:p>
          <w:p w14:paraId="09B8BF9C" w14:textId="77777777" w:rsidR="00E868F4" w:rsidRPr="00347ED6" w:rsidRDefault="00000000" w:rsidP="008C1564">
            <w:pPr>
              <w:pStyle w:val="tabla"/>
              <w:rPr>
                <w:lang w:val="en-US"/>
              </w:rPr>
            </w:pPr>
            <w:r w:rsidRPr="00347ED6">
              <w:rPr>
                <w:lang w:val="en-US"/>
              </w:rPr>
              <w:t xml:space="preserve">    }</w:t>
            </w:r>
          </w:p>
          <w:p w14:paraId="0F9B7EF2" w14:textId="77777777" w:rsidR="00E868F4" w:rsidRPr="00347ED6" w:rsidRDefault="00E868F4" w:rsidP="008C1564">
            <w:pPr>
              <w:pStyle w:val="tabla"/>
              <w:rPr>
                <w:lang w:val="en-US"/>
              </w:rPr>
            </w:pPr>
          </w:p>
          <w:p w14:paraId="5B61B106" w14:textId="77777777" w:rsidR="00E868F4" w:rsidRPr="00347ED6" w:rsidRDefault="00000000" w:rsidP="008C1564">
            <w:pPr>
              <w:pStyle w:val="tabla"/>
              <w:rPr>
                <w:lang w:val="en-US"/>
              </w:rPr>
            </w:pPr>
            <w:r w:rsidRPr="00347ED6">
              <w:rPr>
                <w:lang w:val="en-US"/>
              </w:rPr>
              <w:lastRenderedPageBreak/>
              <w:t xml:space="preserve">    public double convertirLongitud(double valor, String unidadInicial, String unidadFinal) {</w:t>
            </w:r>
          </w:p>
          <w:p w14:paraId="4DD12C57" w14:textId="77777777" w:rsidR="00E868F4" w:rsidRDefault="00000000" w:rsidP="008C1564">
            <w:pPr>
              <w:pStyle w:val="tabla"/>
            </w:pPr>
            <w:r w:rsidRPr="00347ED6">
              <w:rPr>
                <w:lang w:val="en-US"/>
              </w:rPr>
              <w:t xml:space="preserve">        </w:t>
            </w:r>
            <w:r>
              <w:t>return ejecutarConversion("longitud", valor, unidadInicial, unidadFinal);</w:t>
            </w:r>
          </w:p>
          <w:p w14:paraId="6C9ED46D" w14:textId="77777777" w:rsidR="00E868F4" w:rsidRPr="00347ED6" w:rsidRDefault="00000000" w:rsidP="008C1564">
            <w:pPr>
              <w:pStyle w:val="tabla"/>
              <w:rPr>
                <w:lang w:val="en-US"/>
              </w:rPr>
            </w:pPr>
            <w:r>
              <w:t xml:space="preserve">    </w:t>
            </w:r>
            <w:r w:rsidRPr="00347ED6">
              <w:rPr>
                <w:lang w:val="en-US"/>
              </w:rPr>
              <w:t>}</w:t>
            </w:r>
          </w:p>
          <w:p w14:paraId="24485D19" w14:textId="77777777" w:rsidR="00E868F4" w:rsidRPr="00347ED6" w:rsidRDefault="00E868F4" w:rsidP="008C1564">
            <w:pPr>
              <w:pStyle w:val="tabla"/>
              <w:rPr>
                <w:lang w:val="en-US"/>
              </w:rPr>
            </w:pPr>
          </w:p>
          <w:p w14:paraId="07285988" w14:textId="77777777" w:rsidR="00E868F4" w:rsidRPr="00347ED6" w:rsidRDefault="00000000" w:rsidP="008C1564">
            <w:pPr>
              <w:pStyle w:val="tabla"/>
              <w:rPr>
                <w:lang w:val="en-US"/>
              </w:rPr>
            </w:pPr>
            <w:r w:rsidRPr="00347ED6">
              <w:rPr>
                <w:lang w:val="en-US"/>
              </w:rPr>
              <w:t xml:space="preserve">    public double convertirMasa(double valor, String unidadInicial, String unidadFinal) {</w:t>
            </w:r>
          </w:p>
          <w:p w14:paraId="31FF7AE4" w14:textId="77777777" w:rsidR="00E868F4" w:rsidRDefault="00000000" w:rsidP="008C1564">
            <w:pPr>
              <w:pStyle w:val="tabla"/>
            </w:pPr>
            <w:r w:rsidRPr="00347ED6">
              <w:rPr>
                <w:lang w:val="en-US"/>
              </w:rPr>
              <w:t xml:space="preserve">        </w:t>
            </w:r>
            <w:r>
              <w:t>return ejecutarConversion("masa", valor, unidadInicial, unidadFinal);</w:t>
            </w:r>
          </w:p>
          <w:p w14:paraId="311A576B" w14:textId="77777777" w:rsidR="00E868F4" w:rsidRPr="00347ED6" w:rsidRDefault="00000000" w:rsidP="008C1564">
            <w:pPr>
              <w:pStyle w:val="tabla"/>
              <w:rPr>
                <w:lang w:val="en-US"/>
              </w:rPr>
            </w:pPr>
            <w:r>
              <w:t xml:space="preserve">    </w:t>
            </w:r>
            <w:r w:rsidRPr="00347ED6">
              <w:rPr>
                <w:lang w:val="en-US"/>
              </w:rPr>
              <w:t>}</w:t>
            </w:r>
          </w:p>
          <w:p w14:paraId="5A986E80" w14:textId="77777777" w:rsidR="00E868F4" w:rsidRPr="00347ED6" w:rsidRDefault="00E868F4" w:rsidP="008C1564">
            <w:pPr>
              <w:pStyle w:val="tabla"/>
              <w:rPr>
                <w:lang w:val="en-US"/>
              </w:rPr>
            </w:pPr>
          </w:p>
          <w:p w14:paraId="24D3FB0B" w14:textId="77777777" w:rsidR="00E868F4" w:rsidRPr="00347ED6" w:rsidRDefault="00000000" w:rsidP="008C1564">
            <w:pPr>
              <w:pStyle w:val="tabla"/>
              <w:rPr>
                <w:lang w:val="en-US"/>
              </w:rPr>
            </w:pPr>
            <w:r w:rsidRPr="00347ED6">
              <w:rPr>
                <w:lang w:val="en-US"/>
              </w:rPr>
              <w:t xml:space="preserve">    public double convertirTemperatura(double valor, String unidadInicial, String unidadFinal) {</w:t>
            </w:r>
          </w:p>
          <w:p w14:paraId="7352A6F7" w14:textId="77777777" w:rsidR="00E868F4" w:rsidRDefault="00000000" w:rsidP="008C1564">
            <w:pPr>
              <w:pStyle w:val="tabla"/>
            </w:pPr>
            <w:r w:rsidRPr="00347ED6">
              <w:rPr>
                <w:lang w:val="en-US"/>
              </w:rPr>
              <w:t xml:space="preserve">        </w:t>
            </w:r>
            <w:r>
              <w:t>return ejecutarConversion("temperatura", valor, unidadInicial, unidadFinal);</w:t>
            </w:r>
          </w:p>
          <w:p w14:paraId="44DC46FE" w14:textId="77777777" w:rsidR="00E868F4" w:rsidRPr="00347ED6" w:rsidRDefault="00000000" w:rsidP="008C1564">
            <w:pPr>
              <w:pStyle w:val="tabla"/>
              <w:rPr>
                <w:lang w:val="en-US"/>
              </w:rPr>
            </w:pPr>
            <w:r>
              <w:t xml:space="preserve">    </w:t>
            </w:r>
            <w:r w:rsidRPr="00347ED6">
              <w:rPr>
                <w:lang w:val="en-US"/>
              </w:rPr>
              <w:t>}</w:t>
            </w:r>
          </w:p>
          <w:p w14:paraId="519C6274" w14:textId="77777777" w:rsidR="00E868F4" w:rsidRPr="00347ED6" w:rsidRDefault="00E868F4" w:rsidP="008C1564">
            <w:pPr>
              <w:pStyle w:val="tabla"/>
              <w:rPr>
                <w:lang w:val="en-US"/>
              </w:rPr>
            </w:pPr>
          </w:p>
          <w:p w14:paraId="7779D05B" w14:textId="77777777" w:rsidR="00E868F4" w:rsidRPr="00347ED6" w:rsidRDefault="00000000" w:rsidP="008C1564">
            <w:pPr>
              <w:pStyle w:val="tabla"/>
              <w:rPr>
                <w:lang w:val="en-US"/>
              </w:rPr>
            </w:pPr>
            <w:r w:rsidRPr="00347ED6">
              <w:rPr>
                <w:lang w:val="en-US"/>
              </w:rPr>
              <w:t xml:space="preserve">    public String cambiarContrasenia(String actual, String nueva) {</w:t>
            </w:r>
          </w:p>
          <w:p w14:paraId="173B398F" w14:textId="77777777" w:rsidR="00E868F4" w:rsidRPr="00347ED6" w:rsidRDefault="00000000" w:rsidP="008C1564">
            <w:pPr>
              <w:pStyle w:val="tabla"/>
              <w:rPr>
                <w:lang w:val="en-US"/>
              </w:rPr>
            </w:pPr>
            <w:r w:rsidRPr="00347ED6">
              <w:rPr>
                <w:lang w:val="en-US"/>
              </w:rPr>
              <w:t xml:space="preserve">        try {</w:t>
            </w:r>
          </w:p>
          <w:p w14:paraId="561BD839" w14:textId="77777777" w:rsidR="00E868F4" w:rsidRPr="00347ED6" w:rsidRDefault="00000000" w:rsidP="008C1564">
            <w:pPr>
              <w:pStyle w:val="tabla"/>
              <w:rPr>
                <w:lang w:val="en-US"/>
              </w:rPr>
            </w:pPr>
            <w:r w:rsidRPr="00347ED6">
              <w:rPr>
                <w:lang w:val="en-US"/>
              </w:rPr>
              <w:t xml:space="preserve">            String jsonInput = String.format("{\"contraseniaActual\":\"%s\",\"contraseniaNueva\":\"%s\"}",</w:t>
            </w:r>
          </w:p>
          <w:p w14:paraId="0542E22B" w14:textId="77777777" w:rsidR="00E868F4" w:rsidRPr="00347ED6" w:rsidRDefault="00000000" w:rsidP="008C1564">
            <w:pPr>
              <w:pStyle w:val="tabla"/>
              <w:rPr>
                <w:lang w:val="en-US"/>
              </w:rPr>
            </w:pPr>
            <w:r w:rsidRPr="00347ED6">
              <w:rPr>
                <w:lang w:val="en-US"/>
              </w:rPr>
              <w:t xml:space="preserve">                    escapeJson(actual), escapeJson(nueva));</w:t>
            </w:r>
          </w:p>
          <w:p w14:paraId="71EB4ED4" w14:textId="77777777" w:rsidR="00E868F4" w:rsidRPr="00347ED6" w:rsidRDefault="00000000" w:rsidP="008C1564">
            <w:pPr>
              <w:pStyle w:val="tabla"/>
              <w:rPr>
                <w:lang w:val="en-US"/>
              </w:rPr>
            </w:pPr>
            <w:r w:rsidRPr="00347ED6">
              <w:rPr>
                <w:lang w:val="en-US"/>
              </w:rPr>
              <w:t xml:space="preserve">            return postJson(BASE_URL + "/auth/cambiar-contrasenia", jsonInput);</w:t>
            </w:r>
          </w:p>
          <w:p w14:paraId="6B3C1898" w14:textId="77777777" w:rsidR="00E868F4" w:rsidRPr="00347ED6" w:rsidRDefault="00000000" w:rsidP="008C1564">
            <w:pPr>
              <w:pStyle w:val="tabla"/>
              <w:rPr>
                <w:lang w:val="en-US"/>
              </w:rPr>
            </w:pPr>
            <w:r w:rsidRPr="00347ED6">
              <w:rPr>
                <w:lang w:val="en-US"/>
              </w:rPr>
              <w:t xml:space="preserve">        } catch (Exception e) {</w:t>
            </w:r>
          </w:p>
          <w:p w14:paraId="7B88698A" w14:textId="77777777" w:rsidR="00E868F4" w:rsidRPr="00347ED6" w:rsidRDefault="00000000" w:rsidP="008C1564">
            <w:pPr>
              <w:pStyle w:val="tabla"/>
              <w:rPr>
                <w:lang w:val="en-US"/>
              </w:rPr>
            </w:pPr>
            <w:r w:rsidRPr="00347ED6">
              <w:rPr>
                <w:lang w:val="en-US"/>
              </w:rPr>
              <w:t xml:space="preserve">            throw new RuntimeException("Error al cambiar contraseÃ±a: " + e.getMessage(), e);</w:t>
            </w:r>
          </w:p>
          <w:p w14:paraId="3B45C9BF" w14:textId="77777777" w:rsidR="00E868F4" w:rsidRPr="00347ED6" w:rsidRDefault="00000000" w:rsidP="008C1564">
            <w:pPr>
              <w:pStyle w:val="tabla"/>
              <w:rPr>
                <w:lang w:val="en-US"/>
              </w:rPr>
            </w:pPr>
            <w:r w:rsidRPr="00347ED6">
              <w:rPr>
                <w:lang w:val="en-US"/>
              </w:rPr>
              <w:t xml:space="preserve">        }</w:t>
            </w:r>
          </w:p>
          <w:p w14:paraId="7F596C8A" w14:textId="77777777" w:rsidR="00E868F4" w:rsidRPr="00347ED6" w:rsidRDefault="00000000" w:rsidP="008C1564">
            <w:pPr>
              <w:pStyle w:val="tabla"/>
              <w:rPr>
                <w:lang w:val="en-US"/>
              </w:rPr>
            </w:pPr>
            <w:r w:rsidRPr="00347ED6">
              <w:rPr>
                <w:lang w:val="en-US"/>
              </w:rPr>
              <w:t xml:space="preserve">    }</w:t>
            </w:r>
          </w:p>
          <w:p w14:paraId="24A5E744" w14:textId="77777777" w:rsidR="00E868F4" w:rsidRPr="00347ED6" w:rsidRDefault="00E868F4" w:rsidP="008C1564">
            <w:pPr>
              <w:pStyle w:val="tabla"/>
              <w:rPr>
                <w:lang w:val="en-US"/>
              </w:rPr>
            </w:pPr>
          </w:p>
          <w:p w14:paraId="0BA5DC5F" w14:textId="77777777" w:rsidR="00E868F4" w:rsidRPr="00347ED6" w:rsidRDefault="00000000" w:rsidP="008C1564">
            <w:pPr>
              <w:pStyle w:val="tabla"/>
              <w:rPr>
                <w:lang w:val="en-US"/>
              </w:rPr>
            </w:pPr>
            <w:r w:rsidRPr="00347ED6">
              <w:rPr>
                <w:lang w:val="en-US"/>
              </w:rPr>
              <w:t xml:space="preserve">    private double ejecutarConversion(String tipo, double valor, String inicial, String finalU) {</w:t>
            </w:r>
          </w:p>
          <w:p w14:paraId="7503D29E" w14:textId="77777777" w:rsidR="00E868F4" w:rsidRPr="00347ED6" w:rsidRDefault="00000000" w:rsidP="008C1564">
            <w:pPr>
              <w:pStyle w:val="tabla"/>
              <w:rPr>
                <w:lang w:val="en-US"/>
              </w:rPr>
            </w:pPr>
            <w:r w:rsidRPr="00347ED6">
              <w:rPr>
                <w:lang w:val="en-US"/>
              </w:rPr>
              <w:t xml:space="preserve">        try {</w:t>
            </w:r>
          </w:p>
          <w:p w14:paraId="2EB3FAC0" w14:textId="77777777" w:rsidR="00E868F4" w:rsidRPr="00347ED6" w:rsidRDefault="00000000" w:rsidP="008C1564">
            <w:pPr>
              <w:pStyle w:val="tabla"/>
              <w:rPr>
                <w:lang w:val="en-US"/>
              </w:rPr>
            </w:pPr>
            <w:r w:rsidRPr="00347ED6">
              <w:rPr>
                <w:lang w:val="en-US"/>
              </w:rPr>
              <w:t xml:space="preserve">            String urlStr = String.format("%s/conversor/%s?valor=%s&amp;unidadInicial=%s&amp;unidadFinal=%s",</w:t>
            </w:r>
          </w:p>
          <w:p w14:paraId="49A75B43" w14:textId="77777777" w:rsidR="00E868F4" w:rsidRDefault="00000000" w:rsidP="008C1564">
            <w:pPr>
              <w:pStyle w:val="tabla"/>
            </w:pPr>
            <w:r w:rsidRPr="00347ED6">
              <w:rPr>
                <w:lang w:val="en-US"/>
              </w:rPr>
              <w:t xml:space="preserve">                    </w:t>
            </w:r>
            <w:r>
              <w:t>BASE_URL, tipo, valor,</w:t>
            </w:r>
          </w:p>
          <w:p w14:paraId="3464E611" w14:textId="77777777" w:rsidR="00E868F4" w:rsidRDefault="00000000" w:rsidP="008C1564">
            <w:pPr>
              <w:pStyle w:val="tabla"/>
            </w:pPr>
            <w:r>
              <w:t xml:space="preserve">                    URLEncoder.encode(inicial, StandardCharsets.UTF_8),</w:t>
            </w:r>
          </w:p>
          <w:p w14:paraId="1DDAF404" w14:textId="77777777" w:rsidR="00E868F4" w:rsidRDefault="00000000" w:rsidP="008C1564">
            <w:pPr>
              <w:pStyle w:val="tabla"/>
            </w:pPr>
            <w:r>
              <w:t xml:space="preserve">                    URLEncoder.encode(finalU, StandardCharsets.UTF_8));</w:t>
            </w:r>
          </w:p>
          <w:p w14:paraId="73D00F1F" w14:textId="77777777" w:rsidR="00E868F4" w:rsidRDefault="00E868F4" w:rsidP="008C1564">
            <w:pPr>
              <w:pStyle w:val="tabla"/>
            </w:pPr>
          </w:p>
          <w:p w14:paraId="0FE11805" w14:textId="77777777" w:rsidR="00E868F4" w:rsidRDefault="00000000" w:rsidP="008C1564">
            <w:pPr>
              <w:pStyle w:val="tabla"/>
            </w:pPr>
            <w:r>
              <w:t xml:space="preserve">            String respuesta = getJson(urlStr);</w:t>
            </w:r>
          </w:p>
          <w:p w14:paraId="49631FC1" w14:textId="77777777" w:rsidR="00E868F4" w:rsidRDefault="00000000" w:rsidP="008C1564">
            <w:pPr>
              <w:pStyle w:val="tabla"/>
            </w:pPr>
            <w:r>
              <w:t xml:space="preserve">            String valorFinalStr = extraerCampoJson(respuesta, "valorFinal");</w:t>
            </w:r>
          </w:p>
          <w:p w14:paraId="7AC601D5" w14:textId="77777777" w:rsidR="00E868F4" w:rsidRPr="00347ED6" w:rsidRDefault="00000000" w:rsidP="008C1564">
            <w:pPr>
              <w:pStyle w:val="tabla"/>
              <w:rPr>
                <w:lang w:val="en-US"/>
              </w:rPr>
            </w:pPr>
            <w:r>
              <w:t xml:space="preserve">            </w:t>
            </w:r>
            <w:r w:rsidRPr="00347ED6">
              <w:rPr>
                <w:lang w:val="en-US"/>
              </w:rPr>
              <w:t>if (valorFinalStr != null) {</w:t>
            </w:r>
          </w:p>
          <w:p w14:paraId="1941369A" w14:textId="77777777" w:rsidR="00E868F4" w:rsidRPr="00347ED6" w:rsidRDefault="00000000" w:rsidP="008C1564">
            <w:pPr>
              <w:pStyle w:val="tabla"/>
              <w:rPr>
                <w:lang w:val="en-US"/>
              </w:rPr>
            </w:pPr>
            <w:r w:rsidRPr="00347ED6">
              <w:rPr>
                <w:lang w:val="en-US"/>
              </w:rPr>
              <w:t xml:space="preserve">                return Double.parseDouble(valorFinalStr);</w:t>
            </w:r>
          </w:p>
          <w:p w14:paraId="75D86CE9" w14:textId="77777777" w:rsidR="00E868F4" w:rsidRDefault="00000000" w:rsidP="008C1564">
            <w:pPr>
              <w:pStyle w:val="tabla"/>
            </w:pPr>
            <w:r w:rsidRPr="00347ED6">
              <w:rPr>
                <w:lang w:val="en-US"/>
              </w:rPr>
              <w:t xml:space="preserve">            </w:t>
            </w:r>
            <w:r>
              <w:t>}</w:t>
            </w:r>
          </w:p>
          <w:p w14:paraId="0AD724FA" w14:textId="77777777" w:rsidR="00E868F4" w:rsidRDefault="00000000" w:rsidP="008C1564">
            <w:pPr>
              <w:pStyle w:val="tabla"/>
            </w:pPr>
            <w:r>
              <w:t xml:space="preserve">            throw new RuntimeException("No se encontrÃ³ 'valorFinal' en la respuesta del servidor: " + respuesta);</w:t>
            </w:r>
          </w:p>
          <w:p w14:paraId="7AB247E2" w14:textId="77777777" w:rsidR="00E868F4" w:rsidRPr="00347ED6" w:rsidRDefault="00000000" w:rsidP="008C1564">
            <w:pPr>
              <w:pStyle w:val="tabla"/>
              <w:rPr>
                <w:lang w:val="en-US"/>
              </w:rPr>
            </w:pPr>
            <w:r>
              <w:t xml:space="preserve">        </w:t>
            </w:r>
            <w:r w:rsidRPr="00347ED6">
              <w:rPr>
                <w:lang w:val="en-US"/>
              </w:rPr>
              <w:t>} catch (Exception e) {</w:t>
            </w:r>
          </w:p>
          <w:p w14:paraId="247CAABB" w14:textId="77777777" w:rsidR="00E868F4" w:rsidRPr="00347ED6" w:rsidRDefault="00000000" w:rsidP="008C1564">
            <w:pPr>
              <w:pStyle w:val="tabla"/>
              <w:rPr>
                <w:lang w:val="en-US"/>
              </w:rPr>
            </w:pPr>
            <w:r w:rsidRPr="00347ED6">
              <w:rPr>
                <w:lang w:val="en-US"/>
              </w:rPr>
              <w:t xml:space="preserve">            throw new RuntimeException("Error en conversiÃ³n de " + tipo + ": " + e.getMessage(), e);</w:t>
            </w:r>
          </w:p>
          <w:p w14:paraId="5DAE84B3" w14:textId="77777777" w:rsidR="00E868F4" w:rsidRPr="00347ED6" w:rsidRDefault="00000000" w:rsidP="008C1564">
            <w:pPr>
              <w:pStyle w:val="tabla"/>
              <w:rPr>
                <w:lang w:val="en-US"/>
              </w:rPr>
            </w:pPr>
            <w:r w:rsidRPr="00347ED6">
              <w:rPr>
                <w:lang w:val="en-US"/>
              </w:rPr>
              <w:t xml:space="preserve">        }</w:t>
            </w:r>
          </w:p>
          <w:p w14:paraId="0B25ACC9" w14:textId="77777777" w:rsidR="00E868F4" w:rsidRPr="00347ED6" w:rsidRDefault="00000000" w:rsidP="008C1564">
            <w:pPr>
              <w:pStyle w:val="tabla"/>
              <w:rPr>
                <w:lang w:val="en-US"/>
              </w:rPr>
            </w:pPr>
            <w:r w:rsidRPr="00347ED6">
              <w:rPr>
                <w:lang w:val="en-US"/>
              </w:rPr>
              <w:t xml:space="preserve">    }</w:t>
            </w:r>
          </w:p>
          <w:p w14:paraId="3F6241C2" w14:textId="77777777" w:rsidR="00E868F4" w:rsidRPr="00347ED6" w:rsidRDefault="00E868F4" w:rsidP="008C1564">
            <w:pPr>
              <w:pStyle w:val="tabla"/>
              <w:rPr>
                <w:lang w:val="en-US"/>
              </w:rPr>
            </w:pPr>
          </w:p>
          <w:p w14:paraId="378185CB" w14:textId="77777777" w:rsidR="00E868F4" w:rsidRPr="00347ED6" w:rsidRDefault="00000000" w:rsidP="008C1564">
            <w:pPr>
              <w:pStyle w:val="tabla"/>
              <w:rPr>
                <w:lang w:val="en-US"/>
              </w:rPr>
            </w:pPr>
            <w:r w:rsidRPr="00347ED6">
              <w:rPr>
                <w:lang w:val="en-US"/>
              </w:rPr>
              <w:t xml:space="preserve">    private String getJson(String urlStr) throws Exception {</w:t>
            </w:r>
          </w:p>
          <w:p w14:paraId="7EF6A02C" w14:textId="77777777" w:rsidR="00E868F4" w:rsidRPr="00347ED6" w:rsidRDefault="00000000" w:rsidP="008C1564">
            <w:pPr>
              <w:pStyle w:val="tabla"/>
              <w:rPr>
                <w:lang w:val="en-US"/>
              </w:rPr>
            </w:pPr>
            <w:r w:rsidRPr="00347ED6">
              <w:rPr>
                <w:lang w:val="en-US"/>
              </w:rPr>
              <w:t xml:space="preserve">        URL url = new URL(urlStr);</w:t>
            </w:r>
          </w:p>
          <w:p w14:paraId="566BB99C"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7DBC78CC" w14:textId="77777777" w:rsidR="00E868F4" w:rsidRPr="00347ED6" w:rsidRDefault="00000000" w:rsidP="008C1564">
            <w:pPr>
              <w:pStyle w:val="tabla"/>
              <w:rPr>
                <w:lang w:val="en-US"/>
              </w:rPr>
            </w:pPr>
            <w:r w:rsidRPr="00347ED6">
              <w:rPr>
                <w:lang w:val="en-US"/>
              </w:rPr>
              <w:t xml:space="preserve">        conn.setRequestMethod("GET");</w:t>
            </w:r>
          </w:p>
          <w:p w14:paraId="4273363A" w14:textId="77777777" w:rsidR="00E868F4" w:rsidRPr="00347ED6" w:rsidRDefault="00000000" w:rsidP="008C1564">
            <w:pPr>
              <w:pStyle w:val="tabla"/>
              <w:rPr>
                <w:lang w:val="en-US"/>
              </w:rPr>
            </w:pPr>
            <w:r w:rsidRPr="00347ED6">
              <w:rPr>
                <w:lang w:val="en-US"/>
              </w:rPr>
              <w:t xml:space="preserve">        conn.setRequestProperty("Accept", "application/json");</w:t>
            </w:r>
          </w:p>
          <w:p w14:paraId="58F41C52" w14:textId="77777777" w:rsidR="00E868F4" w:rsidRPr="00347ED6" w:rsidRDefault="00000000" w:rsidP="008C1564">
            <w:pPr>
              <w:pStyle w:val="tabla"/>
              <w:rPr>
                <w:lang w:val="en-US"/>
              </w:rPr>
            </w:pPr>
            <w:r w:rsidRPr="00347ED6">
              <w:rPr>
                <w:lang w:val="en-US"/>
              </w:rPr>
              <w:lastRenderedPageBreak/>
              <w:t xml:space="preserve">        if (tokenSesion != null) {</w:t>
            </w:r>
          </w:p>
          <w:p w14:paraId="27EF5A0B"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245E3330" w14:textId="77777777" w:rsidR="00E868F4" w:rsidRPr="00347ED6" w:rsidRDefault="00000000" w:rsidP="008C1564">
            <w:pPr>
              <w:pStyle w:val="tabla"/>
              <w:rPr>
                <w:lang w:val="en-US"/>
              </w:rPr>
            </w:pPr>
            <w:r w:rsidRPr="00347ED6">
              <w:rPr>
                <w:lang w:val="en-US"/>
              </w:rPr>
              <w:t xml:space="preserve">        }</w:t>
            </w:r>
          </w:p>
          <w:p w14:paraId="4CDE6E16" w14:textId="77777777" w:rsidR="00E868F4" w:rsidRPr="00347ED6" w:rsidRDefault="00E868F4" w:rsidP="008C1564">
            <w:pPr>
              <w:pStyle w:val="tabla"/>
              <w:rPr>
                <w:lang w:val="en-US"/>
              </w:rPr>
            </w:pPr>
          </w:p>
          <w:p w14:paraId="0C321DEF" w14:textId="77777777" w:rsidR="00E868F4" w:rsidRPr="00347ED6" w:rsidRDefault="00000000" w:rsidP="008C1564">
            <w:pPr>
              <w:pStyle w:val="tabla"/>
              <w:rPr>
                <w:lang w:val="en-US"/>
              </w:rPr>
            </w:pPr>
            <w:r w:rsidRPr="00347ED6">
              <w:rPr>
                <w:lang w:val="en-US"/>
              </w:rPr>
              <w:t xml:space="preserve">        int code = conn.getResponseCode();</w:t>
            </w:r>
          </w:p>
          <w:p w14:paraId="79B3086D" w14:textId="77777777" w:rsidR="00E868F4" w:rsidRPr="00347ED6" w:rsidRDefault="00000000" w:rsidP="008C1564">
            <w:pPr>
              <w:pStyle w:val="tabla"/>
              <w:rPr>
                <w:lang w:val="en-US"/>
              </w:rPr>
            </w:pPr>
            <w:r w:rsidRPr="00347ED6">
              <w:rPr>
                <w:lang w:val="en-US"/>
              </w:rPr>
              <w:t xml:space="preserve">        if (code != 200) {</w:t>
            </w:r>
          </w:p>
          <w:p w14:paraId="64573D0C" w14:textId="77777777" w:rsidR="00E868F4" w:rsidRPr="00347ED6" w:rsidRDefault="00000000" w:rsidP="008C1564">
            <w:pPr>
              <w:pStyle w:val="tabla"/>
              <w:rPr>
                <w:lang w:val="en-US"/>
              </w:rPr>
            </w:pPr>
            <w:r w:rsidRPr="00347ED6">
              <w:rPr>
                <w:lang w:val="en-US"/>
              </w:rPr>
              <w:t xml:space="preserve">            String errorMsg = leerStream(conn.getErrorStream());</w:t>
            </w:r>
          </w:p>
          <w:p w14:paraId="01CDF484" w14:textId="77777777" w:rsidR="00E868F4" w:rsidRPr="00347ED6" w:rsidRDefault="00000000" w:rsidP="008C1564">
            <w:pPr>
              <w:pStyle w:val="tabla"/>
              <w:rPr>
                <w:lang w:val="en-US"/>
              </w:rPr>
            </w:pPr>
            <w:r w:rsidRPr="00347ED6">
              <w:rPr>
                <w:lang w:val="en-US"/>
              </w:rPr>
              <w:t xml:space="preserve">            String cleanMsg = extraerCampoJson(errorMsg, "mensaje");</w:t>
            </w:r>
          </w:p>
          <w:p w14:paraId="552A28CB" w14:textId="77777777" w:rsidR="00E868F4" w:rsidRPr="00347ED6" w:rsidRDefault="00000000" w:rsidP="008C1564">
            <w:pPr>
              <w:pStyle w:val="tabla"/>
              <w:rPr>
                <w:lang w:val="en-US"/>
              </w:rPr>
            </w:pPr>
            <w:r w:rsidRPr="00347ED6">
              <w:rPr>
                <w:lang w:val="en-US"/>
              </w:rPr>
              <w:t xml:space="preserve">            if (cleanMsg != null &amp;&amp; !cleanMsg.isBlank()) {</w:t>
            </w:r>
          </w:p>
          <w:p w14:paraId="4D6BE078" w14:textId="77777777" w:rsidR="00E868F4" w:rsidRPr="00347ED6" w:rsidRDefault="00000000" w:rsidP="008C1564">
            <w:pPr>
              <w:pStyle w:val="tabla"/>
              <w:rPr>
                <w:lang w:val="en-US"/>
              </w:rPr>
            </w:pPr>
            <w:r w:rsidRPr="00347ED6">
              <w:rPr>
                <w:lang w:val="en-US"/>
              </w:rPr>
              <w:t xml:space="preserve">                throw new RuntimeException(cleanMsg);</w:t>
            </w:r>
          </w:p>
          <w:p w14:paraId="3E8F3B94" w14:textId="77777777" w:rsidR="00E868F4" w:rsidRPr="00347ED6" w:rsidRDefault="00000000" w:rsidP="008C1564">
            <w:pPr>
              <w:pStyle w:val="tabla"/>
              <w:rPr>
                <w:lang w:val="en-US"/>
              </w:rPr>
            </w:pPr>
            <w:r w:rsidRPr="00347ED6">
              <w:rPr>
                <w:lang w:val="en-US"/>
              </w:rPr>
              <w:t xml:space="preserve">            }</w:t>
            </w:r>
          </w:p>
          <w:p w14:paraId="17ED6A65" w14:textId="77777777" w:rsidR="00E868F4" w:rsidRPr="00347ED6" w:rsidRDefault="00000000" w:rsidP="008C1564">
            <w:pPr>
              <w:pStyle w:val="tabla"/>
              <w:rPr>
                <w:lang w:val="en-US"/>
              </w:rPr>
            </w:pPr>
            <w:r w:rsidRPr="00347ED6">
              <w:rPr>
                <w:lang w:val="en-US"/>
              </w:rPr>
              <w:t xml:space="preserve">            throw new RuntimeException("HTTP " + code + ": " + errorMsg);</w:t>
            </w:r>
          </w:p>
          <w:p w14:paraId="0A175F10" w14:textId="77777777" w:rsidR="00E868F4" w:rsidRPr="00347ED6" w:rsidRDefault="00000000" w:rsidP="008C1564">
            <w:pPr>
              <w:pStyle w:val="tabla"/>
              <w:rPr>
                <w:lang w:val="en-US"/>
              </w:rPr>
            </w:pPr>
            <w:r w:rsidRPr="00347ED6">
              <w:rPr>
                <w:lang w:val="en-US"/>
              </w:rPr>
              <w:t xml:space="preserve">        }</w:t>
            </w:r>
          </w:p>
          <w:p w14:paraId="3DA6AF65" w14:textId="77777777" w:rsidR="00E868F4" w:rsidRPr="00347ED6" w:rsidRDefault="00000000" w:rsidP="008C1564">
            <w:pPr>
              <w:pStyle w:val="tabla"/>
              <w:rPr>
                <w:lang w:val="en-US"/>
              </w:rPr>
            </w:pPr>
            <w:r w:rsidRPr="00347ED6">
              <w:rPr>
                <w:lang w:val="en-US"/>
              </w:rPr>
              <w:t xml:space="preserve">        return leerStream(conn.getInputStream());</w:t>
            </w:r>
          </w:p>
          <w:p w14:paraId="3EA39394" w14:textId="77777777" w:rsidR="00E868F4" w:rsidRPr="00347ED6" w:rsidRDefault="00000000" w:rsidP="008C1564">
            <w:pPr>
              <w:pStyle w:val="tabla"/>
              <w:rPr>
                <w:lang w:val="en-US"/>
              </w:rPr>
            </w:pPr>
            <w:r w:rsidRPr="00347ED6">
              <w:rPr>
                <w:lang w:val="en-US"/>
              </w:rPr>
              <w:t xml:space="preserve">    }</w:t>
            </w:r>
          </w:p>
          <w:p w14:paraId="24615F19" w14:textId="77777777" w:rsidR="00E868F4" w:rsidRPr="00347ED6" w:rsidRDefault="00E868F4" w:rsidP="008C1564">
            <w:pPr>
              <w:pStyle w:val="tabla"/>
              <w:rPr>
                <w:lang w:val="en-US"/>
              </w:rPr>
            </w:pPr>
          </w:p>
          <w:p w14:paraId="4689FCC0" w14:textId="77777777" w:rsidR="00E868F4" w:rsidRPr="00347ED6" w:rsidRDefault="00000000" w:rsidP="008C1564">
            <w:pPr>
              <w:pStyle w:val="tabla"/>
              <w:rPr>
                <w:lang w:val="en-US"/>
              </w:rPr>
            </w:pPr>
            <w:r w:rsidRPr="00347ED6">
              <w:rPr>
                <w:lang w:val="en-US"/>
              </w:rPr>
              <w:t xml:space="preserve">    private String postJson(String urlStr, String jsonBody) throws Exception {</w:t>
            </w:r>
          </w:p>
          <w:p w14:paraId="36B23435" w14:textId="77777777" w:rsidR="00E868F4" w:rsidRPr="00347ED6" w:rsidRDefault="00000000" w:rsidP="008C1564">
            <w:pPr>
              <w:pStyle w:val="tabla"/>
              <w:rPr>
                <w:lang w:val="en-US"/>
              </w:rPr>
            </w:pPr>
            <w:r w:rsidRPr="00347ED6">
              <w:rPr>
                <w:lang w:val="en-US"/>
              </w:rPr>
              <w:t xml:space="preserve">        URL url = new URL(urlStr);</w:t>
            </w:r>
          </w:p>
          <w:p w14:paraId="6D89A2A7"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5431D2DC" w14:textId="77777777" w:rsidR="00E868F4" w:rsidRPr="00347ED6" w:rsidRDefault="00000000" w:rsidP="008C1564">
            <w:pPr>
              <w:pStyle w:val="tabla"/>
              <w:rPr>
                <w:lang w:val="en-US"/>
              </w:rPr>
            </w:pPr>
            <w:r w:rsidRPr="00347ED6">
              <w:rPr>
                <w:lang w:val="en-US"/>
              </w:rPr>
              <w:t xml:space="preserve">        conn.setRequestMethod("POST");</w:t>
            </w:r>
          </w:p>
          <w:p w14:paraId="167314DF" w14:textId="77777777" w:rsidR="00E868F4" w:rsidRPr="00347ED6" w:rsidRDefault="00000000" w:rsidP="008C1564">
            <w:pPr>
              <w:pStyle w:val="tabla"/>
              <w:rPr>
                <w:lang w:val="en-US"/>
              </w:rPr>
            </w:pPr>
            <w:r w:rsidRPr="00347ED6">
              <w:rPr>
                <w:lang w:val="en-US"/>
              </w:rPr>
              <w:t xml:space="preserve">        conn.setRequestProperty("Content-Type", "application/json; charset=UTF-8");</w:t>
            </w:r>
          </w:p>
          <w:p w14:paraId="57F46569" w14:textId="77777777" w:rsidR="00E868F4" w:rsidRPr="00347ED6" w:rsidRDefault="00000000" w:rsidP="008C1564">
            <w:pPr>
              <w:pStyle w:val="tabla"/>
              <w:rPr>
                <w:lang w:val="en-US"/>
              </w:rPr>
            </w:pPr>
            <w:r w:rsidRPr="00347ED6">
              <w:rPr>
                <w:lang w:val="en-US"/>
              </w:rPr>
              <w:t xml:space="preserve">        conn.setRequestProperty("Accept", "application/json");</w:t>
            </w:r>
          </w:p>
          <w:p w14:paraId="55E3420A" w14:textId="77777777" w:rsidR="00E868F4" w:rsidRPr="00347ED6" w:rsidRDefault="00000000" w:rsidP="008C1564">
            <w:pPr>
              <w:pStyle w:val="tabla"/>
              <w:rPr>
                <w:lang w:val="en-US"/>
              </w:rPr>
            </w:pPr>
            <w:r w:rsidRPr="00347ED6">
              <w:rPr>
                <w:lang w:val="en-US"/>
              </w:rPr>
              <w:t xml:space="preserve">        if (tokenSesion != null) {</w:t>
            </w:r>
          </w:p>
          <w:p w14:paraId="0A694BC2"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048C07F4" w14:textId="77777777" w:rsidR="00E868F4" w:rsidRPr="00347ED6" w:rsidRDefault="00000000" w:rsidP="008C1564">
            <w:pPr>
              <w:pStyle w:val="tabla"/>
              <w:rPr>
                <w:lang w:val="en-US"/>
              </w:rPr>
            </w:pPr>
            <w:r w:rsidRPr="00347ED6">
              <w:rPr>
                <w:lang w:val="en-US"/>
              </w:rPr>
              <w:t xml:space="preserve">        }</w:t>
            </w:r>
          </w:p>
          <w:p w14:paraId="0B19D125" w14:textId="77777777" w:rsidR="00E868F4" w:rsidRPr="00347ED6" w:rsidRDefault="00000000" w:rsidP="008C1564">
            <w:pPr>
              <w:pStyle w:val="tabla"/>
              <w:rPr>
                <w:lang w:val="en-US"/>
              </w:rPr>
            </w:pPr>
            <w:r w:rsidRPr="00347ED6">
              <w:rPr>
                <w:lang w:val="en-US"/>
              </w:rPr>
              <w:t xml:space="preserve">        conn.setDoOutput(true);</w:t>
            </w:r>
          </w:p>
          <w:p w14:paraId="78792013" w14:textId="77777777" w:rsidR="00E868F4" w:rsidRPr="00347ED6" w:rsidRDefault="00E868F4" w:rsidP="008C1564">
            <w:pPr>
              <w:pStyle w:val="tabla"/>
              <w:rPr>
                <w:lang w:val="en-US"/>
              </w:rPr>
            </w:pPr>
          </w:p>
          <w:p w14:paraId="59D07C7A" w14:textId="77777777" w:rsidR="00E868F4" w:rsidRPr="00347ED6" w:rsidRDefault="00000000" w:rsidP="008C1564">
            <w:pPr>
              <w:pStyle w:val="tabla"/>
              <w:rPr>
                <w:lang w:val="en-US"/>
              </w:rPr>
            </w:pPr>
            <w:r w:rsidRPr="00347ED6">
              <w:rPr>
                <w:lang w:val="en-US"/>
              </w:rPr>
              <w:t xml:space="preserve">        try (OutputStream os = conn.getOutputStream()) {</w:t>
            </w:r>
          </w:p>
          <w:p w14:paraId="2E442CAA" w14:textId="77777777" w:rsidR="00E868F4" w:rsidRPr="00347ED6" w:rsidRDefault="00000000" w:rsidP="008C1564">
            <w:pPr>
              <w:pStyle w:val="tabla"/>
              <w:rPr>
                <w:lang w:val="en-US"/>
              </w:rPr>
            </w:pPr>
            <w:r w:rsidRPr="00347ED6">
              <w:rPr>
                <w:lang w:val="en-US"/>
              </w:rPr>
              <w:t xml:space="preserve">            byte[] input = jsonBody.getBytes(StandardCharsets.UTF_8);</w:t>
            </w:r>
          </w:p>
          <w:p w14:paraId="08722F28" w14:textId="77777777" w:rsidR="00E868F4" w:rsidRPr="00347ED6" w:rsidRDefault="00000000" w:rsidP="008C1564">
            <w:pPr>
              <w:pStyle w:val="tabla"/>
              <w:rPr>
                <w:lang w:val="en-US"/>
              </w:rPr>
            </w:pPr>
            <w:r w:rsidRPr="00347ED6">
              <w:rPr>
                <w:lang w:val="en-US"/>
              </w:rPr>
              <w:t xml:space="preserve">            os.write(input, 0, input.length);</w:t>
            </w:r>
          </w:p>
          <w:p w14:paraId="1F87CA41" w14:textId="77777777" w:rsidR="00E868F4" w:rsidRPr="00347ED6" w:rsidRDefault="00000000" w:rsidP="008C1564">
            <w:pPr>
              <w:pStyle w:val="tabla"/>
              <w:rPr>
                <w:lang w:val="en-US"/>
              </w:rPr>
            </w:pPr>
            <w:r w:rsidRPr="00347ED6">
              <w:rPr>
                <w:lang w:val="en-US"/>
              </w:rPr>
              <w:t xml:space="preserve">        }</w:t>
            </w:r>
          </w:p>
          <w:p w14:paraId="3766E659" w14:textId="77777777" w:rsidR="00E868F4" w:rsidRPr="00347ED6" w:rsidRDefault="00E868F4" w:rsidP="008C1564">
            <w:pPr>
              <w:pStyle w:val="tabla"/>
              <w:rPr>
                <w:lang w:val="en-US"/>
              </w:rPr>
            </w:pPr>
          </w:p>
          <w:p w14:paraId="019FA9CB" w14:textId="77777777" w:rsidR="00E868F4" w:rsidRPr="00347ED6" w:rsidRDefault="00000000" w:rsidP="008C1564">
            <w:pPr>
              <w:pStyle w:val="tabla"/>
              <w:rPr>
                <w:lang w:val="en-US"/>
              </w:rPr>
            </w:pPr>
            <w:r w:rsidRPr="00347ED6">
              <w:rPr>
                <w:lang w:val="en-US"/>
              </w:rPr>
              <w:t xml:space="preserve">        int code = conn.getResponseCode();</w:t>
            </w:r>
          </w:p>
          <w:p w14:paraId="654192D5" w14:textId="77777777" w:rsidR="00E868F4" w:rsidRPr="00347ED6" w:rsidRDefault="00000000" w:rsidP="008C1564">
            <w:pPr>
              <w:pStyle w:val="tabla"/>
              <w:rPr>
                <w:lang w:val="en-US"/>
              </w:rPr>
            </w:pPr>
            <w:r w:rsidRPr="00347ED6">
              <w:rPr>
                <w:lang w:val="en-US"/>
              </w:rPr>
              <w:t xml:space="preserve">        if (code &gt;= 400) {</w:t>
            </w:r>
          </w:p>
          <w:p w14:paraId="1FAAD72A" w14:textId="77777777" w:rsidR="00E868F4" w:rsidRPr="00347ED6" w:rsidRDefault="00000000" w:rsidP="008C1564">
            <w:pPr>
              <w:pStyle w:val="tabla"/>
              <w:rPr>
                <w:lang w:val="en-US"/>
              </w:rPr>
            </w:pPr>
            <w:r w:rsidRPr="00347ED6">
              <w:rPr>
                <w:lang w:val="en-US"/>
              </w:rPr>
              <w:t xml:space="preserve">            String errorMsg = leerStream(conn.getErrorStream());</w:t>
            </w:r>
          </w:p>
          <w:p w14:paraId="780D26C5" w14:textId="77777777" w:rsidR="00E868F4" w:rsidRPr="00347ED6" w:rsidRDefault="00000000" w:rsidP="008C1564">
            <w:pPr>
              <w:pStyle w:val="tabla"/>
              <w:rPr>
                <w:lang w:val="en-US"/>
              </w:rPr>
            </w:pPr>
            <w:r w:rsidRPr="00347ED6">
              <w:rPr>
                <w:lang w:val="en-US"/>
              </w:rPr>
              <w:t xml:space="preserve">            String cleanMsg = extraerCampoJson(errorMsg, "mensaje");</w:t>
            </w:r>
          </w:p>
          <w:p w14:paraId="2B953C78" w14:textId="77777777" w:rsidR="00E868F4" w:rsidRPr="00347ED6" w:rsidRDefault="00000000" w:rsidP="008C1564">
            <w:pPr>
              <w:pStyle w:val="tabla"/>
              <w:rPr>
                <w:lang w:val="en-US"/>
              </w:rPr>
            </w:pPr>
            <w:r w:rsidRPr="00347ED6">
              <w:rPr>
                <w:lang w:val="en-US"/>
              </w:rPr>
              <w:t xml:space="preserve">            if (cleanMsg != null &amp;&amp; !cleanMsg.isBlank()) {</w:t>
            </w:r>
          </w:p>
          <w:p w14:paraId="173D8676" w14:textId="77777777" w:rsidR="00E868F4" w:rsidRPr="00347ED6" w:rsidRDefault="00000000" w:rsidP="008C1564">
            <w:pPr>
              <w:pStyle w:val="tabla"/>
              <w:rPr>
                <w:lang w:val="en-US"/>
              </w:rPr>
            </w:pPr>
            <w:r w:rsidRPr="00347ED6">
              <w:rPr>
                <w:lang w:val="en-US"/>
              </w:rPr>
              <w:t xml:space="preserve">                throw new RuntimeException(cleanMsg);</w:t>
            </w:r>
          </w:p>
          <w:p w14:paraId="2E5C1F8E" w14:textId="77777777" w:rsidR="00E868F4" w:rsidRPr="00347ED6" w:rsidRDefault="00000000" w:rsidP="008C1564">
            <w:pPr>
              <w:pStyle w:val="tabla"/>
              <w:rPr>
                <w:lang w:val="en-US"/>
              </w:rPr>
            </w:pPr>
            <w:r w:rsidRPr="00347ED6">
              <w:rPr>
                <w:lang w:val="en-US"/>
              </w:rPr>
              <w:t xml:space="preserve">            }</w:t>
            </w:r>
          </w:p>
          <w:p w14:paraId="1F335764" w14:textId="77777777" w:rsidR="00E868F4" w:rsidRPr="00347ED6" w:rsidRDefault="00000000" w:rsidP="008C1564">
            <w:pPr>
              <w:pStyle w:val="tabla"/>
              <w:rPr>
                <w:lang w:val="en-US"/>
              </w:rPr>
            </w:pPr>
            <w:r w:rsidRPr="00347ED6">
              <w:rPr>
                <w:lang w:val="en-US"/>
              </w:rPr>
              <w:t xml:space="preserve">            throw new RuntimeException("HTTP " + code + ": " + errorMsg);</w:t>
            </w:r>
          </w:p>
          <w:p w14:paraId="0FAC51C7" w14:textId="77777777" w:rsidR="00E868F4" w:rsidRPr="00347ED6" w:rsidRDefault="00000000" w:rsidP="008C1564">
            <w:pPr>
              <w:pStyle w:val="tabla"/>
              <w:rPr>
                <w:lang w:val="en-US"/>
              </w:rPr>
            </w:pPr>
            <w:r w:rsidRPr="00347ED6">
              <w:rPr>
                <w:lang w:val="en-US"/>
              </w:rPr>
              <w:t xml:space="preserve">        }</w:t>
            </w:r>
          </w:p>
          <w:p w14:paraId="60C9E67B" w14:textId="77777777" w:rsidR="00E868F4" w:rsidRPr="00347ED6" w:rsidRDefault="00000000" w:rsidP="008C1564">
            <w:pPr>
              <w:pStyle w:val="tabla"/>
              <w:rPr>
                <w:lang w:val="en-US"/>
              </w:rPr>
            </w:pPr>
            <w:r w:rsidRPr="00347ED6">
              <w:rPr>
                <w:lang w:val="en-US"/>
              </w:rPr>
              <w:t xml:space="preserve">        return leerStream(conn.getInputStream());</w:t>
            </w:r>
          </w:p>
          <w:p w14:paraId="3C9BD673" w14:textId="77777777" w:rsidR="00E868F4" w:rsidRPr="00347ED6" w:rsidRDefault="00000000" w:rsidP="008C1564">
            <w:pPr>
              <w:pStyle w:val="tabla"/>
              <w:rPr>
                <w:lang w:val="en-US"/>
              </w:rPr>
            </w:pPr>
            <w:r w:rsidRPr="00347ED6">
              <w:rPr>
                <w:lang w:val="en-US"/>
              </w:rPr>
              <w:t xml:space="preserve">    }</w:t>
            </w:r>
          </w:p>
          <w:p w14:paraId="417EC47B" w14:textId="77777777" w:rsidR="00E868F4" w:rsidRPr="00347ED6" w:rsidRDefault="00E868F4" w:rsidP="008C1564">
            <w:pPr>
              <w:pStyle w:val="tabla"/>
              <w:rPr>
                <w:lang w:val="en-US"/>
              </w:rPr>
            </w:pPr>
          </w:p>
          <w:p w14:paraId="37448032" w14:textId="77777777" w:rsidR="00E868F4" w:rsidRPr="00347ED6" w:rsidRDefault="00000000" w:rsidP="008C1564">
            <w:pPr>
              <w:pStyle w:val="tabla"/>
              <w:rPr>
                <w:lang w:val="en-US"/>
              </w:rPr>
            </w:pPr>
            <w:r w:rsidRPr="00347ED6">
              <w:rPr>
                <w:lang w:val="en-US"/>
              </w:rPr>
              <w:t xml:space="preserve">    private String leerStream(java.io.InputStream is) throws Exception {</w:t>
            </w:r>
          </w:p>
          <w:p w14:paraId="59F6CC03" w14:textId="77777777" w:rsidR="00E868F4" w:rsidRPr="00347ED6" w:rsidRDefault="00000000" w:rsidP="008C1564">
            <w:pPr>
              <w:pStyle w:val="tabla"/>
              <w:rPr>
                <w:lang w:val="en-US"/>
              </w:rPr>
            </w:pPr>
            <w:r w:rsidRPr="00347ED6">
              <w:rPr>
                <w:lang w:val="en-US"/>
              </w:rPr>
              <w:t xml:space="preserve">        if (is == null) return "";</w:t>
            </w:r>
          </w:p>
          <w:p w14:paraId="6BFD84BA" w14:textId="77777777" w:rsidR="00E868F4" w:rsidRPr="00347ED6" w:rsidRDefault="00000000" w:rsidP="008C1564">
            <w:pPr>
              <w:pStyle w:val="tabla"/>
              <w:rPr>
                <w:lang w:val="en-US"/>
              </w:rPr>
            </w:pPr>
            <w:r w:rsidRPr="00347ED6">
              <w:rPr>
                <w:lang w:val="en-US"/>
              </w:rPr>
              <w:t xml:space="preserve">        try (BufferedReader br = new BufferedReader(new InputStreamReader(is, StandardCharsets.UTF_8))) {</w:t>
            </w:r>
          </w:p>
          <w:p w14:paraId="77D9B426" w14:textId="77777777" w:rsidR="00E868F4" w:rsidRPr="00347ED6" w:rsidRDefault="00000000" w:rsidP="008C1564">
            <w:pPr>
              <w:pStyle w:val="tabla"/>
              <w:rPr>
                <w:lang w:val="en-US"/>
              </w:rPr>
            </w:pPr>
            <w:r w:rsidRPr="00347ED6">
              <w:rPr>
                <w:lang w:val="en-US"/>
              </w:rPr>
              <w:t xml:space="preserve">            StringBuilder sb = new StringBuilder();</w:t>
            </w:r>
          </w:p>
          <w:p w14:paraId="75E11B40" w14:textId="77777777" w:rsidR="00E868F4" w:rsidRPr="00347ED6" w:rsidRDefault="00000000" w:rsidP="008C1564">
            <w:pPr>
              <w:pStyle w:val="tabla"/>
              <w:rPr>
                <w:lang w:val="en-US"/>
              </w:rPr>
            </w:pPr>
            <w:r w:rsidRPr="00347ED6">
              <w:rPr>
                <w:lang w:val="en-US"/>
              </w:rPr>
              <w:t xml:space="preserve">            String linea;</w:t>
            </w:r>
          </w:p>
          <w:p w14:paraId="57DF536B" w14:textId="77777777" w:rsidR="00E868F4" w:rsidRPr="00347ED6" w:rsidRDefault="00000000" w:rsidP="008C1564">
            <w:pPr>
              <w:pStyle w:val="tabla"/>
              <w:rPr>
                <w:lang w:val="en-US"/>
              </w:rPr>
            </w:pPr>
            <w:r w:rsidRPr="00347ED6">
              <w:rPr>
                <w:lang w:val="en-US"/>
              </w:rPr>
              <w:lastRenderedPageBreak/>
              <w:t xml:space="preserve">            while ((linea = br.readLine()) != null) {</w:t>
            </w:r>
          </w:p>
          <w:p w14:paraId="2D9022BD" w14:textId="77777777" w:rsidR="00E868F4" w:rsidRPr="00347ED6" w:rsidRDefault="00000000" w:rsidP="008C1564">
            <w:pPr>
              <w:pStyle w:val="tabla"/>
              <w:rPr>
                <w:lang w:val="en-US"/>
              </w:rPr>
            </w:pPr>
            <w:r w:rsidRPr="00347ED6">
              <w:rPr>
                <w:lang w:val="en-US"/>
              </w:rPr>
              <w:t xml:space="preserve">                sb.append(linea.trim());</w:t>
            </w:r>
          </w:p>
          <w:p w14:paraId="0D917199" w14:textId="77777777" w:rsidR="00E868F4" w:rsidRPr="00347ED6" w:rsidRDefault="00000000" w:rsidP="008C1564">
            <w:pPr>
              <w:pStyle w:val="tabla"/>
              <w:rPr>
                <w:lang w:val="en-US"/>
              </w:rPr>
            </w:pPr>
            <w:r w:rsidRPr="00347ED6">
              <w:rPr>
                <w:lang w:val="en-US"/>
              </w:rPr>
              <w:t xml:space="preserve">            }</w:t>
            </w:r>
          </w:p>
          <w:p w14:paraId="1FBFB242" w14:textId="77777777" w:rsidR="00E868F4" w:rsidRPr="00347ED6" w:rsidRDefault="00000000" w:rsidP="008C1564">
            <w:pPr>
              <w:pStyle w:val="tabla"/>
              <w:rPr>
                <w:lang w:val="en-US"/>
              </w:rPr>
            </w:pPr>
            <w:r w:rsidRPr="00347ED6">
              <w:rPr>
                <w:lang w:val="en-US"/>
              </w:rPr>
              <w:t xml:space="preserve">            return sb.toString();</w:t>
            </w:r>
          </w:p>
          <w:p w14:paraId="18263FE2" w14:textId="77777777" w:rsidR="00E868F4" w:rsidRPr="00347ED6" w:rsidRDefault="00000000" w:rsidP="008C1564">
            <w:pPr>
              <w:pStyle w:val="tabla"/>
              <w:rPr>
                <w:lang w:val="en-US"/>
              </w:rPr>
            </w:pPr>
            <w:r w:rsidRPr="00347ED6">
              <w:rPr>
                <w:lang w:val="en-US"/>
              </w:rPr>
              <w:t xml:space="preserve">        }</w:t>
            </w:r>
          </w:p>
          <w:p w14:paraId="0E6D7388" w14:textId="77777777" w:rsidR="00E868F4" w:rsidRPr="00347ED6" w:rsidRDefault="00000000" w:rsidP="008C1564">
            <w:pPr>
              <w:pStyle w:val="tabla"/>
              <w:rPr>
                <w:lang w:val="en-US"/>
              </w:rPr>
            </w:pPr>
            <w:r w:rsidRPr="00347ED6">
              <w:rPr>
                <w:lang w:val="en-US"/>
              </w:rPr>
              <w:t xml:space="preserve">    }</w:t>
            </w:r>
          </w:p>
          <w:p w14:paraId="17F5E540" w14:textId="77777777" w:rsidR="00E868F4" w:rsidRPr="00347ED6" w:rsidRDefault="00E868F4" w:rsidP="008C1564">
            <w:pPr>
              <w:pStyle w:val="tabla"/>
              <w:rPr>
                <w:lang w:val="en-US"/>
              </w:rPr>
            </w:pPr>
          </w:p>
          <w:p w14:paraId="4F688E9B" w14:textId="77777777" w:rsidR="00E868F4" w:rsidRPr="00347ED6" w:rsidRDefault="00000000" w:rsidP="008C1564">
            <w:pPr>
              <w:pStyle w:val="tabla"/>
              <w:rPr>
                <w:lang w:val="en-US"/>
              </w:rPr>
            </w:pPr>
            <w:r w:rsidRPr="00347ED6">
              <w:rPr>
                <w:lang w:val="en-US"/>
              </w:rPr>
              <w:t xml:space="preserve">    private String extraerCampoJson(String json, String campo) {</w:t>
            </w:r>
          </w:p>
          <w:p w14:paraId="7933BFA6" w14:textId="77777777" w:rsidR="00E868F4" w:rsidRPr="00347ED6" w:rsidRDefault="00000000" w:rsidP="008C1564">
            <w:pPr>
              <w:pStyle w:val="tabla"/>
              <w:rPr>
                <w:lang w:val="en-US"/>
              </w:rPr>
            </w:pPr>
            <w:r w:rsidRPr="00347ED6">
              <w:rPr>
                <w:lang w:val="en-US"/>
              </w:rPr>
              <w:t xml:space="preserve">        Pattern patternNumero = Pattern.compile("\"" + campo + "\"\\s*:\\s*([0-9.E+-]+)");</w:t>
            </w:r>
          </w:p>
          <w:p w14:paraId="514C405C" w14:textId="77777777" w:rsidR="00E868F4" w:rsidRPr="00347ED6" w:rsidRDefault="00000000" w:rsidP="008C1564">
            <w:pPr>
              <w:pStyle w:val="tabla"/>
              <w:rPr>
                <w:lang w:val="en-US"/>
              </w:rPr>
            </w:pPr>
            <w:r w:rsidRPr="00347ED6">
              <w:rPr>
                <w:lang w:val="en-US"/>
              </w:rPr>
              <w:t xml:space="preserve">        Matcher matcherNumero = patternNumero.matcher(json);</w:t>
            </w:r>
          </w:p>
          <w:p w14:paraId="754DE967" w14:textId="77777777" w:rsidR="00E868F4" w:rsidRPr="00347ED6" w:rsidRDefault="00000000" w:rsidP="008C1564">
            <w:pPr>
              <w:pStyle w:val="tabla"/>
              <w:rPr>
                <w:lang w:val="en-US"/>
              </w:rPr>
            </w:pPr>
            <w:r w:rsidRPr="00347ED6">
              <w:rPr>
                <w:lang w:val="en-US"/>
              </w:rPr>
              <w:t xml:space="preserve">        if (matcherNumero.find()) {</w:t>
            </w:r>
          </w:p>
          <w:p w14:paraId="49000868" w14:textId="77777777" w:rsidR="00E868F4" w:rsidRPr="00347ED6" w:rsidRDefault="00000000" w:rsidP="008C1564">
            <w:pPr>
              <w:pStyle w:val="tabla"/>
              <w:rPr>
                <w:lang w:val="en-US"/>
              </w:rPr>
            </w:pPr>
            <w:r w:rsidRPr="00347ED6">
              <w:rPr>
                <w:lang w:val="en-US"/>
              </w:rPr>
              <w:t xml:space="preserve">            return matcherNumero.group(1);</w:t>
            </w:r>
          </w:p>
          <w:p w14:paraId="214F5E84" w14:textId="77777777" w:rsidR="00E868F4" w:rsidRPr="00347ED6" w:rsidRDefault="00000000" w:rsidP="008C1564">
            <w:pPr>
              <w:pStyle w:val="tabla"/>
              <w:rPr>
                <w:lang w:val="en-US"/>
              </w:rPr>
            </w:pPr>
            <w:r w:rsidRPr="00347ED6">
              <w:rPr>
                <w:lang w:val="en-US"/>
              </w:rPr>
              <w:t xml:space="preserve">        }</w:t>
            </w:r>
          </w:p>
          <w:p w14:paraId="7CE9B488" w14:textId="77777777" w:rsidR="00E868F4" w:rsidRPr="00347ED6" w:rsidRDefault="00E868F4" w:rsidP="008C1564">
            <w:pPr>
              <w:pStyle w:val="tabla"/>
              <w:rPr>
                <w:lang w:val="en-US"/>
              </w:rPr>
            </w:pPr>
          </w:p>
          <w:p w14:paraId="2CBFC9A8" w14:textId="77777777" w:rsidR="00E868F4" w:rsidRPr="00347ED6" w:rsidRDefault="00000000" w:rsidP="008C1564">
            <w:pPr>
              <w:pStyle w:val="tabla"/>
              <w:rPr>
                <w:lang w:val="en-US"/>
              </w:rPr>
            </w:pPr>
            <w:r w:rsidRPr="00347ED6">
              <w:rPr>
                <w:lang w:val="en-US"/>
              </w:rPr>
              <w:t xml:space="preserve">        Pattern patternTexto = Pattern.compile("\"" + campo + "\"\\s*:\\s*\"([^\"]+)\"");</w:t>
            </w:r>
          </w:p>
          <w:p w14:paraId="54A7FC6F" w14:textId="77777777" w:rsidR="00E868F4" w:rsidRPr="00347ED6" w:rsidRDefault="00000000" w:rsidP="008C1564">
            <w:pPr>
              <w:pStyle w:val="tabla"/>
              <w:rPr>
                <w:lang w:val="en-US"/>
              </w:rPr>
            </w:pPr>
            <w:r w:rsidRPr="00347ED6">
              <w:rPr>
                <w:lang w:val="en-US"/>
              </w:rPr>
              <w:t xml:space="preserve">        Matcher matcherTexto = patternTexto.matcher(json);</w:t>
            </w:r>
          </w:p>
          <w:p w14:paraId="4B8C1653" w14:textId="77777777" w:rsidR="00E868F4" w:rsidRPr="00347ED6" w:rsidRDefault="00000000" w:rsidP="008C1564">
            <w:pPr>
              <w:pStyle w:val="tabla"/>
              <w:rPr>
                <w:lang w:val="en-US"/>
              </w:rPr>
            </w:pPr>
            <w:r w:rsidRPr="00347ED6">
              <w:rPr>
                <w:lang w:val="en-US"/>
              </w:rPr>
              <w:t xml:space="preserve">        if (matcherTexto.find()) {</w:t>
            </w:r>
          </w:p>
          <w:p w14:paraId="58414C7C" w14:textId="77777777" w:rsidR="00E868F4" w:rsidRPr="00347ED6" w:rsidRDefault="00000000" w:rsidP="008C1564">
            <w:pPr>
              <w:pStyle w:val="tabla"/>
              <w:rPr>
                <w:lang w:val="en-US"/>
              </w:rPr>
            </w:pPr>
            <w:r w:rsidRPr="00347ED6">
              <w:rPr>
                <w:lang w:val="en-US"/>
              </w:rPr>
              <w:t xml:space="preserve">            return matcherTexto.group(1);</w:t>
            </w:r>
          </w:p>
          <w:p w14:paraId="5C20252F" w14:textId="77777777" w:rsidR="00E868F4" w:rsidRPr="00347ED6" w:rsidRDefault="00000000" w:rsidP="008C1564">
            <w:pPr>
              <w:pStyle w:val="tabla"/>
              <w:rPr>
                <w:lang w:val="en-US"/>
              </w:rPr>
            </w:pPr>
            <w:r w:rsidRPr="00347ED6">
              <w:rPr>
                <w:lang w:val="en-US"/>
              </w:rPr>
              <w:t xml:space="preserve">        }</w:t>
            </w:r>
          </w:p>
          <w:p w14:paraId="583F6ABE" w14:textId="77777777" w:rsidR="00E868F4" w:rsidRPr="00347ED6" w:rsidRDefault="00000000" w:rsidP="008C1564">
            <w:pPr>
              <w:pStyle w:val="tabla"/>
              <w:rPr>
                <w:lang w:val="en-US"/>
              </w:rPr>
            </w:pPr>
            <w:r w:rsidRPr="00347ED6">
              <w:rPr>
                <w:lang w:val="en-US"/>
              </w:rPr>
              <w:t xml:space="preserve">        return null;</w:t>
            </w:r>
          </w:p>
          <w:p w14:paraId="13EEDFBB" w14:textId="77777777" w:rsidR="00E868F4" w:rsidRPr="00347ED6" w:rsidRDefault="00000000" w:rsidP="008C1564">
            <w:pPr>
              <w:pStyle w:val="tabla"/>
              <w:rPr>
                <w:lang w:val="en-US"/>
              </w:rPr>
            </w:pPr>
            <w:r w:rsidRPr="00347ED6">
              <w:rPr>
                <w:lang w:val="en-US"/>
              </w:rPr>
              <w:t xml:space="preserve">    }</w:t>
            </w:r>
          </w:p>
          <w:p w14:paraId="4E09C134" w14:textId="77777777" w:rsidR="00E868F4" w:rsidRPr="00347ED6" w:rsidRDefault="00E868F4" w:rsidP="008C1564">
            <w:pPr>
              <w:pStyle w:val="tabla"/>
              <w:rPr>
                <w:lang w:val="en-US"/>
              </w:rPr>
            </w:pPr>
          </w:p>
          <w:p w14:paraId="6745D18A" w14:textId="77777777" w:rsidR="00E868F4" w:rsidRPr="00347ED6" w:rsidRDefault="00000000" w:rsidP="008C1564">
            <w:pPr>
              <w:pStyle w:val="tabla"/>
              <w:rPr>
                <w:lang w:val="en-US"/>
              </w:rPr>
            </w:pPr>
            <w:r w:rsidRPr="00347ED6">
              <w:rPr>
                <w:lang w:val="en-US"/>
              </w:rPr>
              <w:t xml:space="preserve">    private String escapeJson(String texto) {</w:t>
            </w:r>
          </w:p>
          <w:p w14:paraId="7C847950" w14:textId="77777777" w:rsidR="00E868F4" w:rsidRPr="00347ED6" w:rsidRDefault="00000000" w:rsidP="008C1564">
            <w:pPr>
              <w:pStyle w:val="tabla"/>
              <w:rPr>
                <w:lang w:val="en-US"/>
              </w:rPr>
            </w:pPr>
            <w:r w:rsidRPr="00347ED6">
              <w:rPr>
                <w:lang w:val="en-US"/>
              </w:rPr>
              <w:t xml:space="preserve">        if (texto == null) return "";</w:t>
            </w:r>
          </w:p>
          <w:p w14:paraId="012EFEA2" w14:textId="77777777" w:rsidR="00E868F4" w:rsidRPr="00347ED6" w:rsidRDefault="00000000" w:rsidP="008C1564">
            <w:pPr>
              <w:pStyle w:val="tabla"/>
              <w:rPr>
                <w:lang w:val="en-US"/>
              </w:rPr>
            </w:pPr>
            <w:r w:rsidRPr="00347ED6">
              <w:rPr>
                <w:lang w:val="en-US"/>
              </w:rPr>
              <w:t xml:space="preserve">        return texto.replace("\\", "\\\\").replace("\"", "\\\"");</w:t>
            </w:r>
          </w:p>
          <w:p w14:paraId="02EB370A" w14:textId="77777777" w:rsidR="00E868F4" w:rsidRDefault="00000000" w:rsidP="008C1564">
            <w:pPr>
              <w:pStyle w:val="tabla"/>
            </w:pPr>
            <w:r w:rsidRPr="00347ED6">
              <w:rPr>
                <w:lang w:val="en-US"/>
              </w:rPr>
              <w:t xml:space="preserve">    </w:t>
            </w:r>
            <w:r>
              <w:t>}</w:t>
            </w:r>
          </w:p>
          <w:p w14:paraId="14AB383A" w14:textId="77777777" w:rsidR="00E868F4" w:rsidRDefault="00000000" w:rsidP="008C1564">
            <w:pPr>
              <w:pStyle w:val="tabla"/>
            </w:pPr>
            <w:r>
              <w:t>}</w:t>
            </w:r>
          </w:p>
        </w:tc>
      </w:tr>
    </w:tbl>
    <w:p w14:paraId="0D05693F" w14:textId="77777777" w:rsidR="00E868F4" w:rsidRDefault="00000000" w:rsidP="00C47985">
      <w:pPr>
        <w:pStyle w:val="Heading3"/>
      </w:pPr>
      <w:bookmarkStart w:id="193" w:name="h.cep5"/>
      <w:bookmarkStart w:id="194" w:name="_Toc243933366"/>
      <w:bookmarkEnd w:id="193"/>
      <w:r>
        <w:lastRenderedPageBreak/>
        <w:t>Paso 5: Diseño de Vistas con Formularios Swing</w:t>
      </w:r>
      <w:bookmarkEnd w:id="194"/>
    </w:p>
    <w:p w14:paraId="23A35371" w14:textId="77777777" w:rsidR="00E868F4" w:rsidRDefault="00000000" w:rsidP="00C47985">
      <w:r>
        <w:t>Se construyen LoginView y ConversorView utilizando componentes JFrame, visualizando la imagen corporativa de Sullivan, combos JComboBox dinámicos y paneles de resultado:</w:t>
      </w:r>
    </w:p>
    <w:p w14:paraId="4BC4E510" w14:textId="77777777" w:rsidR="00E868F4" w:rsidRDefault="00000000" w:rsidP="00C47985">
      <w:pPr>
        <w:pStyle w:val="Heading4"/>
        <w:rPr>
          <w:color w:val="000000"/>
        </w:rPr>
      </w:pPr>
      <w:bookmarkStart w:id="195" w:name="fig.20"/>
      <w:bookmarkStart w:id="196" w:name="_Toc243926047"/>
      <w:bookmarkStart w:id="197" w:name="_Toc243926328"/>
      <w:bookmarkEnd w:id="195"/>
      <w:r>
        <w:t>Figura 20</w:t>
      </w:r>
      <w:r>
        <w:br/>
        <w:t>Diseño visual del formulario de login en Swing (LoginView)</w:t>
      </w:r>
      <w:bookmarkEnd w:id="196"/>
      <w:bookmarkEnd w:id="197"/>
    </w:p>
    <w:p w14:paraId="5B947230" w14:textId="77777777" w:rsidR="00E868F4" w:rsidRDefault="00000000" w:rsidP="003A0697">
      <w:pPr>
        <w:jc w:val="center"/>
      </w:pPr>
      <w:r>
        <w:rPr>
          <w:noProof/>
        </w:rPr>
        <w:drawing>
          <wp:inline distT="114300" distB="114300" distL="114300" distR="114300" wp14:anchorId="7E96DE2B" wp14:editId="7CD615F2">
            <wp:extent cx="3020850" cy="3013742"/>
            <wp:effectExtent l="0" t="0" r="0" b="0"/>
            <wp:docPr id="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3020850" cy="3013742"/>
                    </a:xfrm>
                    <a:prstGeom prst="rect">
                      <a:avLst/>
                    </a:prstGeom>
                    <a:ln/>
                  </pic:spPr>
                </pic:pic>
              </a:graphicData>
            </a:graphic>
          </wp:inline>
        </w:drawing>
      </w:r>
    </w:p>
    <w:p w14:paraId="68ED75A6" w14:textId="77777777" w:rsidR="00E868F4" w:rsidRDefault="00000000" w:rsidP="00C47985">
      <w:pPr>
        <w:pStyle w:val="Heading4"/>
        <w:rPr>
          <w:color w:val="000000"/>
        </w:rPr>
      </w:pPr>
      <w:bookmarkStart w:id="198" w:name="fig.21"/>
      <w:bookmarkStart w:id="199" w:name="_Toc243926048"/>
      <w:bookmarkStart w:id="200" w:name="_Toc243926329"/>
      <w:bookmarkEnd w:id="198"/>
      <w:r>
        <w:lastRenderedPageBreak/>
        <w:t>Figura 21</w:t>
      </w:r>
      <w:r>
        <w:br/>
        <w:t>Diseño visual de la ventana principal del conversor (ConversorView)</w:t>
      </w:r>
      <w:bookmarkEnd w:id="199"/>
      <w:bookmarkEnd w:id="200"/>
    </w:p>
    <w:p w14:paraId="78C755D1" w14:textId="77777777" w:rsidR="00E868F4" w:rsidRDefault="00000000" w:rsidP="003A0697">
      <w:pPr>
        <w:jc w:val="center"/>
      </w:pPr>
      <w:r>
        <w:rPr>
          <w:noProof/>
        </w:rPr>
        <w:drawing>
          <wp:inline distT="114300" distB="114300" distL="114300" distR="114300" wp14:anchorId="3C14EEB5" wp14:editId="0A167118">
            <wp:extent cx="3522427" cy="2655264"/>
            <wp:effectExtent l="0" t="0" r="0" b="0"/>
            <wp:docPr id="9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3522427" cy="2655264"/>
                    </a:xfrm>
                    <a:prstGeom prst="rect">
                      <a:avLst/>
                    </a:prstGeom>
                    <a:ln/>
                  </pic:spPr>
                </pic:pic>
              </a:graphicData>
            </a:graphic>
          </wp:inline>
        </w:drawing>
      </w:r>
    </w:p>
    <w:p w14:paraId="12341E14" w14:textId="77777777" w:rsidR="00E868F4" w:rsidRDefault="00000000" w:rsidP="00C47985">
      <w:pPr>
        <w:pStyle w:val="Heading3"/>
      </w:pPr>
      <w:bookmarkStart w:id="201" w:name="h.cep6"/>
      <w:bookmarkStart w:id="202" w:name="_Toc243933367"/>
      <w:bookmarkEnd w:id="201"/>
      <w:r>
        <w:t>Paso 6: Implementación del Controlador de Eventos (AppControlador.java)</w:t>
      </w:r>
      <w:bookmarkEnd w:id="202"/>
    </w:p>
    <w:p w14:paraId="74728F26" w14:textId="77777777" w:rsidR="00E868F4" w:rsidRDefault="00000000" w:rsidP="00C47985">
      <w:r>
        <w:t>AppControlador enlaza los eventos de clic en los botones de Swing con la ejecución síncrona en ConversorService:</w:t>
      </w:r>
    </w:p>
    <w:p w14:paraId="69EA933F" w14:textId="77777777" w:rsidR="00E868F4" w:rsidRDefault="00000000" w:rsidP="00C47985">
      <w:pPr>
        <w:pStyle w:val="Heading5"/>
      </w:pPr>
      <w:bookmarkStart w:id="203" w:name="tbl.21"/>
      <w:bookmarkStart w:id="204" w:name="_Toc243926446"/>
      <w:bookmarkStart w:id="205" w:name="_Toc243929215"/>
      <w:bookmarkEnd w:id="203"/>
      <w:r>
        <w:t>Tabla 21</w:t>
      </w:r>
      <w:r>
        <w:br/>
        <w:t>Controlador de Eventos de Escritorio (AppControlador.java)</w:t>
      </w:r>
      <w:bookmarkEnd w:id="204"/>
      <w:bookmarkEnd w:id="205"/>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36E88AC6" w14:textId="77777777">
        <w:tc>
          <w:tcPr>
            <w:tcW w:w="8504" w:type="dxa"/>
            <w:tcMar>
              <w:top w:w="100" w:type="dxa"/>
              <w:left w:w="100" w:type="dxa"/>
              <w:bottom w:w="100" w:type="dxa"/>
              <w:right w:w="100" w:type="dxa"/>
            </w:tcMar>
          </w:tcPr>
          <w:p w14:paraId="671FCE32" w14:textId="77777777" w:rsidR="00E868F4" w:rsidRPr="00347ED6" w:rsidRDefault="00000000" w:rsidP="008C1564">
            <w:pPr>
              <w:pStyle w:val="tabla"/>
              <w:rPr>
                <w:lang w:val="en-US"/>
              </w:rPr>
            </w:pPr>
            <w:r w:rsidRPr="00347ED6">
              <w:rPr>
                <w:lang w:val="en-US"/>
              </w:rPr>
              <w:t>/*</w:t>
            </w:r>
          </w:p>
          <w:p w14:paraId="4A364D19" w14:textId="77777777" w:rsidR="00E868F4" w:rsidRPr="00347ED6" w:rsidRDefault="00000000" w:rsidP="008C1564">
            <w:pPr>
              <w:pStyle w:val="tabla"/>
              <w:rPr>
                <w:lang w:val="en-US"/>
              </w:rPr>
            </w:pPr>
            <w:r w:rsidRPr="00347ED6">
              <w:rPr>
                <w:lang w:val="en-US"/>
              </w:rPr>
              <w:t xml:space="preserve"> * Click nbfs://nbhost/SystemFileSystem/Templates/Licenses/license-default.txt to change this license</w:t>
            </w:r>
          </w:p>
          <w:p w14:paraId="2038985E" w14:textId="77777777" w:rsidR="00E868F4" w:rsidRPr="00347ED6" w:rsidRDefault="00000000" w:rsidP="008C1564">
            <w:pPr>
              <w:pStyle w:val="tabla"/>
              <w:rPr>
                <w:lang w:val="en-US"/>
              </w:rPr>
            </w:pPr>
            <w:r w:rsidRPr="00347ED6">
              <w:rPr>
                <w:lang w:val="en-US"/>
              </w:rPr>
              <w:t xml:space="preserve"> * Click nbfs://nbhost/SystemFileSystem/Templates/Classes/Class.java to edit this template</w:t>
            </w:r>
          </w:p>
          <w:p w14:paraId="363A1149" w14:textId="77777777" w:rsidR="00E868F4" w:rsidRPr="00347ED6" w:rsidRDefault="00000000" w:rsidP="008C1564">
            <w:pPr>
              <w:pStyle w:val="tabla"/>
              <w:rPr>
                <w:lang w:val="en-US"/>
              </w:rPr>
            </w:pPr>
            <w:r w:rsidRPr="00347ED6">
              <w:rPr>
                <w:lang w:val="en-US"/>
              </w:rPr>
              <w:t xml:space="preserve"> */</w:t>
            </w:r>
          </w:p>
          <w:p w14:paraId="6CB5EDC4" w14:textId="77777777" w:rsidR="00E868F4" w:rsidRPr="00347ED6" w:rsidRDefault="00000000" w:rsidP="008C1564">
            <w:pPr>
              <w:pStyle w:val="tabla"/>
              <w:rPr>
                <w:lang w:val="en-US"/>
              </w:rPr>
            </w:pPr>
            <w:r w:rsidRPr="00347ED6">
              <w:rPr>
                <w:lang w:val="en-US"/>
              </w:rPr>
              <w:t>package ec.edu.monster.wsconversorclient.controller;</w:t>
            </w:r>
          </w:p>
          <w:p w14:paraId="1A6F66A6" w14:textId="77777777" w:rsidR="00E868F4" w:rsidRPr="00347ED6" w:rsidRDefault="00E868F4" w:rsidP="008C1564">
            <w:pPr>
              <w:pStyle w:val="tabla"/>
              <w:rPr>
                <w:lang w:val="en-US"/>
              </w:rPr>
            </w:pPr>
          </w:p>
          <w:p w14:paraId="3EC1BE41" w14:textId="77777777" w:rsidR="00E868F4" w:rsidRPr="00347ED6" w:rsidRDefault="00000000" w:rsidP="008C1564">
            <w:pPr>
              <w:pStyle w:val="tabla"/>
              <w:rPr>
                <w:lang w:val="en-US"/>
              </w:rPr>
            </w:pPr>
            <w:r w:rsidRPr="00347ED6">
              <w:rPr>
                <w:lang w:val="en-US"/>
              </w:rPr>
              <w:t>import ec.edu.monster.wsconversorclient.model.ConversorService;</w:t>
            </w:r>
          </w:p>
          <w:p w14:paraId="29AC9630" w14:textId="77777777" w:rsidR="00E868F4" w:rsidRPr="00347ED6" w:rsidRDefault="00E868F4" w:rsidP="008C1564">
            <w:pPr>
              <w:pStyle w:val="tabla"/>
              <w:rPr>
                <w:lang w:val="en-US"/>
              </w:rPr>
            </w:pPr>
          </w:p>
          <w:p w14:paraId="5D0A695B" w14:textId="77777777" w:rsidR="00E868F4" w:rsidRPr="00347ED6" w:rsidRDefault="00000000" w:rsidP="008C1564">
            <w:pPr>
              <w:pStyle w:val="tabla"/>
              <w:rPr>
                <w:lang w:val="en-US"/>
              </w:rPr>
            </w:pPr>
            <w:r w:rsidRPr="00347ED6">
              <w:rPr>
                <w:lang w:val="en-US"/>
              </w:rPr>
              <w:t>/**</w:t>
            </w:r>
          </w:p>
          <w:p w14:paraId="7378B18E" w14:textId="77777777" w:rsidR="00E868F4" w:rsidRPr="00347ED6" w:rsidRDefault="00000000" w:rsidP="008C1564">
            <w:pPr>
              <w:pStyle w:val="tabla"/>
              <w:rPr>
                <w:lang w:val="en-US"/>
              </w:rPr>
            </w:pPr>
            <w:r w:rsidRPr="00347ED6">
              <w:rPr>
                <w:lang w:val="en-US"/>
              </w:rPr>
              <w:t xml:space="preserve"> *</w:t>
            </w:r>
          </w:p>
          <w:p w14:paraId="78408B32" w14:textId="77777777" w:rsidR="00E868F4" w:rsidRPr="00347ED6" w:rsidRDefault="00000000" w:rsidP="008C1564">
            <w:pPr>
              <w:pStyle w:val="tabla"/>
              <w:rPr>
                <w:lang w:val="en-US"/>
              </w:rPr>
            </w:pPr>
            <w:r w:rsidRPr="00347ED6">
              <w:rPr>
                <w:lang w:val="en-US"/>
              </w:rPr>
              <w:t xml:space="preserve"> * @author meatpuppets</w:t>
            </w:r>
          </w:p>
          <w:p w14:paraId="5F28EBAF" w14:textId="77777777" w:rsidR="00E868F4" w:rsidRPr="00347ED6" w:rsidRDefault="00000000" w:rsidP="008C1564">
            <w:pPr>
              <w:pStyle w:val="tabla"/>
              <w:rPr>
                <w:lang w:val="en-US"/>
              </w:rPr>
            </w:pPr>
            <w:r w:rsidRPr="00347ED6">
              <w:rPr>
                <w:lang w:val="en-US"/>
              </w:rPr>
              <w:t xml:space="preserve"> */</w:t>
            </w:r>
          </w:p>
          <w:p w14:paraId="3FE66F6B" w14:textId="77777777" w:rsidR="00E868F4" w:rsidRPr="00347ED6" w:rsidRDefault="00000000" w:rsidP="008C1564">
            <w:pPr>
              <w:pStyle w:val="tabla"/>
              <w:rPr>
                <w:lang w:val="en-US"/>
              </w:rPr>
            </w:pPr>
            <w:r w:rsidRPr="00347ED6">
              <w:rPr>
                <w:lang w:val="en-US"/>
              </w:rPr>
              <w:t>public class AppControlador {</w:t>
            </w:r>
          </w:p>
          <w:p w14:paraId="064D235B" w14:textId="77777777" w:rsidR="00E868F4" w:rsidRPr="00347ED6" w:rsidRDefault="00E868F4" w:rsidP="008C1564">
            <w:pPr>
              <w:pStyle w:val="tabla"/>
              <w:rPr>
                <w:lang w:val="en-US"/>
              </w:rPr>
            </w:pPr>
          </w:p>
          <w:p w14:paraId="58521879" w14:textId="77777777" w:rsidR="00E868F4" w:rsidRPr="00347ED6" w:rsidRDefault="00000000" w:rsidP="008C1564">
            <w:pPr>
              <w:pStyle w:val="tabla"/>
              <w:rPr>
                <w:lang w:val="en-US"/>
              </w:rPr>
            </w:pPr>
            <w:r w:rsidRPr="00347ED6">
              <w:rPr>
                <w:lang w:val="en-US"/>
              </w:rPr>
              <w:t xml:space="preserve">    private final ConversorService service = new ConversorService();</w:t>
            </w:r>
          </w:p>
          <w:p w14:paraId="6081BF8F" w14:textId="77777777" w:rsidR="00E868F4" w:rsidRPr="00347ED6" w:rsidRDefault="00E868F4" w:rsidP="008C1564">
            <w:pPr>
              <w:pStyle w:val="tabla"/>
              <w:rPr>
                <w:lang w:val="en-US"/>
              </w:rPr>
            </w:pPr>
          </w:p>
          <w:p w14:paraId="6C9EB67A" w14:textId="77777777" w:rsidR="00E868F4" w:rsidRPr="00347ED6" w:rsidRDefault="00000000" w:rsidP="008C1564">
            <w:pPr>
              <w:pStyle w:val="tabla"/>
              <w:rPr>
                <w:lang w:val="en-US"/>
              </w:rPr>
            </w:pPr>
            <w:r w:rsidRPr="00347ED6">
              <w:rPr>
                <w:lang w:val="en-US"/>
              </w:rPr>
              <w:t xml:space="preserve">    public String login(String usuario, String contrasenia) {</w:t>
            </w:r>
          </w:p>
          <w:p w14:paraId="1FCB44E2" w14:textId="77777777" w:rsidR="00E868F4" w:rsidRPr="00347ED6" w:rsidRDefault="00000000" w:rsidP="008C1564">
            <w:pPr>
              <w:pStyle w:val="tabla"/>
              <w:rPr>
                <w:lang w:val="en-US"/>
              </w:rPr>
            </w:pPr>
            <w:r w:rsidRPr="00347ED6">
              <w:rPr>
                <w:lang w:val="en-US"/>
              </w:rPr>
              <w:t xml:space="preserve">        return service.login(usuario, contrasenia);</w:t>
            </w:r>
          </w:p>
          <w:p w14:paraId="541E4E91" w14:textId="77777777" w:rsidR="00E868F4" w:rsidRPr="00347ED6" w:rsidRDefault="00000000" w:rsidP="008C1564">
            <w:pPr>
              <w:pStyle w:val="tabla"/>
              <w:rPr>
                <w:lang w:val="en-US"/>
              </w:rPr>
            </w:pPr>
            <w:r w:rsidRPr="00347ED6">
              <w:rPr>
                <w:lang w:val="en-US"/>
              </w:rPr>
              <w:t xml:space="preserve">    }</w:t>
            </w:r>
          </w:p>
          <w:p w14:paraId="29B900EC" w14:textId="77777777" w:rsidR="00E868F4" w:rsidRPr="00347ED6" w:rsidRDefault="00E868F4" w:rsidP="008C1564">
            <w:pPr>
              <w:pStyle w:val="tabla"/>
              <w:rPr>
                <w:lang w:val="en-US"/>
              </w:rPr>
            </w:pPr>
          </w:p>
          <w:p w14:paraId="396514F5" w14:textId="77777777" w:rsidR="00E868F4" w:rsidRPr="00347ED6" w:rsidRDefault="00000000" w:rsidP="008C1564">
            <w:pPr>
              <w:pStyle w:val="tabla"/>
              <w:rPr>
                <w:lang w:val="en-US"/>
              </w:rPr>
            </w:pPr>
            <w:r w:rsidRPr="00347ED6">
              <w:rPr>
                <w:lang w:val="en-US"/>
              </w:rPr>
              <w:t xml:space="preserve">    public double convertirLogintud(double n1, String unidadInicial, String unidadFinal){</w:t>
            </w:r>
          </w:p>
          <w:p w14:paraId="75E1CFD2" w14:textId="77777777" w:rsidR="00E868F4" w:rsidRDefault="00000000" w:rsidP="008C1564">
            <w:pPr>
              <w:pStyle w:val="tabla"/>
            </w:pPr>
            <w:r w:rsidRPr="00347ED6">
              <w:rPr>
                <w:lang w:val="en-US"/>
              </w:rPr>
              <w:t xml:space="preserve">        </w:t>
            </w:r>
            <w:r>
              <w:t>return service.convertirLongitud(n1, unidadInicial, unidadFinal);</w:t>
            </w:r>
          </w:p>
          <w:p w14:paraId="72EE9CCD" w14:textId="77777777" w:rsidR="00E868F4" w:rsidRPr="00347ED6" w:rsidRDefault="00000000" w:rsidP="008C1564">
            <w:pPr>
              <w:pStyle w:val="tabla"/>
              <w:rPr>
                <w:lang w:val="en-US"/>
              </w:rPr>
            </w:pPr>
            <w:r>
              <w:t xml:space="preserve">    </w:t>
            </w:r>
            <w:r w:rsidRPr="00347ED6">
              <w:rPr>
                <w:lang w:val="en-US"/>
              </w:rPr>
              <w:t>}</w:t>
            </w:r>
          </w:p>
          <w:p w14:paraId="47026BDE" w14:textId="77777777" w:rsidR="00E868F4" w:rsidRPr="00347ED6" w:rsidRDefault="00E868F4" w:rsidP="008C1564">
            <w:pPr>
              <w:pStyle w:val="tabla"/>
              <w:rPr>
                <w:lang w:val="en-US"/>
              </w:rPr>
            </w:pPr>
          </w:p>
          <w:p w14:paraId="42F1062E" w14:textId="77777777" w:rsidR="00E868F4" w:rsidRPr="00347ED6" w:rsidRDefault="00000000" w:rsidP="008C1564">
            <w:pPr>
              <w:pStyle w:val="tabla"/>
              <w:rPr>
                <w:lang w:val="en-US"/>
              </w:rPr>
            </w:pPr>
            <w:r w:rsidRPr="00347ED6">
              <w:rPr>
                <w:lang w:val="en-US"/>
              </w:rPr>
              <w:lastRenderedPageBreak/>
              <w:t xml:space="preserve">    public double convertirLongitud(double n1, String unidadInicial, String unidadFinal){</w:t>
            </w:r>
          </w:p>
          <w:p w14:paraId="3386E715" w14:textId="77777777" w:rsidR="00E868F4" w:rsidRDefault="00000000" w:rsidP="008C1564">
            <w:pPr>
              <w:pStyle w:val="tabla"/>
            </w:pPr>
            <w:r w:rsidRPr="00347ED6">
              <w:rPr>
                <w:lang w:val="en-US"/>
              </w:rPr>
              <w:t xml:space="preserve">        </w:t>
            </w:r>
            <w:r>
              <w:t>return service.convertirLongitud(n1, unidadInicial, unidadFinal);</w:t>
            </w:r>
          </w:p>
          <w:p w14:paraId="595BD856" w14:textId="77777777" w:rsidR="00E868F4" w:rsidRPr="00347ED6" w:rsidRDefault="00000000" w:rsidP="008C1564">
            <w:pPr>
              <w:pStyle w:val="tabla"/>
              <w:rPr>
                <w:lang w:val="en-US"/>
              </w:rPr>
            </w:pPr>
            <w:r>
              <w:t xml:space="preserve">    </w:t>
            </w:r>
            <w:r w:rsidRPr="00347ED6">
              <w:rPr>
                <w:lang w:val="en-US"/>
              </w:rPr>
              <w:t>}</w:t>
            </w:r>
          </w:p>
          <w:p w14:paraId="33872E90" w14:textId="77777777" w:rsidR="00E868F4" w:rsidRPr="00347ED6" w:rsidRDefault="00E868F4" w:rsidP="008C1564">
            <w:pPr>
              <w:pStyle w:val="tabla"/>
              <w:rPr>
                <w:lang w:val="en-US"/>
              </w:rPr>
            </w:pPr>
          </w:p>
          <w:p w14:paraId="6412238D" w14:textId="77777777" w:rsidR="00E868F4" w:rsidRPr="00347ED6" w:rsidRDefault="00000000" w:rsidP="008C1564">
            <w:pPr>
              <w:pStyle w:val="tabla"/>
              <w:rPr>
                <w:lang w:val="en-US"/>
              </w:rPr>
            </w:pPr>
            <w:r w:rsidRPr="00347ED6">
              <w:rPr>
                <w:lang w:val="en-US"/>
              </w:rPr>
              <w:t xml:space="preserve">    public double convertirMasa(double n1, String unidadInicial, String unidadFinal){</w:t>
            </w:r>
          </w:p>
          <w:p w14:paraId="26EABEE0" w14:textId="77777777" w:rsidR="00E868F4" w:rsidRDefault="00000000" w:rsidP="008C1564">
            <w:pPr>
              <w:pStyle w:val="tabla"/>
            </w:pPr>
            <w:r w:rsidRPr="00347ED6">
              <w:rPr>
                <w:lang w:val="en-US"/>
              </w:rPr>
              <w:t xml:space="preserve">        </w:t>
            </w:r>
            <w:r>
              <w:t>return service.convertirMasa(n1, unidadInicial, unidadFinal);</w:t>
            </w:r>
          </w:p>
          <w:p w14:paraId="16A96B5F" w14:textId="77777777" w:rsidR="00E868F4" w:rsidRPr="00347ED6" w:rsidRDefault="00000000" w:rsidP="008C1564">
            <w:pPr>
              <w:pStyle w:val="tabla"/>
              <w:rPr>
                <w:lang w:val="en-US"/>
              </w:rPr>
            </w:pPr>
            <w:r>
              <w:t xml:space="preserve">    </w:t>
            </w:r>
            <w:r w:rsidRPr="00347ED6">
              <w:rPr>
                <w:lang w:val="en-US"/>
              </w:rPr>
              <w:t>}</w:t>
            </w:r>
          </w:p>
          <w:p w14:paraId="7C88E6BD" w14:textId="77777777" w:rsidR="00E868F4" w:rsidRPr="00347ED6" w:rsidRDefault="00E868F4" w:rsidP="008C1564">
            <w:pPr>
              <w:pStyle w:val="tabla"/>
              <w:rPr>
                <w:lang w:val="en-US"/>
              </w:rPr>
            </w:pPr>
          </w:p>
          <w:p w14:paraId="2B08C896" w14:textId="77777777" w:rsidR="00E868F4" w:rsidRPr="00347ED6" w:rsidRDefault="00000000" w:rsidP="008C1564">
            <w:pPr>
              <w:pStyle w:val="tabla"/>
              <w:rPr>
                <w:lang w:val="en-US"/>
              </w:rPr>
            </w:pPr>
            <w:r w:rsidRPr="00347ED6">
              <w:rPr>
                <w:lang w:val="en-US"/>
              </w:rPr>
              <w:t xml:space="preserve">    public double convertirTemperatura(double n1, String unidadInicial, String unidadFinal){</w:t>
            </w:r>
          </w:p>
          <w:p w14:paraId="0B03F9F0" w14:textId="77777777" w:rsidR="00E868F4" w:rsidRDefault="00000000" w:rsidP="008C1564">
            <w:pPr>
              <w:pStyle w:val="tabla"/>
            </w:pPr>
            <w:r w:rsidRPr="00347ED6">
              <w:rPr>
                <w:lang w:val="en-US"/>
              </w:rPr>
              <w:t xml:space="preserve">        </w:t>
            </w:r>
            <w:r>
              <w:t>return service.convertirTemperatura(n1, unidadInicial, unidadFinal);</w:t>
            </w:r>
          </w:p>
          <w:p w14:paraId="32981EB1" w14:textId="77777777" w:rsidR="00E868F4" w:rsidRDefault="00000000" w:rsidP="008C1564">
            <w:pPr>
              <w:pStyle w:val="tabla"/>
            </w:pPr>
            <w:r>
              <w:t xml:space="preserve">    }</w:t>
            </w:r>
          </w:p>
          <w:p w14:paraId="10DE301D" w14:textId="77777777" w:rsidR="00E868F4" w:rsidRDefault="00000000" w:rsidP="008C1564">
            <w:pPr>
              <w:pStyle w:val="tabla"/>
            </w:pPr>
            <w:r>
              <w:t>}</w:t>
            </w:r>
          </w:p>
        </w:tc>
      </w:tr>
    </w:tbl>
    <w:p w14:paraId="1220974A" w14:textId="77777777" w:rsidR="00E868F4" w:rsidRDefault="00000000" w:rsidP="00C47985">
      <w:pPr>
        <w:pStyle w:val="Heading4"/>
        <w:rPr>
          <w:color w:val="000000"/>
        </w:rPr>
      </w:pPr>
      <w:bookmarkStart w:id="206" w:name="fig.22"/>
      <w:bookmarkStart w:id="207" w:name="_Toc243926049"/>
      <w:bookmarkStart w:id="208" w:name="_Toc243926330"/>
      <w:bookmarkEnd w:id="206"/>
      <w:r>
        <w:lastRenderedPageBreak/>
        <w:t>Figura 22</w:t>
      </w:r>
      <w:r>
        <w:br/>
        <w:t>Interfaz gráfica de Login ejecutada en Cliente Escritorio</w:t>
      </w:r>
      <w:bookmarkEnd w:id="207"/>
      <w:bookmarkEnd w:id="208"/>
    </w:p>
    <w:p w14:paraId="07589EB2" w14:textId="77777777" w:rsidR="00E868F4" w:rsidRDefault="00000000" w:rsidP="003A0697">
      <w:pPr>
        <w:jc w:val="center"/>
      </w:pPr>
      <w:r>
        <w:rPr>
          <w:noProof/>
        </w:rPr>
        <w:drawing>
          <wp:inline distT="114300" distB="114300" distL="114300" distR="114300" wp14:anchorId="19FD694F" wp14:editId="0E2D093F">
            <wp:extent cx="3026410" cy="3079750"/>
            <wp:effectExtent l="0" t="0" r="2540" b="6350"/>
            <wp:docPr id="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3026955" cy="3080305"/>
                    </a:xfrm>
                    <a:prstGeom prst="rect">
                      <a:avLst/>
                    </a:prstGeom>
                    <a:ln/>
                  </pic:spPr>
                </pic:pic>
              </a:graphicData>
            </a:graphic>
          </wp:inline>
        </w:drawing>
      </w:r>
    </w:p>
    <w:p w14:paraId="6DCCB79A" w14:textId="77777777" w:rsidR="00E868F4" w:rsidRDefault="00000000" w:rsidP="00C47985">
      <w:pPr>
        <w:pStyle w:val="Heading4"/>
        <w:rPr>
          <w:color w:val="000000"/>
        </w:rPr>
      </w:pPr>
      <w:bookmarkStart w:id="209" w:name="fig.23"/>
      <w:bookmarkStart w:id="210" w:name="_Toc243926050"/>
      <w:bookmarkStart w:id="211" w:name="_Toc243926331"/>
      <w:bookmarkEnd w:id="209"/>
      <w:r>
        <w:lastRenderedPageBreak/>
        <w:t>Figura 23</w:t>
      </w:r>
      <w:r>
        <w:br/>
        <w:t>Operación de conversión exitosa en Cliente Escritorio</w:t>
      </w:r>
      <w:bookmarkEnd w:id="210"/>
      <w:bookmarkEnd w:id="211"/>
    </w:p>
    <w:p w14:paraId="61AC7DD6" w14:textId="77777777" w:rsidR="00E868F4" w:rsidRDefault="00000000" w:rsidP="003A0697">
      <w:pPr>
        <w:jc w:val="center"/>
      </w:pPr>
      <w:r>
        <w:rPr>
          <w:noProof/>
        </w:rPr>
        <w:drawing>
          <wp:inline distT="114300" distB="114300" distL="114300" distR="114300" wp14:anchorId="6C0A6D9F" wp14:editId="726056E7">
            <wp:extent cx="3614420" cy="2559050"/>
            <wp:effectExtent l="0" t="0" r="5080" b="0"/>
            <wp:docPr id="9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3614756" cy="2559288"/>
                    </a:xfrm>
                    <a:prstGeom prst="rect">
                      <a:avLst/>
                    </a:prstGeom>
                    <a:ln/>
                  </pic:spPr>
                </pic:pic>
              </a:graphicData>
            </a:graphic>
          </wp:inline>
        </w:drawing>
      </w:r>
    </w:p>
    <w:p w14:paraId="3164745A" w14:textId="23BC7597" w:rsidR="00E868F4" w:rsidRDefault="00000000" w:rsidP="00C47985">
      <w:pPr>
        <w:pStyle w:val="Heading2"/>
        <w:numPr>
          <w:ilvl w:val="1"/>
          <w:numId w:val="5"/>
        </w:numPr>
      </w:pPr>
      <w:bookmarkStart w:id="212" w:name="h.climov"/>
      <w:bookmarkStart w:id="213" w:name="_Toc243933368"/>
      <w:bookmarkEnd w:id="212"/>
      <w:r>
        <w:t>Cliente M</w:t>
      </w:r>
      <w:r w:rsidR="00773361">
        <w:t>ó</w:t>
      </w:r>
      <w:r>
        <w:t>vil</w:t>
      </w:r>
      <w:bookmarkEnd w:id="213"/>
    </w:p>
    <w:p w14:paraId="75D072F7" w14:textId="77777777" w:rsidR="00E868F4" w:rsidRDefault="00E868F4" w:rsidP="00C47985"/>
    <w:p w14:paraId="58D75881" w14:textId="77777777" w:rsidR="00E868F4" w:rsidRDefault="00000000" w:rsidP="00C47985">
      <w:pPr>
        <w:pStyle w:val="Heading3"/>
      </w:pPr>
      <w:bookmarkStart w:id="214" w:name="h.cmp1"/>
      <w:bookmarkStart w:id="215" w:name="_Toc243933369"/>
      <w:bookmarkEnd w:id="214"/>
      <w:r>
        <w:t>Paso 1: Creación y Configuración del Proyecto Android en Gradle</w:t>
      </w:r>
      <w:bookmarkEnd w:id="215"/>
    </w:p>
    <w:p w14:paraId="586B208F" w14:textId="77777777" w:rsidR="00E868F4" w:rsidRDefault="00000000" w:rsidP="00C47985">
      <w:r>
        <w:t>Se configura el proyecto en Android Studio con Java nativo. En AndroidManifest.xml se habilitan los permisos de red (android.permission.INTERNET, ACCESS_NETWORK_STATE) y el soporte de tráfico local en texto claro (android:usesCleartextTraffic='true').</w:t>
      </w:r>
    </w:p>
    <w:p w14:paraId="20CCE3AB" w14:textId="03D4B43E" w:rsidR="00E868F4" w:rsidRDefault="00000000" w:rsidP="008C1564">
      <w:pPr>
        <w:pStyle w:val="Heading4"/>
      </w:pPr>
      <w:bookmarkStart w:id="216" w:name="fig.24"/>
      <w:bookmarkStart w:id="217" w:name="_Toc243926051"/>
      <w:bookmarkStart w:id="218" w:name="_Toc243926332"/>
      <w:bookmarkEnd w:id="216"/>
      <w:r>
        <w:t>Figura 24</w:t>
      </w:r>
      <w:r>
        <w:br/>
        <w:t>Configuración de permisos de red en AndroidManifest.xm</w:t>
      </w:r>
      <w:r w:rsidR="008C1564">
        <w:t>l</w:t>
      </w:r>
      <w:bookmarkEnd w:id="217"/>
      <w:bookmarkEnd w:id="218"/>
    </w:p>
    <w:p w14:paraId="3197F94C" w14:textId="5C5819A5" w:rsidR="008C1564" w:rsidRPr="008C1564" w:rsidRDefault="008C1564" w:rsidP="008C1564">
      <w:pPr>
        <w:jc w:val="center"/>
      </w:pPr>
      <w:r w:rsidRPr="008C1564">
        <w:drawing>
          <wp:inline distT="0" distB="0" distL="0" distR="0" wp14:anchorId="3ADCBFDC" wp14:editId="59171EA7">
            <wp:extent cx="3423334" cy="3016373"/>
            <wp:effectExtent l="0" t="0" r="5715" b="0"/>
            <wp:docPr id="15576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1723" name=""/>
                    <pic:cNvPicPr/>
                  </pic:nvPicPr>
                  <pic:blipFill>
                    <a:blip r:embed="rId34"/>
                    <a:stretch>
                      <a:fillRect/>
                    </a:stretch>
                  </pic:blipFill>
                  <pic:spPr>
                    <a:xfrm>
                      <a:off x="0" y="0"/>
                      <a:ext cx="3443778" cy="3034387"/>
                    </a:xfrm>
                    <a:prstGeom prst="rect">
                      <a:avLst/>
                    </a:prstGeom>
                  </pic:spPr>
                </pic:pic>
              </a:graphicData>
            </a:graphic>
          </wp:inline>
        </w:drawing>
      </w:r>
    </w:p>
    <w:p w14:paraId="6F46E92A" w14:textId="760979A8" w:rsidR="00E868F4" w:rsidRDefault="00E868F4" w:rsidP="003A0697">
      <w:pPr>
        <w:jc w:val="center"/>
      </w:pPr>
    </w:p>
    <w:p w14:paraId="0E6BEC7E" w14:textId="77777777" w:rsidR="00E868F4" w:rsidRDefault="00000000" w:rsidP="00C47985">
      <w:pPr>
        <w:pStyle w:val="Heading3"/>
      </w:pPr>
      <w:bookmarkStart w:id="219" w:name="h.cmp2"/>
      <w:bookmarkStart w:id="220" w:name="_Toc243933370"/>
      <w:bookmarkEnd w:id="219"/>
      <w:r>
        <w:t>Paso 2: Estructuración Modular bajo el Patrón MVC</w:t>
      </w:r>
      <w:bookmarkEnd w:id="220"/>
    </w:p>
    <w:p w14:paraId="5D5C578B" w14:textId="77777777" w:rsidR="00E868F4" w:rsidRDefault="00000000" w:rsidP="00C47985">
      <w:r>
        <w:t>El código se estructura estrictamente en: ec.edu.monster.wsconversormov.model, ec.edu.monster.wsconversormov.view y ec.edu.monster.wsconversormov.controller.</w:t>
      </w:r>
    </w:p>
    <w:p w14:paraId="3A974B0F" w14:textId="77777777" w:rsidR="00E868F4" w:rsidRDefault="00000000" w:rsidP="00C47985">
      <w:pPr>
        <w:pStyle w:val="Heading4"/>
        <w:rPr>
          <w:color w:val="000000"/>
        </w:rPr>
      </w:pPr>
      <w:bookmarkStart w:id="221" w:name="fig.25"/>
      <w:bookmarkStart w:id="222" w:name="_Toc243926052"/>
      <w:bookmarkStart w:id="223" w:name="_Toc243926333"/>
      <w:bookmarkEnd w:id="221"/>
      <w:r>
        <w:lastRenderedPageBreak/>
        <w:t>Figura 25</w:t>
      </w:r>
      <w:r>
        <w:br/>
        <w:t>Estructura modular de paquetes MVC en Cliente Móvil</w:t>
      </w:r>
      <w:bookmarkEnd w:id="222"/>
      <w:bookmarkEnd w:id="223"/>
    </w:p>
    <w:p w14:paraId="592756F0" w14:textId="1FCC73EE" w:rsidR="00E868F4" w:rsidRDefault="008C1564" w:rsidP="003A0697">
      <w:pPr>
        <w:jc w:val="center"/>
      </w:pPr>
      <w:r w:rsidRPr="008C1564">
        <w:drawing>
          <wp:inline distT="0" distB="0" distL="0" distR="0" wp14:anchorId="01883F51" wp14:editId="77B4F4A3">
            <wp:extent cx="2233523" cy="2948025"/>
            <wp:effectExtent l="0" t="0" r="0" b="5080"/>
            <wp:docPr id="136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775" name=""/>
                    <pic:cNvPicPr/>
                  </pic:nvPicPr>
                  <pic:blipFill>
                    <a:blip r:embed="rId35"/>
                    <a:stretch>
                      <a:fillRect/>
                    </a:stretch>
                  </pic:blipFill>
                  <pic:spPr>
                    <a:xfrm>
                      <a:off x="0" y="0"/>
                      <a:ext cx="2238184" cy="2954177"/>
                    </a:xfrm>
                    <a:prstGeom prst="rect">
                      <a:avLst/>
                    </a:prstGeom>
                  </pic:spPr>
                </pic:pic>
              </a:graphicData>
            </a:graphic>
          </wp:inline>
        </w:drawing>
      </w:r>
    </w:p>
    <w:p w14:paraId="553F22E2" w14:textId="77777777" w:rsidR="00E868F4" w:rsidRDefault="00000000" w:rsidP="00C47985">
      <w:pPr>
        <w:pStyle w:val="Heading3"/>
      </w:pPr>
      <w:bookmarkStart w:id="224" w:name="h.cmp3"/>
      <w:bookmarkStart w:id="225" w:name="_Toc243933371"/>
      <w:bookmarkEnd w:id="224"/>
      <w:r>
        <w:t>Paso 3: Implementación de la Capa de Modelo y Despacho REST Asíncrono</w:t>
      </w:r>
      <w:bookmarkEnd w:id="225"/>
    </w:p>
    <w:p w14:paraId="722A0EF1" w14:textId="77777777" w:rsidR="00E868F4" w:rsidRDefault="00000000" w:rsidP="00C47985">
      <w:r>
        <w:t>Para evitar la excepción NetworkOnMainThreadException, ConversorService se ejecuta en segundo plano con ExecutorService, consumiendo los endpoints RESTful mediante HttpURLConnection y parseando la respuesta JSON:</w:t>
      </w:r>
    </w:p>
    <w:p w14:paraId="528C2165" w14:textId="77777777" w:rsidR="00E868F4" w:rsidRDefault="00000000" w:rsidP="00C47985">
      <w:pPr>
        <w:pStyle w:val="Heading5"/>
      </w:pPr>
      <w:bookmarkStart w:id="226" w:name="tbl.22"/>
      <w:bookmarkStart w:id="227" w:name="_Toc243926447"/>
      <w:bookmarkStart w:id="228" w:name="_Toc243929216"/>
      <w:bookmarkEnd w:id="226"/>
      <w:r>
        <w:t>Tabla 22</w:t>
      </w:r>
      <w:r>
        <w:br/>
        <w:t>Modelo de comunicación REST asíncrona móvil (ConversorService.java)</w:t>
      </w:r>
      <w:bookmarkEnd w:id="227"/>
      <w:bookmarkEnd w:id="228"/>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03BE1186" w14:textId="77777777">
        <w:tc>
          <w:tcPr>
            <w:tcW w:w="8504" w:type="dxa"/>
            <w:tcMar>
              <w:top w:w="100" w:type="dxa"/>
              <w:left w:w="100" w:type="dxa"/>
              <w:bottom w:w="100" w:type="dxa"/>
              <w:right w:w="100" w:type="dxa"/>
            </w:tcMar>
          </w:tcPr>
          <w:p w14:paraId="64EA049E" w14:textId="77777777" w:rsidR="00E868F4" w:rsidRPr="00347ED6" w:rsidRDefault="00000000" w:rsidP="008C1564">
            <w:pPr>
              <w:pStyle w:val="tabla"/>
              <w:rPr>
                <w:lang w:val="en-US"/>
              </w:rPr>
            </w:pPr>
            <w:r w:rsidRPr="00347ED6">
              <w:rPr>
                <w:lang w:val="en-US"/>
              </w:rPr>
              <w:t>package ec.edu.monster.wsconversormov.model;</w:t>
            </w:r>
          </w:p>
          <w:p w14:paraId="00C014F1" w14:textId="77777777" w:rsidR="00E868F4" w:rsidRPr="00347ED6" w:rsidRDefault="00E868F4" w:rsidP="008C1564">
            <w:pPr>
              <w:pStyle w:val="tabla"/>
              <w:rPr>
                <w:lang w:val="en-US"/>
              </w:rPr>
            </w:pPr>
          </w:p>
          <w:p w14:paraId="63F01879" w14:textId="77777777" w:rsidR="00E868F4" w:rsidRPr="00347ED6" w:rsidRDefault="00000000" w:rsidP="008C1564">
            <w:pPr>
              <w:pStyle w:val="tabla"/>
              <w:rPr>
                <w:lang w:val="en-US"/>
              </w:rPr>
            </w:pPr>
            <w:r w:rsidRPr="00347ED6">
              <w:rPr>
                <w:lang w:val="en-US"/>
              </w:rPr>
              <w:t>import java.io.BufferedReader;</w:t>
            </w:r>
          </w:p>
          <w:p w14:paraId="0CE7B945" w14:textId="77777777" w:rsidR="00E868F4" w:rsidRPr="00347ED6" w:rsidRDefault="00000000" w:rsidP="008C1564">
            <w:pPr>
              <w:pStyle w:val="tabla"/>
              <w:rPr>
                <w:lang w:val="en-US"/>
              </w:rPr>
            </w:pPr>
            <w:r w:rsidRPr="00347ED6">
              <w:rPr>
                <w:lang w:val="en-US"/>
              </w:rPr>
              <w:t>import java.io.InputStreamReader;</w:t>
            </w:r>
          </w:p>
          <w:p w14:paraId="30BB4CCE" w14:textId="77777777" w:rsidR="00E868F4" w:rsidRPr="00347ED6" w:rsidRDefault="00000000" w:rsidP="008C1564">
            <w:pPr>
              <w:pStyle w:val="tabla"/>
              <w:rPr>
                <w:lang w:val="en-US"/>
              </w:rPr>
            </w:pPr>
            <w:r w:rsidRPr="00347ED6">
              <w:rPr>
                <w:lang w:val="en-US"/>
              </w:rPr>
              <w:t>import java.io.OutputStream;</w:t>
            </w:r>
          </w:p>
          <w:p w14:paraId="1C7E5248" w14:textId="77777777" w:rsidR="00E868F4" w:rsidRPr="00347ED6" w:rsidRDefault="00000000" w:rsidP="008C1564">
            <w:pPr>
              <w:pStyle w:val="tabla"/>
              <w:rPr>
                <w:lang w:val="en-US"/>
              </w:rPr>
            </w:pPr>
            <w:r w:rsidRPr="00347ED6">
              <w:rPr>
                <w:lang w:val="en-US"/>
              </w:rPr>
              <w:t>import java.net.HttpURLConnection;</w:t>
            </w:r>
          </w:p>
          <w:p w14:paraId="352746A9" w14:textId="77777777" w:rsidR="00E868F4" w:rsidRPr="00347ED6" w:rsidRDefault="00000000" w:rsidP="008C1564">
            <w:pPr>
              <w:pStyle w:val="tabla"/>
              <w:rPr>
                <w:lang w:val="en-US"/>
              </w:rPr>
            </w:pPr>
            <w:r w:rsidRPr="00347ED6">
              <w:rPr>
                <w:lang w:val="en-US"/>
              </w:rPr>
              <w:t>import java.net.URL;</w:t>
            </w:r>
          </w:p>
          <w:p w14:paraId="3ECE8534" w14:textId="77777777" w:rsidR="00E868F4" w:rsidRPr="00347ED6" w:rsidRDefault="00000000" w:rsidP="008C1564">
            <w:pPr>
              <w:pStyle w:val="tabla"/>
              <w:rPr>
                <w:lang w:val="en-US"/>
              </w:rPr>
            </w:pPr>
            <w:r w:rsidRPr="00347ED6">
              <w:rPr>
                <w:lang w:val="en-US"/>
              </w:rPr>
              <w:t>import java.net.URLEncoder;</w:t>
            </w:r>
          </w:p>
          <w:p w14:paraId="13D9047E" w14:textId="77777777" w:rsidR="00E868F4" w:rsidRPr="00347ED6" w:rsidRDefault="00000000" w:rsidP="008C1564">
            <w:pPr>
              <w:pStyle w:val="tabla"/>
              <w:rPr>
                <w:lang w:val="en-US"/>
              </w:rPr>
            </w:pPr>
            <w:r w:rsidRPr="00347ED6">
              <w:rPr>
                <w:lang w:val="en-US"/>
              </w:rPr>
              <w:t>import java.nio.charset.StandardCharsets;</w:t>
            </w:r>
          </w:p>
          <w:p w14:paraId="078E1F22" w14:textId="77777777" w:rsidR="00E868F4" w:rsidRPr="00347ED6" w:rsidRDefault="00000000" w:rsidP="008C1564">
            <w:pPr>
              <w:pStyle w:val="tabla"/>
              <w:rPr>
                <w:lang w:val="en-US"/>
              </w:rPr>
            </w:pPr>
            <w:r w:rsidRPr="00347ED6">
              <w:rPr>
                <w:lang w:val="en-US"/>
              </w:rPr>
              <w:t>import java.util.regex.Matcher;</w:t>
            </w:r>
          </w:p>
          <w:p w14:paraId="724D0828" w14:textId="77777777" w:rsidR="00E868F4" w:rsidRPr="00347ED6" w:rsidRDefault="00000000" w:rsidP="008C1564">
            <w:pPr>
              <w:pStyle w:val="tabla"/>
              <w:rPr>
                <w:lang w:val="en-US"/>
              </w:rPr>
            </w:pPr>
            <w:r w:rsidRPr="00347ED6">
              <w:rPr>
                <w:lang w:val="en-US"/>
              </w:rPr>
              <w:t>import java.util.regex.Pattern;</w:t>
            </w:r>
          </w:p>
          <w:p w14:paraId="103ED833" w14:textId="77777777" w:rsidR="00E868F4" w:rsidRPr="00347ED6" w:rsidRDefault="00E868F4" w:rsidP="008C1564">
            <w:pPr>
              <w:pStyle w:val="tabla"/>
              <w:rPr>
                <w:lang w:val="en-US"/>
              </w:rPr>
            </w:pPr>
          </w:p>
          <w:p w14:paraId="55F8E522" w14:textId="77777777" w:rsidR="00E868F4" w:rsidRPr="00347ED6" w:rsidRDefault="00000000" w:rsidP="008C1564">
            <w:pPr>
              <w:pStyle w:val="tabla"/>
              <w:rPr>
                <w:lang w:val="en-US"/>
              </w:rPr>
            </w:pPr>
            <w:r w:rsidRPr="00347ED6">
              <w:rPr>
                <w:lang w:val="en-US"/>
              </w:rPr>
              <w:t>public class ConversorService {</w:t>
            </w:r>
          </w:p>
          <w:p w14:paraId="487B2391" w14:textId="77777777" w:rsidR="00E868F4" w:rsidRPr="00347ED6" w:rsidRDefault="00E868F4" w:rsidP="008C1564">
            <w:pPr>
              <w:pStyle w:val="tabla"/>
              <w:rPr>
                <w:lang w:val="en-US"/>
              </w:rPr>
            </w:pPr>
          </w:p>
          <w:p w14:paraId="37103FD4" w14:textId="77777777" w:rsidR="00E868F4" w:rsidRPr="00347ED6" w:rsidRDefault="00000000" w:rsidP="008C1564">
            <w:pPr>
              <w:pStyle w:val="tabla"/>
              <w:rPr>
                <w:lang w:val="en-US"/>
              </w:rPr>
            </w:pPr>
            <w:r w:rsidRPr="00347ED6">
              <w:rPr>
                <w:lang w:val="en-US"/>
              </w:rPr>
              <w:t xml:space="preserve">    private static String tokenSesion;</w:t>
            </w:r>
          </w:p>
          <w:p w14:paraId="056D6CCE" w14:textId="77777777" w:rsidR="00E868F4" w:rsidRPr="00347ED6" w:rsidRDefault="00E868F4" w:rsidP="008C1564">
            <w:pPr>
              <w:pStyle w:val="tabla"/>
              <w:rPr>
                <w:lang w:val="en-US"/>
              </w:rPr>
            </w:pPr>
          </w:p>
          <w:p w14:paraId="51F3C492" w14:textId="77777777" w:rsidR="00E868F4" w:rsidRPr="00347ED6" w:rsidRDefault="00000000" w:rsidP="008C1564">
            <w:pPr>
              <w:pStyle w:val="tabla"/>
              <w:rPr>
                <w:lang w:val="en-US"/>
              </w:rPr>
            </w:pPr>
            <w:r w:rsidRPr="00347ED6">
              <w:rPr>
                <w:lang w:val="en-US"/>
              </w:rPr>
              <w:t xml:space="preserve">    public static String getTokenSesion() {</w:t>
            </w:r>
          </w:p>
          <w:p w14:paraId="0FC8F58D" w14:textId="77777777" w:rsidR="00E868F4" w:rsidRPr="00347ED6" w:rsidRDefault="00000000" w:rsidP="008C1564">
            <w:pPr>
              <w:pStyle w:val="tabla"/>
              <w:rPr>
                <w:lang w:val="en-US"/>
              </w:rPr>
            </w:pPr>
            <w:r w:rsidRPr="00347ED6">
              <w:rPr>
                <w:lang w:val="en-US"/>
              </w:rPr>
              <w:t xml:space="preserve">        return tokenSesion;</w:t>
            </w:r>
          </w:p>
          <w:p w14:paraId="2B80D3E7" w14:textId="77777777" w:rsidR="00E868F4" w:rsidRPr="00347ED6" w:rsidRDefault="00000000" w:rsidP="008C1564">
            <w:pPr>
              <w:pStyle w:val="tabla"/>
              <w:rPr>
                <w:lang w:val="en-US"/>
              </w:rPr>
            </w:pPr>
            <w:r w:rsidRPr="00347ED6">
              <w:rPr>
                <w:lang w:val="en-US"/>
              </w:rPr>
              <w:t xml:space="preserve">    }</w:t>
            </w:r>
          </w:p>
          <w:p w14:paraId="084E08CF" w14:textId="77777777" w:rsidR="00E868F4" w:rsidRPr="00347ED6" w:rsidRDefault="00E868F4" w:rsidP="008C1564">
            <w:pPr>
              <w:pStyle w:val="tabla"/>
              <w:rPr>
                <w:lang w:val="en-US"/>
              </w:rPr>
            </w:pPr>
          </w:p>
          <w:p w14:paraId="34B4900B" w14:textId="77777777" w:rsidR="00E868F4" w:rsidRPr="00347ED6" w:rsidRDefault="00000000" w:rsidP="008C1564">
            <w:pPr>
              <w:pStyle w:val="tabla"/>
              <w:rPr>
                <w:lang w:val="en-US"/>
              </w:rPr>
            </w:pPr>
            <w:r w:rsidRPr="00347ED6">
              <w:rPr>
                <w:lang w:val="en-US"/>
              </w:rPr>
              <w:t xml:space="preserve">    public static void setTokenSesion(String token) {</w:t>
            </w:r>
          </w:p>
          <w:p w14:paraId="0E06BB3C" w14:textId="77777777" w:rsidR="00E868F4" w:rsidRPr="00347ED6" w:rsidRDefault="00000000" w:rsidP="008C1564">
            <w:pPr>
              <w:pStyle w:val="tabla"/>
              <w:rPr>
                <w:lang w:val="en-US"/>
              </w:rPr>
            </w:pPr>
            <w:r w:rsidRPr="00347ED6">
              <w:rPr>
                <w:lang w:val="en-US"/>
              </w:rPr>
              <w:t xml:space="preserve">        tokenSesion = token;</w:t>
            </w:r>
          </w:p>
          <w:p w14:paraId="334999FB" w14:textId="77777777" w:rsidR="00E868F4" w:rsidRPr="00347ED6" w:rsidRDefault="00000000" w:rsidP="008C1564">
            <w:pPr>
              <w:pStyle w:val="tabla"/>
              <w:rPr>
                <w:lang w:val="en-US"/>
              </w:rPr>
            </w:pPr>
            <w:r w:rsidRPr="00347ED6">
              <w:rPr>
                <w:lang w:val="en-US"/>
              </w:rPr>
              <w:lastRenderedPageBreak/>
              <w:t xml:space="preserve">    }</w:t>
            </w:r>
          </w:p>
          <w:p w14:paraId="29A4F9F7" w14:textId="77777777" w:rsidR="00E868F4" w:rsidRPr="00347ED6" w:rsidRDefault="00E868F4" w:rsidP="008C1564">
            <w:pPr>
              <w:pStyle w:val="tabla"/>
              <w:rPr>
                <w:lang w:val="en-US"/>
              </w:rPr>
            </w:pPr>
          </w:p>
          <w:p w14:paraId="39165305" w14:textId="77777777" w:rsidR="00E868F4" w:rsidRPr="00347ED6" w:rsidRDefault="00000000" w:rsidP="008C1564">
            <w:pPr>
              <w:pStyle w:val="tabla"/>
              <w:rPr>
                <w:lang w:val="en-US"/>
              </w:rPr>
            </w:pPr>
            <w:r w:rsidRPr="00347ED6">
              <w:rPr>
                <w:lang w:val="en-US"/>
              </w:rPr>
              <w:t xml:space="preserve">    public String login(String usuario, String contrasenia) throws Exception {</w:t>
            </w:r>
          </w:p>
          <w:p w14:paraId="287BBBF0" w14:textId="77777777" w:rsidR="00E868F4" w:rsidRPr="00347ED6" w:rsidRDefault="00000000" w:rsidP="008C1564">
            <w:pPr>
              <w:pStyle w:val="tabla"/>
              <w:rPr>
                <w:lang w:val="en-US"/>
              </w:rPr>
            </w:pPr>
            <w:r w:rsidRPr="00347ED6">
              <w:rPr>
                <w:lang w:val="en-US"/>
              </w:rPr>
              <w:t xml:space="preserve">        String baseUrl = ConfiguracionConexion.getEndpointUrl();</w:t>
            </w:r>
          </w:p>
          <w:p w14:paraId="2DE5A6DA" w14:textId="77777777" w:rsidR="00E868F4" w:rsidRPr="00347ED6" w:rsidRDefault="00000000" w:rsidP="008C1564">
            <w:pPr>
              <w:pStyle w:val="tabla"/>
              <w:rPr>
                <w:lang w:val="en-US"/>
              </w:rPr>
            </w:pPr>
            <w:r w:rsidRPr="00347ED6">
              <w:rPr>
                <w:lang w:val="en-US"/>
              </w:rPr>
              <w:t xml:space="preserve">        String jsonInput = String.format("{\"usuario\":\"%s\",\"contrasenia\":\"%s\"}",</w:t>
            </w:r>
          </w:p>
          <w:p w14:paraId="5E3EC9AB" w14:textId="77777777" w:rsidR="00E868F4" w:rsidRPr="00347ED6" w:rsidRDefault="00000000" w:rsidP="008C1564">
            <w:pPr>
              <w:pStyle w:val="tabla"/>
              <w:rPr>
                <w:lang w:val="en-US"/>
              </w:rPr>
            </w:pPr>
            <w:r w:rsidRPr="00347ED6">
              <w:rPr>
                <w:lang w:val="en-US"/>
              </w:rPr>
              <w:t xml:space="preserve">                escapeJson(usuario), escapeJson(contrasenia));</w:t>
            </w:r>
          </w:p>
          <w:p w14:paraId="29CB821C" w14:textId="77777777" w:rsidR="00E868F4" w:rsidRPr="00347ED6" w:rsidRDefault="00E868F4" w:rsidP="008C1564">
            <w:pPr>
              <w:pStyle w:val="tabla"/>
              <w:rPr>
                <w:lang w:val="en-US"/>
              </w:rPr>
            </w:pPr>
          </w:p>
          <w:p w14:paraId="7F4B2F9B" w14:textId="77777777" w:rsidR="00E868F4" w:rsidRPr="00347ED6" w:rsidRDefault="00000000" w:rsidP="008C1564">
            <w:pPr>
              <w:pStyle w:val="tabla"/>
              <w:rPr>
                <w:lang w:val="en-US"/>
              </w:rPr>
            </w:pPr>
            <w:r w:rsidRPr="00347ED6">
              <w:rPr>
                <w:lang w:val="en-US"/>
              </w:rPr>
              <w:t xml:space="preserve">        String respuesta = postJson(baseUrl + "/auth/login", jsonInput);</w:t>
            </w:r>
          </w:p>
          <w:p w14:paraId="026E396F" w14:textId="77777777" w:rsidR="00E868F4" w:rsidRPr="00347ED6" w:rsidRDefault="00000000" w:rsidP="008C1564">
            <w:pPr>
              <w:pStyle w:val="tabla"/>
              <w:rPr>
                <w:lang w:val="en-US"/>
              </w:rPr>
            </w:pPr>
            <w:r w:rsidRPr="00347ED6">
              <w:rPr>
                <w:lang w:val="en-US"/>
              </w:rPr>
              <w:t xml:space="preserve">        String token = extraerCampoJson(respuesta, "token");</w:t>
            </w:r>
          </w:p>
          <w:p w14:paraId="599E0EFF" w14:textId="77777777" w:rsidR="00E868F4" w:rsidRPr="00347ED6" w:rsidRDefault="00000000" w:rsidP="008C1564">
            <w:pPr>
              <w:pStyle w:val="tabla"/>
              <w:rPr>
                <w:lang w:val="en-US"/>
              </w:rPr>
            </w:pPr>
            <w:r w:rsidRPr="00347ED6">
              <w:rPr>
                <w:lang w:val="en-US"/>
              </w:rPr>
              <w:t xml:space="preserve">        if (token != null &amp;&amp; !token.isBlank()) {</w:t>
            </w:r>
          </w:p>
          <w:p w14:paraId="1FB224E8" w14:textId="77777777" w:rsidR="00E868F4" w:rsidRPr="00347ED6" w:rsidRDefault="00000000" w:rsidP="008C1564">
            <w:pPr>
              <w:pStyle w:val="tabla"/>
              <w:rPr>
                <w:lang w:val="en-US"/>
              </w:rPr>
            </w:pPr>
            <w:r w:rsidRPr="00347ED6">
              <w:rPr>
                <w:lang w:val="en-US"/>
              </w:rPr>
              <w:t xml:space="preserve">            tokenSesion = token;</w:t>
            </w:r>
          </w:p>
          <w:p w14:paraId="103EA1B7" w14:textId="77777777" w:rsidR="00E868F4" w:rsidRPr="00347ED6" w:rsidRDefault="00000000" w:rsidP="008C1564">
            <w:pPr>
              <w:pStyle w:val="tabla"/>
              <w:rPr>
                <w:lang w:val="en-US"/>
              </w:rPr>
            </w:pPr>
            <w:r w:rsidRPr="00347ED6">
              <w:rPr>
                <w:lang w:val="en-US"/>
              </w:rPr>
              <w:t xml:space="preserve">            return token;</w:t>
            </w:r>
          </w:p>
          <w:p w14:paraId="4DCE9D41" w14:textId="77777777" w:rsidR="00E868F4" w:rsidRPr="00347ED6" w:rsidRDefault="00000000" w:rsidP="008C1564">
            <w:pPr>
              <w:pStyle w:val="tabla"/>
              <w:rPr>
                <w:lang w:val="en-US"/>
              </w:rPr>
            </w:pPr>
            <w:r w:rsidRPr="00347ED6">
              <w:rPr>
                <w:lang w:val="en-US"/>
              </w:rPr>
              <w:t xml:space="preserve">        }</w:t>
            </w:r>
          </w:p>
          <w:p w14:paraId="0A73B429" w14:textId="77777777" w:rsidR="00E868F4" w:rsidRPr="00347ED6" w:rsidRDefault="00000000" w:rsidP="008C1564">
            <w:pPr>
              <w:pStyle w:val="tabla"/>
              <w:rPr>
                <w:lang w:val="en-US"/>
              </w:rPr>
            </w:pPr>
            <w:r w:rsidRPr="00347ED6">
              <w:rPr>
                <w:lang w:val="en-US"/>
              </w:rPr>
              <w:t xml:space="preserve">        throw new RuntimeException("Credenciales incorrectas");</w:t>
            </w:r>
          </w:p>
          <w:p w14:paraId="13D351CE" w14:textId="77777777" w:rsidR="00E868F4" w:rsidRPr="00347ED6" w:rsidRDefault="00000000" w:rsidP="008C1564">
            <w:pPr>
              <w:pStyle w:val="tabla"/>
              <w:rPr>
                <w:lang w:val="en-US"/>
              </w:rPr>
            </w:pPr>
            <w:r w:rsidRPr="00347ED6">
              <w:rPr>
                <w:lang w:val="en-US"/>
              </w:rPr>
              <w:t xml:space="preserve">    }</w:t>
            </w:r>
          </w:p>
          <w:p w14:paraId="2CF5F533" w14:textId="77777777" w:rsidR="00E868F4" w:rsidRPr="00347ED6" w:rsidRDefault="00E868F4" w:rsidP="008C1564">
            <w:pPr>
              <w:pStyle w:val="tabla"/>
              <w:rPr>
                <w:lang w:val="en-US"/>
              </w:rPr>
            </w:pPr>
          </w:p>
          <w:p w14:paraId="72CC6331" w14:textId="77777777" w:rsidR="00E868F4" w:rsidRPr="00347ED6" w:rsidRDefault="00000000" w:rsidP="008C1564">
            <w:pPr>
              <w:pStyle w:val="tabla"/>
              <w:rPr>
                <w:lang w:val="en-US"/>
              </w:rPr>
            </w:pPr>
            <w:r w:rsidRPr="00347ED6">
              <w:rPr>
                <w:lang w:val="en-US"/>
              </w:rPr>
              <w:t xml:space="preserve">    public double convertirLongitud(double valor, String unidadInicial, String unidadFinal) throws Exception {</w:t>
            </w:r>
          </w:p>
          <w:p w14:paraId="26063B73" w14:textId="77777777" w:rsidR="00E868F4" w:rsidRDefault="00000000" w:rsidP="008C1564">
            <w:pPr>
              <w:pStyle w:val="tabla"/>
            </w:pPr>
            <w:r w:rsidRPr="00347ED6">
              <w:rPr>
                <w:lang w:val="en-US"/>
              </w:rPr>
              <w:t xml:space="preserve">        </w:t>
            </w:r>
            <w:r>
              <w:t>return ejecutarConversion("longitud", valor, unidadInicial, unidadFinal);</w:t>
            </w:r>
          </w:p>
          <w:p w14:paraId="58236CF0" w14:textId="77777777" w:rsidR="00E868F4" w:rsidRPr="00347ED6" w:rsidRDefault="00000000" w:rsidP="008C1564">
            <w:pPr>
              <w:pStyle w:val="tabla"/>
              <w:rPr>
                <w:lang w:val="en-US"/>
              </w:rPr>
            </w:pPr>
            <w:r>
              <w:t xml:space="preserve">    </w:t>
            </w:r>
            <w:r w:rsidRPr="00347ED6">
              <w:rPr>
                <w:lang w:val="en-US"/>
              </w:rPr>
              <w:t>}</w:t>
            </w:r>
          </w:p>
          <w:p w14:paraId="62171BEF" w14:textId="77777777" w:rsidR="00E868F4" w:rsidRPr="00347ED6" w:rsidRDefault="00E868F4" w:rsidP="008C1564">
            <w:pPr>
              <w:pStyle w:val="tabla"/>
              <w:rPr>
                <w:lang w:val="en-US"/>
              </w:rPr>
            </w:pPr>
          </w:p>
          <w:p w14:paraId="2B979D7B" w14:textId="77777777" w:rsidR="00E868F4" w:rsidRPr="00347ED6" w:rsidRDefault="00000000" w:rsidP="008C1564">
            <w:pPr>
              <w:pStyle w:val="tabla"/>
              <w:rPr>
                <w:lang w:val="en-US"/>
              </w:rPr>
            </w:pPr>
            <w:r w:rsidRPr="00347ED6">
              <w:rPr>
                <w:lang w:val="en-US"/>
              </w:rPr>
              <w:t xml:space="preserve">    public double convertirMasa(double valor, String unidadInicial, String unidadFinal) throws Exception {</w:t>
            </w:r>
          </w:p>
          <w:p w14:paraId="7281429C" w14:textId="77777777" w:rsidR="00E868F4" w:rsidRDefault="00000000" w:rsidP="008C1564">
            <w:pPr>
              <w:pStyle w:val="tabla"/>
            </w:pPr>
            <w:r w:rsidRPr="00347ED6">
              <w:rPr>
                <w:lang w:val="en-US"/>
              </w:rPr>
              <w:t xml:space="preserve">        </w:t>
            </w:r>
            <w:r>
              <w:t>return ejecutarConversion("masa", valor, unidadInicial, unidadFinal);</w:t>
            </w:r>
          </w:p>
          <w:p w14:paraId="63E54D16" w14:textId="77777777" w:rsidR="00E868F4" w:rsidRPr="00347ED6" w:rsidRDefault="00000000" w:rsidP="008C1564">
            <w:pPr>
              <w:pStyle w:val="tabla"/>
              <w:rPr>
                <w:lang w:val="en-US"/>
              </w:rPr>
            </w:pPr>
            <w:r>
              <w:t xml:space="preserve">    </w:t>
            </w:r>
            <w:r w:rsidRPr="00347ED6">
              <w:rPr>
                <w:lang w:val="en-US"/>
              </w:rPr>
              <w:t>}</w:t>
            </w:r>
          </w:p>
          <w:p w14:paraId="6ECB2CEA" w14:textId="77777777" w:rsidR="00E868F4" w:rsidRPr="00347ED6" w:rsidRDefault="00E868F4" w:rsidP="008C1564">
            <w:pPr>
              <w:pStyle w:val="tabla"/>
              <w:rPr>
                <w:lang w:val="en-US"/>
              </w:rPr>
            </w:pPr>
          </w:p>
          <w:p w14:paraId="03870ABE" w14:textId="77777777" w:rsidR="00E868F4" w:rsidRPr="00347ED6" w:rsidRDefault="00000000" w:rsidP="008C1564">
            <w:pPr>
              <w:pStyle w:val="tabla"/>
              <w:rPr>
                <w:lang w:val="en-US"/>
              </w:rPr>
            </w:pPr>
            <w:r w:rsidRPr="00347ED6">
              <w:rPr>
                <w:lang w:val="en-US"/>
              </w:rPr>
              <w:t xml:space="preserve">    public double convertirTemperatura(double valor, String unidadInicial, String unidadFinal) throws Exception {</w:t>
            </w:r>
          </w:p>
          <w:p w14:paraId="6EB3C6B4" w14:textId="77777777" w:rsidR="00E868F4" w:rsidRDefault="00000000" w:rsidP="008C1564">
            <w:pPr>
              <w:pStyle w:val="tabla"/>
            </w:pPr>
            <w:r w:rsidRPr="00347ED6">
              <w:rPr>
                <w:lang w:val="en-US"/>
              </w:rPr>
              <w:t xml:space="preserve">        </w:t>
            </w:r>
            <w:r>
              <w:t>return ejecutarConversion("temperatura", valor, unidadInicial, unidadFinal);</w:t>
            </w:r>
          </w:p>
          <w:p w14:paraId="01DAE3A0" w14:textId="77777777" w:rsidR="00E868F4" w:rsidRPr="00347ED6" w:rsidRDefault="00000000" w:rsidP="008C1564">
            <w:pPr>
              <w:pStyle w:val="tabla"/>
              <w:rPr>
                <w:lang w:val="en-US"/>
              </w:rPr>
            </w:pPr>
            <w:r>
              <w:t xml:space="preserve">    </w:t>
            </w:r>
            <w:r w:rsidRPr="00347ED6">
              <w:rPr>
                <w:lang w:val="en-US"/>
              </w:rPr>
              <w:t>}</w:t>
            </w:r>
          </w:p>
          <w:p w14:paraId="455B2AE5" w14:textId="77777777" w:rsidR="00E868F4" w:rsidRPr="00347ED6" w:rsidRDefault="00E868F4" w:rsidP="008C1564">
            <w:pPr>
              <w:pStyle w:val="tabla"/>
              <w:rPr>
                <w:lang w:val="en-US"/>
              </w:rPr>
            </w:pPr>
          </w:p>
          <w:p w14:paraId="55896EC1" w14:textId="77777777" w:rsidR="00E868F4" w:rsidRPr="00347ED6" w:rsidRDefault="00000000" w:rsidP="008C1564">
            <w:pPr>
              <w:pStyle w:val="tabla"/>
              <w:rPr>
                <w:lang w:val="en-US"/>
              </w:rPr>
            </w:pPr>
            <w:r w:rsidRPr="00347ED6">
              <w:rPr>
                <w:lang w:val="en-US"/>
              </w:rPr>
              <w:t xml:space="preserve">    public String cambiarContrasenia(String actual, String nueva) throws Exception {</w:t>
            </w:r>
          </w:p>
          <w:p w14:paraId="146AD19C" w14:textId="77777777" w:rsidR="00E868F4" w:rsidRPr="00347ED6" w:rsidRDefault="00000000" w:rsidP="008C1564">
            <w:pPr>
              <w:pStyle w:val="tabla"/>
              <w:rPr>
                <w:lang w:val="en-US"/>
              </w:rPr>
            </w:pPr>
            <w:r w:rsidRPr="00347ED6">
              <w:rPr>
                <w:lang w:val="en-US"/>
              </w:rPr>
              <w:t xml:space="preserve">        String baseUrl = ConfiguracionConexion.getEndpointUrl();</w:t>
            </w:r>
          </w:p>
          <w:p w14:paraId="60F80BF0" w14:textId="77777777" w:rsidR="00E868F4" w:rsidRPr="00347ED6" w:rsidRDefault="00000000" w:rsidP="008C1564">
            <w:pPr>
              <w:pStyle w:val="tabla"/>
              <w:rPr>
                <w:lang w:val="en-US"/>
              </w:rPr>
            </w:pPr>
            <w:r w:rsidRPr="00347ED6">
              <w:rPr>
                <w:lang w:val="en-US"/>
              </w:rPr>
              <w:t xml:space="preserve">        String jsonInput = String.format("{\"contraseniaActual\":\"%s\",\"contraseniaNueva\":\"%s\"}",</w:t>
            </w:r>
          </w:p>
          <w:p w14:paraId="26EECDDB" w14:textId="77777777" w:rsidR="00E868F4" w:rsidRPr="00347ED6" w:rsidRDefault="00000000" w:rsidP="008C1564">
            <w:pPr>
              <w:pStyle w:val="tabla"/>
              <w:rPr>
                <w:lang w:val="en-US"/>
              </w:rPr>
            </w:pPr>
            <w:r w:rsidRPr="00347ED6">
              <w:rPr>
                <w:lang w:val="en-US"/>
              </w:rPr>
              <w:t xml:space="preserve">                escapeJson(actual), escapeJson(nueva));</w:t>
            </w:r>
          </w:p>
          <w:p w14:paraId="325C11F7" w14:textId="77777777" w:rsidR="00E868F4" w:rsidRPr="00347ED6" w:rsidRDefault="00000000" w:rsidP="008C1564">
            <w:pPr>
              <w:pStyle w:val="tabla"/>
              <w:rPr>
                <w:lang w:val="en-US"/>
              </w:rPr>
            </w:pPr>
            <w:r w:rsidRPr="00347ED6">
              <w:rPr>
                <w:lang w:val="en-US"/>
              </w:rPr>
              <w:t xml:space="preserve">        return postJson(baseUrl + "/auth/cambiar-contrasenia", jsonInput);</w:t>
            </w:r>
          </w:p>
          <w:p w14:paraId="112A0E8B" w14:textId="77777777" w:rsidR="00E868F4" w:rsidRPr="00347ED6" w:rsidRDefault="00000000" w:rsidP="008C1564">
            <w:pPr>
              <w:pStyle w:val="tabla"/>
              <w:rPr>
                <w:lang w:val="en-US"/>
              </w:rPr>
            </w:pPr>
            <w:r w:rsidRPr="00347ED6">
              <w:rPr>
                <w:lang w:val="en-US"/>
              </w:rPr>
              <w:t xml:space="preserve">    }</w:t>
            </w:r>
          </w:p>
          <w:p w14:paraId="157CADDC" w14:textId="77777777" w:rsidR="00E868F4" w:rsidRPr="00347ED6" w:rsidRDefault="00E868F4" w:rsidP="008C1564">
            <w:pPr>
              <w:pStyle w:val="tabla"/>
              <w:rPr>
                <w:lang w:val="en-US"/>
              </w:rPr>
            </w:pPr>
          </w:p>
          <w:p w14:paraId="6B268FB6" w14:textId="77777777" w:rsidR="00E868F4" w:rsidRPr="00347ED6" w:rsidRDefault="00000000" w:rsidP="008C1564">
            <w:pPr>
              <w:pStyle w:val="tabla"/>
              <w:rPr>
                <w:lang w:val="en-US"/>
              </w:rPr>
            </w:pPr>
            <w:r w:rsidRPr="00347ED6">
              <w:rPr>
                <w:lang w:val="en-US"/>
              </w:rPr>
              <w:t xml:space="preserve">    private double ejecutarConversion(String tipo, double valor, String inicial, String finalU) throws Exception {</w:t>
            </w:r>
          </w:p>
          <w:p w14:paraId="41641B33" w14:textId="77777777" w:rsidR="00E868F4" w:rsidRPr="00347ED6" w:rsidRDefault="00000000" w:rsidP="008C1564">
            <w:pPr>
              <w:pStyle w:val="tabla"/>
              <w:rPr>
                <w:lang w:val="en-US"/>
              </w:rPr>
            </w:pPr>
            <w:r w:rsidRPr="00347ED6">
              <w:rPr>
                <w:lang w:val="en-US"/>
              </w:rPr>
              <w:t xml:space="preserve">        String baseUrl = ConfiguracionConexion.getEndpointUrl();</w:t>
            </w:r>
          </w:p>
          <w:p w14:paraId="38744487" w14:textId="77777777" w:rsidR="00E868F4" w:rsidRPr="00347ED6" w:rsidRDefault="00000000" w:rsidP="008C1564">
            <w:pPr>
              <w:pStyle w:val="tabla"/>
              <w:rPr>
                <w:lang w:val="en-US"/>
              </w:rPr>
            </w:pPr>
            <w:r w:rsidRPr="00347ED6">
              <w:rPr>
                <w:lang w:val="en-US"/>
              </w:rPr>
              <w:t xml:space="preserve">        String urlStr = String.format("%s/conversor/%s?valor=%s&amp;unidadInicial=%s&amp;unidadFinal=%s",</w:t>
            </w:r>
          </w:p>
          <w:p w14:paraId="5F75B014" w14:textId="77777777" w:rsidR="00E868F4" w:rsidRDefault="00000000" w:rsidP="008C1564">
            <w:pPr>
              <w:pStyle w:val="tabla"/>
            </w:pPr>
            <w:r w:rsidRPr="00347ED6">
              <w:rPr>
                <w:lang w:val="en-US"/>
              </w:rPr>
              <w:t xml:space="preserve">                </w:t>
            </w:r>
            <w:r>
              <w:t>baseUrl, tipo, valor,</w:t>
            </w:r>
          </w:p>
          <w:p w14:paraId="40F0E295" w14:textId="77777777" w:rsidR="00E868F4" w:rsidRDefault="00000000" w:rsidP="008C1564">
            <w:pPr>
              <w:pStyle w:val="tabla"/>
            </w:pPr>
            <w:r>
              <w:t xml:space="preserve">                URLEncoder.encode(inicial, "UTF-8"),</w:t>
            </w:r>
          </w:p>
          <w:p w14:paraId="74313682" w14:textId="77777777" w:rsidR="00E868F4" w:rsidRDefault="00000000" w:rsidP="008C1564">
            <w:pPr>
              <w:pStyle w:val="tabla"/>
            </w:pPr>
            <w:r>
              <w:t xml:space="preserve">                URLEncoder.encode(finalU, "UTF-8"));</w:t>
            </w:r>
          </w:p>
          <w:p w14:paraId="1F0504E7" w14:textId="77777777" w:rsidR="00E868F4" w:rsidRDefault="00E868F4" w:rsidP="008C1564">
            <w:pPr>
              <w:pStyle w:val="tabla"/>
            </w:pPr>
          </w:p>
          <w:p w14:paraId="1E99C625" w14:textId="77777777" w:rsidR="00E868F4" w:rsidRDefault="00000000" w:rsidP="008C1564">
            <w:pPr>
              <w:pStyle w:val="tabla"/>
            </w:pPr>
            <w:r>
              <w:t xml:space="preserve">        String respuesta = getJson(urlStr);</w:t>
            </w:r>
          </w:p>
          <w:p w14:paraId="0C534413" w14:textId="77777777" w:rsidR="00E868F4" w:rsidRDefault="00000000" w:rsidP="008C1564">
            <w:pPr>
              <w:pStyle w:val="tabla"/>
            </w:pPr>
            <w:r>
              <w:t xml:space="preserve">        String valorFinalStr = extraerCampoJson(respuesta, "valorFinal");</w:t>
            </w:r>
          </w:p>
          <w:p w14:paraId="71673D14" w14:textId="77777777" w:rsidR="00E868F4" w:rsidRPr="00347ED6" w:rsidRDefault="00000000" w:rsidP="008C1564">
            <w:pPr>
              <w:pStyle w:val="tabla"/>
              <w:rPr>
                <w:lang w:val="en-US"/>
              </w:rPr>
            </w:pPr>
            <w:r>
              <w:lastRenderedPageBreak/>
              <w:t xml:space="preserve">        </w:t>
            </w:r>
            <w:r w:rsidRPr="00347ED6">
              <w:rPr>
                <w:lang w:val="en-US"/>
              </w:rPr>
              <w:t>if (valorFinalStr != null) {</w:t>
            </w:r>
          </w:p>
          <w:p w14:paraId="209F209A" w14:textId="77777777" w:rsidR="00E868F4" w:rsidRPr="00347ED6" w:rsidRDefault="00000000" w:rsidP="008C1564">
            <w:pPr>
              <w:pStyle w:val="tabla"/>
              <w:rPr>
                <w:lang w:val="en-US"/>
              </w:rPr>
            </w:pPr>
            <w:r w:rsidRPr="00347ED6">
              <w:rPr>
                <w:lang w:val="en-US"/>
              </w:rPr>
              <w:t xml:space="preserve">            return Double.parseDouble(valorFinalStr);</w:t>
            </w:r>
          </w:p>
          <w:p w14:paraId="13B282FF" w14:textId="77777777" w:rsidR="00E868F4" w:rsidRDefault="00000000" w:rsidP="008C1564">
            <w:pPr>
              <w:pStyle w:val="tabla"/>
            </w:pPr>
            <w:r w:rsidRPr="00347ED6">
              <w:rPr>
                <w:lang w:val="en-US"/>
              </w:rPr>
              <w:t xml:space="preserve">        </w:t>
            </w:r>
            <w:r>
              <w:t>}</w:t>
            </w:r>
          </w:p>
          <w:p w14:paraId="42583C51" w14:textId="77777777" w:rsidR="00E868F4" w:rsidRDefault="00000000" w:rsidP="008C1564">
            <w:pPr>
              <w:pStyle w:val="tabla"/>
            </w:pPr>
            <w:r>
              <w:t xml:space="preserve">        throw new RuntimeException("Respuesta inesperada del servidor: " + respuesta);</w:t>
            </w:r>
          </w:p>
          <w:p w14:paraId="4E0EB46F" w14:textId="77777777" w:rsidR="00E868F4" w:rsidRPr="00347ED6" w:rsidRDefault="00000000" w:rsidP="008C1564">
            <w:pPr>
              <w:pStyle w:val="tabla"/>
              <w:rPr>
                <w:lang w:val="en-US"/>
              </w:rPr>
            </w:pPr>
            <w:r>
              <w:t xml:space="preserve">    </w:t>
            </w:r>
            <w:r w:rsidRPr="00347ED6">
              <w:rPr>
                <w:lang w:val="en-US"/>
              </w:rPr>
              <w:t>}</w:t>
            </w:r>
          </w:p>
          <w:p w14:paraId="252CEB54" w14:textId="77777777" w:rsidR="00E868F4" w:rsidRPr="00347ED6" w:rsidRDefault="00E868F4" w:rsidP="008C1564">
            <w:pPr>
              <w:pStyle w:val="tabla"/>
              <w:rPr>
                <w:lang w:val="en-US"/>
              </w:rPr>
            </w:pPr>
          </w:p>
          <w:p w14:paraId="474CC9A9" w14:textId="77777777" w:rsidR="00E868F4" w:rsidRPr="00347ED6" w:rsidRDefault="00000000" w:rsidP="008C1564">
            <w:pPr>
              <w:pStyle w:val="tabla"/>
              <w:rPr>
                <w:lang w:val="en-US"/>
              </w:rPr>
            </w:pPr>
            <w:r w:rsidRPr="00347ED6">
              <w:rPr>
                <w:lang w:val="en-US"/>
              </w:rPr>
              <w:t xml:space="preserve">    private String getJson(String urlStr) throws Exception {</w:t>
            </w:r>
          </w:p>
          <w:p w14:paraId="67E1318F" w14:textId="77777777" w:rsidR="00E868F4" w:rsidRPr="00347ED6" w:rsidRDefault="00000000" w:rsidP="008C1564">
            <w:pPr>
              <w:pStyle w:val="tabla"/>
              <w:rPr>
                <w:lang w:val="en-US"/>
              </w:rPr>
            </w:pPr>
            <w:r w:rsidRPr="00347ED6">
              <w:rPr>
                <w:lang w:val="en-US"/>
              </w:rPr>
              <w:t xml:space="preserve">        URL url = new URL(urlStr);</w:t>
            </w:r>
          </w:p>
          <w:p w14:paraId="45371AA2"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6E0590F7" w14:textId="77777777" w:rsidR="00E868F4" w:rsidRPr="00347ED6" w:rsidRDefault="00000000" w:rsidP="008C1564">
            <w:pPr>
              <w:pStyle w:val="tabla"/>
              <w:rPr>
                <w:lang w:val="en-US"/>
              </w:rPr>
            </w:pPr>
            <w:r w:rsidRPr="00347ED6">
              <w:rPr>
                <w:lang w:val="en-US"/>
              </w:rPr>
              <w:t xml:space="preserve">        conn.setRequestMethod("GET");</w:t>
            </w:r>
          </w:p>
          <w:p w14:paraId="669744F2" w14:textId="77777777" w:rsidR="00E868F4" w:rsidRPr="00347ED6" w:rsidRDefault="00000000" w:rsidP="008C1564">
            <w:pPr>
              <w:pStyle w:val="tabla"/>
              <w:rPr>
                <w:lang w:val="en-US"/>
              </w:rPr>
            </w:pPr>
            <w:r w:rsidRPr="00347ED6">
              <w:rPr>
                <w:lang w:val="en-US"/>
              </w:rPr>
              <w:t xml:space="preserve">        conn.setRequestProperty("Accept", "application/json");</w:t>
            </w:r>
          </w:p>
          <w:p w14:paraId="543CE36F" w14:textId="77777777" w:rsidR="00E868F4" w:rsidRPr="00347ED6" w:rsidRDefault="00000000" w:rsidP="008C1564">
            <w:pPr>
              <w:pStyle w:val="tabla"/>
              <w:rPr>
                <w:lang w:val="en-US"/>
              </w:rPr>
            </w:pPr>
            <w:r w:rsidRPr="00347ED6">
              <w:rPr>
                <w:lang w:val="en-US"/>
              </w:rPr>
              <w:t xml:space="preserve">        conn.setConnectTimeout(8000);</w:t>
            </w:r>
          </w:p>
          <w:p w14:paraId="3EEE0C44" w14:textId="77777777" w:rsidR="00E868F4" w:rsidRPr="00347ED6" w:rsidRDefault="00000000" w:rsidP="008C1564">
            <w:pPr>
              <w:pStyle w:val="tabla"/>
              <w:rPr>
                <w:lang w:val="en-US"/>
              </w:rPr>
            </w:pPr>
            <w:r w:rsidRPr="00347ED6">
              <w:rPr>
                <w:lang w:val="en-US"/>
              </w:rPr>
              <w:t xml:space="preserve">        conn.setReadTimeout(8000);</w:t>
            </w:r>
          </w:p>
          <w:p w14:paraId="4D59589B" w14:textId="77777777" w:rsidR="00E868F4" w:rsidRPr="00347ED6" w:rsidRDefault="00E868F4" w:rsidP="008C1564">
            <w:pPr>
              <w:pStyle w:val="tabla"/>
              <w:rPr>
                <w:lang w:val="en-US"/>
              </w:rPr>
            </w:pPr>
          </w:p>
          <w:p w14:paraId="77A90C38" w14:textId="77777777" w:rsidR="00E868F4" w:rsidRPr="00347ED6" w:rsidRDefault="00000000" w:rsidP="008C1564">
            <w:pPr>
              <w:pStyle w:val="tabla"/>
              <w:rPr>
                <w:lang w:val="en-US"/>
              </w:rPr>
            </w:pPr>
            <w:r w:rsidRPr="00347ED6">
              <w:rPr>
                <w:lang w:val="en-US"/>
              </w:rPr>
              <w:t xml:space="preserve">        if (tokenSesion != null) {</w:t>
            </w:r>
          </w:p>
          <w:p w14:paraId="2B46BF59"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54278EAD" w14:textId="77777777" w:rsidR="00E868F4" w:rsidRPr="00347ED6" w:rsidRDefault="00000000" w:rsidP="008C1564">
            <w:pPr>
              <w:pStyle w:val="tabla"/>
              <w:rPr>
                <w:lang w:val="en-US"/>
              </w:rPr>
            </w:pPr>
            <w:r w:rsidRPr="00347ED6">
              <w:rPr>
                <w:lang w:val="en-US"/>
              </w:rPr>
              <w:t xml:space="preserve">        }</w:t>
            </w:r>
          </w:p>
          <w:p w14:paraId="0C99586B" w14:textId="77777777" w:rsidR="00E868F4" w:rsidRPr="00347ED6" w:rsidRDefault="00E868F4" w:rsidP="008C1564">
            <w:pPr>
              <w:pStyle w:val="tabla"/>
              <w:rPr>
                <w:lang w:val="en-US"/>
              </w:rPr>
            </w:pPr>
          </w:p>
          <w:p w14:paraId="71E1C4FA" w14:textId="77777777" w:rsidR="00E868F4" w:rsidRPr="00347ED6" w:rsidRDefault="00000000" w:rsidP="008C1564">
            <w:pPr>
              <w:pStyle w:val="tabla"/>
              <w:rPr>
                <w:lang w:val="en-US"/>
              </w:rPr>
            </w:pPr>
            <w:r w:rsidRPr="00347ED6">
              <w:rPr>
                <w:lang w:val="en-US"/>
              </w:rPr>
              <w:t xml:space="preserve">        int code = conn.getResponseCode();</w:t>
            </w:r>
          </w:p>
          <w:p w14:paraId="7D4EAF4A" w14:textId="77777777" w:rsidR="00E868F4" w:rsidRPr="00347ED6" w:rsidRDefault="00000000" w:rsidP="008C1564">
            <w:pPr>
              <w:pStyle w:val="tabla"/>
              <w:rPr>
                <w:lang w:val="en-US"/>
              </w:rPr>
            </w:pPr>
            <w:r w:rsidRPr="00347ED6">
              <w:rPr>
                <w:lang w:val="en-US"/>
              </w:rPr>
              <w:t xml:space="preserve">        if (code != 200) {</w:t>
            </w:r>
          </w:p>
          <w:p w14:paraId="4EA7AF7B" w14:textId="77777777" w:rsidR="00E868F4" w:rsidRPr="00347ED6" w:rsidRDefault="00000000" w:rsidP="008C1564">
            <w:pPr>
              <w:pStyle w:val="tabla"/>
              <w:rPr>
                <w:lang w:val="en-US"/>
              </w:rPr>
            </w:pPr>
            <w:r w:rsidRPr="00347ED6">
              <w:rPr>
                <w:lang w:val="en-US"/>
              </w:rPr>
              <w:t xml:space="preserve">            String errorMsg = leerStream(conn.getErrorStream());</w:t>
            </w:r>
          </w:p>
          <w:p w14:paraId="1203D66E" w14:textId="77777777" w:rsidR="00E868F4" w:rsidRPr="00347ED6" w:rsidRDefault="00000000" w:rsidP="008C1564">
            <w:pPr>
              <w:pStyle w:val="tabla"/>
              <w:rPr>
                <w:lang w:val="en-US"/>
              </w:rPr>
            </w:pPr>
            <w:r w:rsidRPr="00347ED6">
              <w:rPr>
                <w:lang w:val="en-US"/>
              </w:rPr>
              <w:t xml:space="preserve">            String cleanMsg = extraerCampoJson(errorMsg, "mensaje");</w:t>
            </w:r>
          </w:p>
          <w:p w14:paraId="3845FE25" w14:textId="77777777" w:rsidR="00E868F4" w:rsidRPr="00347ED6" w:rsidRDefault="00000000" w:rsidP="008C1564">
            <w:pPr>
              <w:pStyle w:val="tabla"/>
              <w:rPr>
                <w:lang w:val="en-US"/>
              </w:rPr>
            </w:pPr>
            <w:r w:rsidRPr="00347ED6">
              <w:rPr>
                <w:lang w:val="en-US"/>
              </w:rPr>
              <w:t xml:space="preserve">            if (cleanMsg != null &amp;&amp; !cleanMsg.isBlank()) {</w:t>
            </w:r>
          </w:p>
          <w:p w14:paraId="7033B684" w14:textId="77777777" w:rsidR="00E868F4" w:rsidRPr="00347ED6" w:rsidRDefault="00000000" w:rsidP="008C1564">
            <w:pPr>
              <w:pStyle w:val="tabla"/>
              <w:rPr>
                <w:lang w:val="en-US"/>
              </w:rPr>
            </w:pPr>
            <w:r w:rsidRPr="00347ED6">
              <w:rPr>
                <w:lang w:val="en-US"/>
              </w:rPr>
              <w:t xml:space="preserve">                throw new RuntimeException(cleanMsg);</w:t>
            </w:r>
          </w:p>
          <w:p w14:paraId="0AEDE76F" w14:textId="77777777" w:rsidR="00E868F4" w:rsidRPr="00347ED6" w:rsidRDefault="00000000" w:rsidP="008C1564">
            <w:pPr>
              <w:pStyle w:val="tabla"/>
              <w:rPr>
                <w:lang w:val="en-US"/>
              </w:rPr>
            </w:pPr>
            <w:r w:rsidRPr="00347ED6">
              <w:rPr>
                <w:lang w:val="en-US"/>
              </w:rPr>
              <w:t xml:space="preserve">            }</w:t>
            </w:r>
          </w:p>
          <w:p w14:paraId="63D43C01" w14:textId="77777777" w:rsidR="00E868F4" w:rsidRPr="00347ED6" w:rsidRDefault="00000000" w:rsidP="008C1564">
            <w:pPr>
              <w:pStyle w:val="tabla"/>
              <w:rPr>
                <w:lang w:val="en-US"/>
              </w:rPr>
            </w:pPr>
            <w:r w:rsidRPr="00347ED6">
              <w:rPr>
                <w:lang w:val="en-US"/>
              </w:rPr>
              <w:t xml:space="preserve">            throw new RuntimeException("HTTP " + code + ": " + errorMsg);</w:t>
            </w:r>
          </w:p>
          <w:p w14:paraId="600ED26B" w14:textId="77777777" w:rsidR="00E868F4" w:rsidRPr="00347ED6" w:rsidRDefault="00000000" w:rsidP="008C1564">
            <w:pPr>
              <w:pStyle w:val="tabla"/>
              <w:rPr>
                <w:lang w:val="en-US"/>
              </w:rPr>
            </w:pPr>
            <w:r w:rsidRPr="00347ED6">
              <w:rPr>
                <w:lang w:val="en-US"/>
              </w:rPr>
              <w:t xml:space="preserve">        }</w:t>
            </w:r>
          </w:p>
          <w:p w14:paraId="33AB4DD4" w14:textId="77777777" w:rsidR="00E868F4" w:rsidRPr="00347ED6" w:rsidRDefault="00000000" w:rsidP="008C1564">
            <w:pPr>
              <w:pStyle w:val="tabla"/>
              <w:rPr>
                <w:lang w:val="en-US"/>
              </w:rPr>
            </w:pPr>
            <w:r w:rsidRPr="00347ED6">
              <w:rPr>
                <w:lang w:val="en-US"/>
              </w:rPr>
              <w:t xml:space="preserve">        return leerStream(conn.getInputStream());</w:t>
            </w:r>
          </w:p>
          <w:p w14:paraId="4DD59AA0" w14:textId="77777777" w:rsidR="00E868F4" w:rsidRPr="00347ED6" w:rsidRDefault="00000000" w:rsidP="008C1564">
            <w:pPr>
              <w:pStyle w:val="tabla"/>
              <w:rPr>
                <w:lang w:val="en-US"/>
              </w:rPr>
            </w:pPr>
            <w:r w:rsidRPr="00347ED6">
              <w:rPr>
                <w:lang w:val="en-US"/>
              </w:rPr>
              <w:t xml:space="preserve">    }</w:t>
            </w:r>
          </w:p>
          <w:p w14:paraId="1699D973" w14:textId="77777777" w:rsidR="00E868F4" w:rsidRPr="00347ED6" w:rsidRDefault="00E868F4" w:rsidP="008C1564">
            <w:pPr>
              <w:pStyle w:val="tabla"/>
              <w:rPr>
                <w:lang w:val="en-US"/>
              </w:rPr>
            </w:pPr>
          </w:p>
          <w:p w14:paraId="2737C4C8" w14:textId="77777777" w:rsidR="00E868F4" w:rsidRPr="00347ED6" w:rsidRDefault="00000000" w:rsidP="008C1564">
            <w:pPr>
              <w:pStyle w:val="tabla"/>
              <w:rPr>
                <w:lang w:val="en-US"/>
              </w:rPr>
            </w:pPr>
            <w:r w:rsidRPr="00347ED6">
              <w:rPr>
                <w:lang w:val="en-US"/>
              </w:rPr>
              <w:t xml:space="preserve">    private String postJson(String urlStr, String jsonBody) throws Exception {</w:t>
            </w:r>
          </w:p>
          <w:p w14:paraId="2184E262" w14:textId="77777777" w:rsidR="00E868F4" w:rsidRPr="00347ED6" w:rsidRDefault="00000000" w:rsidP="008C1564">
            <w:pPr>
              <w:pStyle w:val="tabla"/>
              <w:rPr>
                <w:lang w:val="en-US"/>
              </w:rPr>
            </w:pPr>
            <w:r w:rsidRPr="00347ED6">
              <w:rPr>
                <w:lang w:val="en-US"/>
              </w:rPr>
              <w:t xml:space="preserve">        URL url = new URL(urlStr);</w:t>
            </w:r>
          </w:p>
          <w:p w14:paraId="01ED8626"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10400A4B" w14:textId="77777777" w:rsidR="00E868F4" w:rsidRPr="00347ED6" w:rsidRDefault="00000000" w:rsidP="008C1564">
            <w:pPr>
              <w:pStyle w:val="tabla"/>
              <w:rPr>
                <w:lang w:val="en-US"/>
              </w:rPr>
            </w:pPr>
            <w:r w:rsidRPr="00347ED6">
              <w:rPr>
                <w:lang w:val="en-US"/>
              </w:rPr>
              <w:t xml:space="preserve">        conn.setRequestMethod("POST");</w:t>
            </w:r>
          </w:p>
          <w:p w14:paraId="03D7925B" w14:textId="77777777" w:rsidR="00E868F4" w:rsidRPr="00347ED6" w:rsidRDefault="00000000" w:rsidP="008C1564">
            <w:pPr>
              <w:pStyle w:val="tabla"/>
              <w:rPr>
                <w:lang w:val="en-US"/>
              </w:rPr>
            </w:pPr>
            <w:r w:rsidRPr="00347ED6">
              <w:rPr>
                <w:lang w:val="en-US"/>
              </w:rPr>
              <w:t xml:space="preserve">        conn.setRequestProperty("Content-Type", "application/json; charset=UTF-8");</w:t>
            </w:r>
          </w:p>
          <w:p w14:paraId="00164C88" w14:textId="77777777" w:rsidR="00E868F4" w:rsidRPr="00347ED6" w:rsidRDefault="00000000" w:rsidP="008C1564">
            <w:pPr>
              <w:pStyle w:val="tabla"/>
              <w:rPr>
                <w:lang w:val="en-US"/>
              </w:rPr>
            </w:pPr>
            <w:r w:rsidRPr="00347ED6">
              <w:rPr>
                <w:lang w:val="en-US"/>
              </w:rPr>
              <w:t xml:space="preserve">        conn.setRequestProperty("Accept", "application/json");</w:t>
            </w:r>
          </w:p>
          <w:p w14:paraId="7282BBF8" w14:textId="77777777" w:rsidR="00E868F4" w:rsidRPr="00347ED6" w:rsidRDefault="00000000" w:rsidP="008C1564">
            <w:pPr>
              <w:pStyle w:val="tabla"/>
              <w:rPr>
                <w:lang w:val="en-US"/>
              </w:rPr>
            </w:pPr>
            <w:r w:rsidRPr="00347ED6">
              <w:rPr>
                <w:lang w:val="en-US"/>
              </w:rPr>
              <w:t xml:space="preserve">        conn.setConnectTimeout(8000);</w:t>
            </w:r>
          </w:p>
          <w:p w14:paraId="1C720CA3" w14:textId="77777777" w:rsidR="00E868F4" w:rsidRPr="00347ED6" w:rsidRDefault="00000000" w:rsidP="008C1564">
            <w:pPr>
              <w:pStyle w:val="tabla"/>
              <w:rPr>
                <w:lang w:val="en-US"/>
              </w:rPr>
            </w:pPr>
            <w:r w:rsidRPr="00347ED6">
              <w:rPr>
                <w:lang w:val="en-US"/>
              </w:rPr>
              <w:t xml:space="preserve">        conn.setReadTimeout(8000);</w:t>
            </w:r>
          </w:p>
          <w:p w14:paraId="5E5B8DEC" w14:textId="77777777" w:rsidR="00E868F4" w:rsidRPr="00347ED6" w:rsidRDefault="00000000" w:rsidP="008C1564">
            <w:pPr>
              <w:pStyle w:val="tabla"/>
              <w:rPr>
                <w:lang w:val="en-US"/>
              </w:rPr>
            </w:pPr>
            <w:r w:rsidRPr="00347ED6">
              <w:rPr>
                <w:lang w:val="en-US"/>
              </w:rPr>
              <w:t xml:space="preserve">        conn.setDoOutput(true);</w:t>
            </w:r>
          </w:p>
          <w:p w14:paraId="79608639" w14:textId="77777777" w:rsidR="00E868F4" w:rsidRPr="00347ED6" w:rsidRDefault="00E868F4" w:rsidP="008C1564">
            <w:pPr>
              <w:pStyle w:val="tabla"/>
              <w:rPr>
                <w:lang w:val="en-US"/>
              </w:rPr>
            </w:pPr>
          </w:p>
          <w:p w14:paraId="070A43B4" w14:textId="77777777" w:rsidR="00E868F4" w:rsidRPr="00347ED6" w:rsidRDefault="00000000" w:rsidP="008C1564">
            <w:pPr>
              <w:pStyle w:val="tabla"/>
              <w:rPr>
                <w:lang w:val="en-US"/>
              </w:rPr>
            </w:pPr>
            <w:r w:rsidRPr="00347ED6">
              <w:rPr>
                <w:lang w:val="en-US"/>
              </w:rPr>
              <w:t xml:space="preserve">        if (tokenSesion != null) {</w:t>
            </w:r>
          </w:p>
          <w:p w14:paraId="2FD401C5"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7354B0F0" w14:textId="77777777" w:rsidR="00E868F4" w:rsidRPr="00347ED6" w:rsidRDefault="00000000" w:rsidP="008C1564">
            <w:pPr>
              <w:pStyle w:val="tabla"/>
              <w:rPr>
                <w:lang w:val="en-US"/>
              </w:rPr>
            </w:pPr>
            <w:r w:rsidRPr="00347ED6">
              <w:rPr>
                <w:lang w:val="en-US"/>
              </w:rPr>
              <w:t xml:space="preserve">        }</w:t>
            </w:r>
          </w:p>
          <w:p w14:paraId="1314E73E" w14:textId="77777777" w:rsidR="00E868F4" w:rsidRPr="00347ED6" w:rsidRDefault="00E868F4" w:rsidP="008C1564">
            <w:pPr>
              <w:pStyle w:val="tabla"/>
              <w:rPr>
                <w:lang w:val="en-US"/>
              </w:rPr>
            </w:pPr>
          </w:p>
          <w:p w14:paraId="23F7F956" w14:textId="77777777" w:rsidR="00E868F4" w:rsidRPr="00347ED6" w:rsidRDefault="00000000" w:rsidP="008C1564">
            <w:pPr>
              <w:pStyle w:val="tabla"/>
              <w:rPr>
                <w:lang w:val="en-US"/>
              </w:rPr>
            </w:pPr>
            <w:r w:rsidRPr="00347ED6">
              <w:rPr>
                <w:lang w:val="en-US"/>
              </w:rPr>
              <w:t xml:space="preserve">        try (OutputStream os = conn.getOutputStream()) {</w:t>
            </w:r>
          </w:p>
          <w:p w14:paraId="7B251A7A" w14:textId="77777777" w:rsidR="00E868F4" w:rsidRPr="00347ED6" w:rsidRDefault="00000000" w:rsidP="008C1564">
            <w:pPr>
              <w:pStyle w:val="tabla"/>
              <w:rPr>
                <w:lang w:val="en-US"/>
              </w:rPr>
            </w:pPr>
            <w:r w:rsidRPr="00347ED6">
              <w:rPr>
                <w:lang w:val="en-US"/>
              </w:rPr>
              <w:t xml:space="preserve">            byte[] input = jsonBody.getBytes(StandardCharsets.UTF_8);</w:t>
            </w:r>
          </w:p>
          <w:p w14:paraId="5975AA0A" w14:textId="77777777" w:rsidR="00E868F4" w:rsidRPr="00347ED6" w:rsidRDefault="00000000" w:rsidP="008C1564">
            <w:pPr>
              <w:pStyle w:val="tabla"/>
              <w:rPr>
                <w:lang w:val="en-US"/>
              </w:rPr>
            </w:pPr>
            <w:r w:rsidRPr="00347ED6">
              <w:rPr>
                <w:lang w:val="en-US"/>
              </w:rPr>
              <w:t xml:space="preserve">            os.write(input, 0, input.length);</w:t>
            </w:r>
          </w:p>
          <w:p w14:paraId="120914E2" w14:textId="77777777" w:rsidR="00E868F4" w:rsidRPr="00347ED6" w:rsidRDefault="00000000" w:rsidP="008C1564">
            <w:pPr>
              <w:pStyle w:val="tabla"/>
              <w:rPr>
                <w:lang w:val="en-US"/>
              </w:rPr>
            </w:pPr>
            <w:r w:rsidRPr="00347ED6">
              <w:rPr>
                <w:lang w:val="en-US"/>
              </w:rPr>
              <w:t xml:space="preserve">        }</w:t>
            </w:r>
          </w:p>
          <w:p w14:paraId="0172CE04" w14:textId="77777777" w:rsidR="00E868F4" w:rsidRPr="00347ED6" w:rsidRDefault="00E868F4" w:rsidP="008C1564">
            <w:pPr>
              <w:pStyle w:val="tabla"/>
              <w:rPr>
                <w:lang w:val="en-US"/>
              </w:rPr>
            </w:pPr>
          </w:p>
          <w:p w14:paraId="2C560D80" w14:textId="77777777" w:rsidR="00E868F4" w:rsidRPr="00347ED6" w:rsidRDefault="00000000" w:rsidP="008C1564">
            <w:pPr>
              <w:pStyle w:val="tabla"/>
              <w:rPr>
                <w:lang w:val="en-US"/>
              </w:rPr>
            </w:pPr>
            <w:r w:rsidRPr="00347ED6">
              <w:rPr>
                <w:lang w:val="en-US"/>
              </w:rPr>
              <w:t xml:space="preserve">        int code = conn.getResponseCode();</w:t>
            </w:r>
          </w:p>
          <w:p w14:paraId="7C50BB1E" w14:textId="77777777" w:rsidR="00E868F4" w:rsidRPr="00347ED6" w:rsidRDefault="00000000" w:rsidP="008C1564">
            <w:pPr>
              <w:pStyle w:val="tabla"/>
              <w:rPr>
                <w:lang w:val="en-US"/>
              </w:rPr>
            </w:pPr>
            <w:r w:rsidRPr="00347ED6">
              <w:rPr>
                <w:lang w:val="en-US"/>
              </w:rPr>
              <w:lastRenderedPageBreak/>
              <w:t xml:space="preserve">        if (code &gt;= 400) {</w:t>
            </w:r>
          </w:p>
          <w:p w14:paraId="40276E83" w14:textId="77777777" w:rsidR="00E868F4" w:rsidRPr="00347ED6" w:rsidRDefault="00000000" w:rsidP="008C1564">
            <w:pPr>
              <w:pStyle w:val="tabla"/>
              <w:rPr>
                <w:lang w:val="en-US"/>
              </w:rPr>
            </w:pPr>
            <w:r w:rsidRPr="00347ED6">
              <w:rPr>
                <w:lang w:val="en-US"/>
              </w:rPr>
              <w:t xml:space="preserve">            String errorMsg = leerStream(conn.getErrorStream());</w:t>
            </w:r>
          </w:p>
          <w:p w14:paraId="43C77C85" w14:textId="77777777" w:rsidR="00E868F4" w:rsidRPr="00347ED6" w:rsidRDefault="00000000" w:rsidP="008C1564">
            <w:pPr>
              <w:pStyle w:val="tabla"/>
              <w:rPr>
                <w:lang w:val="en-US"/>
              </w:rPr>
            </w:pPr>
            <w:r w:rsidRPr="00347ED6">
              <w:rPr>
                <w:lang w:val="en-US"/>
              </w:rPr>
              <w:t xml:space="preserve">            String cleanMsg = extraerCampoJson(errorMsg, "mensaje");</w:t>
            </w:r>
          </w:p>
          <w:p w14:paraId="5700C77E" w14:textId="77777777" w:rsidR="00E868F4" w:rsidRPr="00347ED6" w:rsidRDefault="00000000" w:rsidP="008C1564">
            <w:pPr>
              <w:pStyle w:val="tabla"/>
              <w:rPr>
                <w:lang w:val="en-US"/>
              </w:rPr>
            </w:pPr>
            <w:r w:rsidRPr="00347ED6">
              <w:rPr>
                <w:lang w:val="en-US"/>
              </w:rPr>
              <w:t xml:space="preserve">            if (cleanMsg != null &amp;&amp; !cleanMsg.isBlank()) {</w:t>
            </w:r>
          </w:p>
          <w:p w14:paraId="53F20A0F" w14:textId="77777777" w:rsidR="00E868F4" w:rsidRPr="00347ED6" w:rsidRDefault="00000000" w:rsidP="008C1564">
            <w:pPr>
              <w:pStyle w:val="tabla"/>
              <w:rPr>
                <w:lang w:val="en-US"/>
              </w:rPr>
            </w:pPr>
            <w:r w:rsidRPr="00347ED6">
              <w:rPr>
                <w:lang w:val="en-US"/>
              </w:rPr>
              <w:t xml:space="preserve">                throw new RuntimeException(cleanMsg);</w:t>
            </w:r>
          </w:p>
          <w:p w14:paraId="0778C0C3" w14:textId="77777777" w:rsidR="00E868F4" w:rsidRPr="00347ED6" w:rsidRDefault="00000000" w:rsidP="008C1564">
            <w:pPr>
              <w:pStyle w:val="tabla"/>
              <w:rPr>
                <w:lang w:val="en-US"/>
              </w:rPr>
            </w:pPr>
            <w:r w:rsidRPr="00347ED6">
              <w:rPr>
                <w:lang w:val="en-US"/>
              </w:rPr>
              <w:t xml:space="preserve">            }</w:t>
            </w:r>
          </w:p>
          <w:p w14:paraId="3E87AE1D" w14:textId="77777777" w:rsidR="00E868F4" w:rsidRPr="00347ED6" w:rsidRDefault="00000000" w:rsidP="008C1564">
            <w:pPr>
              <w:pStyle w:val="tabla"/>
              <w:rPr>
                <w:lang w:val="en-US"/>
              </w:rPr>
            </w:pPr>
            <w:r w:rsidRPr="00347ED6">
              <w:rPr>
                <w:lang w:val="en-US"/>
              </w:rPr>
              <w:t xml:space="preserve">            throw new RuntimeException("HTTP " + code + ": " + errorMsg);</w:t>
            </w:r>
          </w:p>
          <w:p w14:paraId="762F6DFE" w14:textId="77777777" w:rsidR="00E868F4" w:rsidRPr="00347ED6" w:rsidRDefault="00000000" w:rsidP="008C1564">
            <w:pPr>
              <w:pStyle w:val="tabla"/>
              <w:rPr>
                <w:lang w:val="en-US"/>
              </w:rPr>
            </w:pPr>
            <w:r w:rsidRPr="00347ED6">
              <w:rPr>
                <w:lang w:val="en-US"/>
              </w:rPr>
              <w:t xml:space="preserve">        }</w:t>
            </w:r>
          </w:p>
          <w:p w14:paraId="149B92DA" w14:textId="77777777" w:rsidR="00E868F4" w:rsidRPr="00347ED6" w:rsidRDefault="00000000" w:rsidP="008C1564">
            <w:pPr>
              <w:pStyle w:val="tabla"/>
              <w:rPr>
                <w:lang w:val="en-US"/>
              </w:rPr>
            </w:pPr>
            <w:r w:rsidRPr="00347ED6">
              <w:rPr>
                <w:lang w:val="en-US"/>
              </w:rPr>
              <w:t xml:space="preserve">        return leerStream(conn.getInputStream());</w:t>
            </w:r>
          </w:p>
          <w:p w14:paraId="2F5D6620" w14:textId="77777777" w:rsidR="00E868F4" w:rsidRPr="00347ED6" w:rsidRDefault="00000000" w:rsidP="008C1564">
            <w:pPr>
              <w:pStyle w:val="tabla"/>
              <w:rPr>
                <w:lang w:val="en-US"/>
              </w:rPr>
            </w:pPr>
            <w:r w:rsidRPr="00347ED6">
              <w:rPr>
                <w:lang w:val="en-US"/>
              </w:rPr>
              <w:t xml:space="preserve">    }</w:t>
            </w:r>
          </w:p>
          <w:p w14:paraId="2D23A48E" w14:textId="77777777" w:rsidR="00E868F4" w:rsidRPr="00347ED6" w:rsidRDefault="00E868F4" w:rsidP="008C1564">
            <w:pPr>
              <w:pStyle w:val="tabla"/>
              <w:rPr>
                <w:lang w:val="en-US"/>
              </w:rPr>
            </w:pPr>
          </w:p>
          <w:p w14:paraId="4B6CA7A3" w14:textId="77777777" w:rsidR="00E868F4" w:rsidRPr="00347ED6" w:rsidRDefault="00000000" w:rsidP="008C1564">
            <w:pPr>
              <w:pStyle w:val="tabla"/>
              <w:rPr>
                <w:lang w:val="en-US"/>
              </w:rPr>
            </w:pPr>
            <w:r w:rsidRPr="00347ED6">
              <w:rPr>
                <w:lang w:val="en-US"/>
              </w:rPr>
              <w:t xml:space="preserve">    private String leerStream(java.io.InputStream is) throws Exception {</w:t>
            </w:r>
          </w:p>
          <w:p w14:paraId="22680011" w14:textId="77777777" w:rsidR="00E868F4" w:rsidRPr="00347ED6" w:rsidRDefault="00000000" w:rsidP="008C1564">
            <w:pPr>
              <w:pStyle w:val="tabla"/>
              <w:rPr>
                <w:lang w:val="en-US"/>
              </w:rPr>
            </w:pPr>
            <w:r w:rsidRPr="00347ED6">
              <w:rPr>
                <w:lang w:val="en-US"/>
              </w:rPr>
              <w:t xml:space="preserve">        if (is == null) return "";</w:t>
            </w:r>
          </w:p>
          <w:p w14:paraId="0AD75C94" w14:textId="77777777" w:rsidR="00E868F4" w:rsidRPr="00347ED6" w:rsidRDefault="00000000" w:rsidP="008C1564">
            <w:pPr>
              <w:pStyle w:val="tabla"/>
              <w:rPr>
                <w:lang w:val="en-US"/>
              </w:rPr>
            </w:pPr>
            <w:r w:rsidRPr="00347ED6">
              <w:rPr>
                <w:lang w:val="en-US"/>
              </w:rPr>
              <w:t xml:space="preserve">        try (BufferedReader br = new BufferedReader(new InputStreamReader(is, StandardCharsets.UTF_8))) {</w:t>
            </w:r>
          </w:p>
          <w:p w14:paraId="0307496D" w14:textId="77777777" w:rsidR="00E868F4" w:rsidRPr="00347ED6" w:rsidRDefault="00000000" w:rsidP="008C1564">
            <w:pPr>
              <w:pStyle w:val="tabla"/>
              <w:rPr>
                <w:lang w:val="en-US"/>
              </w:rPr>
            </w:pPr>
            <w:r w:rsidRPr="00347ED6">
              <w:rPr>
                <w:lang w:val="en-US"/>
              </w:rPr>
              <w:t xml:space="preserve">            StringBuilder sb = new StringBuilder();</w:t>
            </w:r>
          </w:p>
          <w:p w14:paraId="49987BCA" w14:textId="77777777" w:rsidR="00E868F4" w:rsidRPr="00347ED6" w:rsidRDefault="00000000" w:rsidP="008C1564">
            <w:pPr>
              <w:pStyle w:val="tabla"/>
              <w:rPr>
                <w:lang w:val="en-US"/>
              </w:rPr>
            </w:pPr>
            <w:r w:rsidRPr="00347ED6">
              <w:rPr>
                <w:lang w:val="en-US"/>
              </w:rPr>
              <w:t xml:space="preserve">            String linea;</w:t>
            </w:r>
          </w:p>
          <w:p w14:paraId="79D1E021" w14:textId="77777777" w:rsidR="00E868F4" w:rsidRPr="00347ED6" w:rsidRDefault="00000000" w:rsidP="008C1564">
            <w:pPr>
              <w:pStyle w:val="tabla"/>
              <w:rPr>
                <w:lang w:val="en-US"/>
              </w:rPr>
            </w:pPr>
            <w:r w:rsidRPr="00347ED6">
              <w:rPr>
                <w:lang w:val="en-US"/>
              </w:rPr>
              <w:t xml:space="preserve">            while ((linea = br.readLine()) != null) {</w:t>
            </w:r>
          </w:p>
          <w:p w14:paraId="03904A7A" w14:textId="77777777" w:rsidR="00E868F4" w:rsidRPr="00347ED6" w:rsidRDefault="00000000" w:rsidP="008C1564">
            <w:pPr>
              <w:pStyle w:val="tabla"/>
              <w:rPr>
                <w:lang w:val="en-US"/>
              </w:rPr>
            </w:pPr>
            <w:r w:rsidRPr="00347ED6">
              <w:rPr>
                <w:lang w:val="en-US"/>
              </w:rPr>
              <w:t xml:space="preserve">                sb.append(linea.trim());</w:t>
            </w:r>
          </w:p>
          <w:p w14:paraId="5185E0CB" w14:textId="77777777" w:rsidR="00E868F4" w:rsidRPr="00347ED6" w:rsidRDefault="00000000" w:rsidP="008C1564">
            <w:pPr>
              <w:pStyle w:val="tabla"/>
              <w:rPr>
                <w:lang w:val="en-US"/>
              </w:rPr>
            </w:pPr>
            <w:r w:rsidRPr="00347ED6">
              <w:rPr>
                <w:lang w:val="en-US"/>
              </w:rPr>
              <w:t xml:space="preserve">            }</w:t>
            </w:r>
          </w:p>
          <w:p w14:paraId="180DA79C" w14:textId="77777777" w:rsidR="00E868F4" w:rsidRPr="00347ED6" w:rsidRDefault="00000000" w:rsidP="008C1564">
            <w:pPr>
              <w:pStyle w:val="tabla"/>
              <w:rPr>
                <w:lang w:val="en-US"/>
              </w:rPr>
            </w:pPr>
            <w:r w:rsidRPr="00347ED6">
              <w:rPr>
                <w:lang w:val="en-US"/>
              </w:rPr>
              <w:t xml:space="preserve">            return sb.toString();</w:t>
            </w:r>
          </w:p>
          <w:p w14:paraId="5EE3D9AC" w14:textId="77777777" w:rsidR="00E868F4" w:rsidRPr="00347ED6" w:rsidRDefault="00000000" w:rsidP="008C1564">
            <w:pPr>
              <w:pStyle w:val="tabla"/>
              <w:rPr>
                <w:lang w:val="en-US"/>
              </w:rPr>
            </w:pPr>
            <w:r w:rsidRPr="00347ED6">
              <w:rPr>
                <w:lang w:val="en-US"/>
              </w:rPr>
              <w:t xml:space="preserve">        }</w:t>
            </w:r>
          </w:p>
          <w:p w14:paraId="662278B1" w14:textId="77777777" w:rsidR="00E868F4" w:rsidRPr="00347ED6" w:rsidRDefault="00000000" w:rsidP="008C1564">
            <w:pPr>
              <w:pStyle w:val="tabla"/>
              <w:rPr>
                <w:lang w:val="en-US"/>
              </w:rPr>
            </w:pPr>
            <w:r w:rsidRPr="00347ED6">
              <w:rPr>
                <w:lang w:val="en-US"/>
              </w:rPr>
              <w:t xml:space="preserve">    }</w:t>
            </w:r>
          </w:p>
          <w:p w14:paraId="537D1D01" w14:textId="77777777" w:rsidR="00E868F4" w:rsidRPr="00347ED6" w:rsidRDefault="00E868F4" w:rsidP="008C1564">
            <w:pPr>
              <w:pStyle w:val="tabla"/>
              <w:rPr>
                <w:lang w:val="en-US"/>
              </w:rPr>
            </w:pPr>
          </w:p>
          <w:p w14:paraId="01CE8F20" w14:textId="77777777" w:rsidR="00E868F4" w:rsidRPr="00347ED6" w:rsidRDefault="00000000" w:rsidP="008C1564">
            <w:pPr>
              <w:pStyle w:val="tabla"/>
              <w:rPr>
                <w:lang w:val="en-US"/>
              </w:rPr>
            </w:pPr>
            <w:r w:rsidRPr="00347ED6">
              <w:rPr>
                <w:lang w:val="en-US"/>
              </w:rPr>
              <w:t xml:space="preserve">    private String extraerCampoJson(String json, String campo) {</w:t>
            </w:r>
          </w:p>
          <w:p w14:paraId="6C557758" w14:textId="77777777" w:rsidR="00E868F4" w:rsidRPr="00347ED6" w:rsidRDefault="00000000" w:rsidP="008C1564">
            <w:pPr>
              <w:pStyle w:val="tabla"/>
              <w:rPr>
                <w:lang w:val="en-US"/>
              </w:rPr>
            </w:pPr>
            <w:r w:rsidRPr="00347ED6">
              <w:rPr>
                <w:lang w:val="en-US"/>
              </w:rPr>
              <w:t xml:space="preserve">        Pattern patternNumero = Pattern.compile("\"" + campo + "\"\\s*:\\s*([0-9.E+-]+)");</w:t>
            </w:r>
          </w:p>
          <w:p w14:paraId="25D05812" w14:textId="77777777" w:rsidR="00E868F4" w:rsidRPr="00347ED6" w:rsidRDefault="00000000" w:rsidP="008C1564">
            <w:pPr>
              <w:pStyle w:val="tabla"/>
              <w:rPr>
                <w:lang w:val="en-US"/>
              </w:rPr>
            </w:pPr>
            <w:r w:rsidRPr="00347ED6">
              <w:rPr>
                <w:lang w:val="en-US"/>
              </w:rPr>
              <w:t xml:space="preserve">        Matcher matcherNumero = patternNumero.matcher(json);</w:t>
            </w:r>
          </w:p>
          <w:p w14:paraId="44CF60B6" w14:textId="77777777" w:rsidR="00E868F4" w:rsidRPr="00347ED6" w:rsidRDefault="00000000" w:rsidP="008C1564">
            <w:pPr>
              <w:pStyle w:val="tabla"/>
              <w:rPr>
                <w:lang w:val="en-US"/>
              </w:rPr>
            </w:pPr>
            <w:r w:rsidRPr="00347ED6">
              <w:rPr>
                <w:lang w:val="en-US"/>
              </w:rPr>
              <w:t xml:space="preserve">        if (matcherNumero.find()) {</w:t>
            </w:r>
          </w:p>
          <w:p w14:paraId="62BE0C78" w14:textId="77777777" w:rsidR="00E868F4" w:rsidRPr="00347ED6" w:rsidRDefault="00000000" w:rsidP="008C1564">
            <w:pPr>
              <w:pStyle w:val="tabla"/>
              <w:rPr>
                <w:lang w:val="en-US"/>
              </w:rPr>
            </w:pPr>
            <w:r w:rsidRPr="00347ED6">
              <w:rPr>
                <w:lang w:val="en-US"/>
              </w:rPr>
              <w:t xml:space="preserve">            return matcherNumero.group(1);</w:t>
            </w:r>
          </w:p>
          <w:p w14:paraId="2FF13614" w14:textId="77777777" w:rsidR="00E868F4" w:rsidRPr="00347ED6" w:rsidRDefault="00000000" w:rsidP="008C1564">
            <w:pPr>
              <w:pStyle w:val="tabla"/>
              <w:rPr>
                <w:lang w:val="en-US"/>
              </w:rPr>
            </w:pPr>
            <w:r w:rsidRPr="00347ED6">
              <w:rPr>
                <w:lang w:val="en-US"/>
              </w:rPr>
              <w:t xml:space="preserve">        }</w:t>
            </w:r>
          </w:p>
          <w:p w14:paraId="53B478FA" w14:textId="77777777" w:rsidR="00E868F4" w:rsidRPr="00347ED6" w:rsidRDefault="00E868F4" w:rsidP="008C1564">
            <w:pPr>
              <w:pStyle w:val="tabla"/>
              <w:rPr>
                <w:lang w:val="en-US"/>
              </w:rPr>
            </w:pPr>
          </w:p>
          <w:p w14:paraId="4D91F53F" w14:textId="77777777" w:rsidR="00E868F4" w:rsidRPr="00347ED6" w:rsidRDefault="00000000" w:rsidP="008C1564">
            <w:pPr>
              <w:pStyle w:val="tabla"/>
              <w:rPr>
                <w:lang w:val="en-US"/>
              </w:rPr>
            </w:pPr>
            <w:r w:rsidRPr="00347ED6">
              <w:rPr>
                <w:lang w:val="en-US"/>
              </w:rPr>
              <w:t xml:space="preserve">        Pattern patternTexto = Pattern.compile("\"" + campo + "\"\\s*:\\s*\"([^\"]+)\"");</w:t>
            </w:r>
          </w:p>
          <w:p w14:paraId="737A5756" w14:textId="77777777" w:rsidR="00E868F4" w:rsidRPr="00347ED6" w:rsidRDefault="00000000" w:rsidP="008C1564">
            <w:pPr>
              <w:pStyle w:val="tabla"/>
              <w:rPr>
                <w:lang w:val="en-US"/>
              </w:rPr>
            </w:pPr>
            <w:r w:rsidRPr="00347ED6">
              <w:rPr>
                <w:lang w:val="en-US"/>
              </w:rPr>
              <w:t xml:space="preserve">        Matcher matcherTexto = patternTexto.matcher(json);</w:t>
            </w:r>
          </w:p>
          <w:p w14:paraId="37757C33" w14:textId="77777777" w:rsidR="00E868F4" w:rsidRPr="00347ED6" w:rsidRDefault="00000000" w:rsidP="008C1564">
            <w:pPr>
              <w:pStyle w:val="tabla"/>
              <w:rPr>
                <w:lang w:val="en-US"/>
              </w:rPr>
            </w:pPr>
            <w:r w:rsidRPr="00347ED6">
              <w:rPr>
                <w:lang w:val="en-US"/>
              </w:rPr>
              <w:t xml:space="preserve">        if (matcherTexto.find()) {</w:t>
            </w:r>
          </w:p>
          <w:p w14:paraId="312A710B" w14:textId="77777777" w:rsidR="00E868F4" w:rsidRPr="00347ED6" w:rsidRDefault="00000000" w:rsidP="008C1564">
            <w:pPr>
              <w:pStyle w:val="tabla"/>
              <w:rPr>
                <w:lang w:val="en-US"/>
              </w:rPr>
            </w:pPr>
            <w:r w:rsidRPr="00347ED6">
              <w:rPr>
                <w:lang w:val="en-US"/>
              </w:rPr>
              <w:t xml:space="preserve">            return matcherTexto.group(1);</w:t>
            </w:r>
          </w:p>
          <w:p w14:paraId="443F7588" w14:textId="77777777" w:rsidR="00E868F4" w:rsidRPr="00347ED6" w:rsidRDefault="00000000" w:rsidP="008C1564">
            <w:pPr>
              <w:pStyle w:val="tabla"/>
              <w:rPr>
                <w:lang w:val="en-US"/>
              </w:rPr>
            </w:pPr>
            <w:r w:rsidRPr="00347ED6">
              <w:rPr>
                <w:lang w:val="en-US"/>
              </w:rPr>
              <w:t xml:space="preserve">        }</w:t>
            </w:r>
          </w:p>
          <w:p w14:paraId="518CC7A2" w14:textId="77777777" w:rsidR="00E868F4" w:rsidRPr="00347ED6" w:rsidRDefault="00000000" w:rsidP="008C1564">
            <w:pPr>
              <w:pStyle w:val="tabla"/>
              <w:rPr>
                <w:lang w:val="en-US"/>
              </w:rPr>
            </w:pPr>
            <w:r w:rsidRPr="00347ED6">
              <w:rPr>
                <w:lang w:val="en-US"/>
              </w:rPr>
              <w:t xml:space="preserve">        return null;</w:t>
            </w:r>
          </w:p>
          <w:p w14:paraId="20D37AE7" w14:textId="77777777" w:rsidR="00E868F4" w:rsidRPr="00347ED6" w:rsidRDefault="00000000" w:rsidP="008C1564">
            <w:pPr>
              <w:pStyle w:val="tabla"/>
              <w:rPr>
                <w:lang w:val="en-US"/>
              </w:rPr>
            </w:pPr>
            <w:r w:rsidRPr="00347ED6">
              <w:rPr>
                <w:lang w:val="en-US"/>
              </w:rPr>
              <w:t xml:space="preserve">    }</w:t>
            </w:r>
          </w:p>
          <w:p w14:paraId="6C1EBCB8" w14:textId="77777777" w:rsidR="00E868F4" w:rsidRPr="00347ED6" w:rsidRDefault="00E868F4" w:rsidP="008C1564">
            <w:pPr>
              <w:pStyle w:val="tabla"/>
              <w:rPr>
                <w:lang w:val="en-US"/>
              </w:rPr>
            </w:pPr>
          </w:p>
          <w:p w14:paraId="723ABFA6" w14:textId="77777777" w:rsidR="00E868F4" w:rsidRPr="00347ED6" w:rsidRDefault="00000000" w:rsidP="008C1564">
            <w:pPr>
              <w:pStyle w:val="tabla"/>
              <w:rPr>
                <w:lang w:val="en-US"/>
              </w:rPr>
            </w:pPr>
            <w:r w:rsidRPr="00347ED6">
              <w:rPr>
                <w:lang w:val="en-US"/>
              </w:rPr>
              <w:t xml:space="preserve">    private String escapeJson(String texto) {</w:t>
            </w:r>
          </w:p>
          <w:p w14:paraId="52D73738" w14:textId="77777777" w:rsidR="00E868F4" w:rsidRPr="00347ED6" w:rsidRDefault="00000000" w:rsidP="008C1564">
            <w:pPr>
              <w:pStyle w:val="tabla"/>
              <w:rPr>
                <w:lang w:val="en-US"/>
              </w:rPr>
            </w:pPr>
            <w:r w:rsidRPr="00347ED6">
              <w:rPr>
                <w:lang w:val="en-US"/>
              </w:rPr>
              <w:t xml:space="preserve">        if (texto == null) return "";</w:t>
            </w:r>
          </w:p>
          <w:p w14:paraId="256E392F" w14:textId="77777777" w:rsidR="00E868F4" w:rsidRPr="00347ED6" w:rsidRDefault="00000000" w:rsidP="008C1564">
            <w:pPr>
              <w:pStyle w:val="tabla"/>
              <w:rPr>
                <w:lang w:val="en-US"/>
              </w:rPr>
            </w:pPr>
            <w:r w:rsidRPr="00347ED6">
              <w:rPr>
                <w:lang w:val="en-US"/>
              </w:rPr>
              <w:t xml:space="preserve">        return texto.replace("\\", "\\\\").replace("\"", "\\\"");</w:t>
            </w:r>
          </w:p>
          <w:p w14:paraId="109491C0" w14:textId="77777777" w:rsidR="00E868F4" w:rsidRDefault="00000000" w:rsidP="008C1564">
            <w:pPr>
              <w:pStyle w:val="tabla"/>
            </w:pPr>
            <w:r w:rsidRPr="00347ED6">
              <w:rPr>
                <w:lang w:val="en-US"/>
              </w:rPr>
              <w:t xml:space="preserve">    </w:t>
            </w:r>
            <w:r>
              <w:t>}</w:t>
            </w:r>
          </w:p>
          <w:p w14:paraId="2EA825C7" w14:textId="77777777" w:rsidR="00E868F4" w:rsidRDefault="00000000" w:rsidP="008C1564">
            <w:pPr>
              <w:pStyle w:val="tabla"/>
            </w:pPr>
            <w:r>
              <w:t>}</w:t>
            </w:r>
          </w:p>
        </w:tc>
      </w:tr>
    </w:tbl>
    <w:p w14:paraId="2DB2E712" w14:textId="77777777" w:rsidR="00E868F4" w:rsidRDefault="00000000" w:rsidP="00C47985">
      <w:pPr>
        <w:pStyle w:val="Heading3"/>
      </w:pPr>
      <w:bookmarkStart w:id="229" w:name="h.cmp4"/>
      <w:bookmarkStart w:id="230" w:name="_Toc243933372"/>
      <w:bookmarkEnd w:id="229"/>
      <w:r>
        <w:lastRenderedPageBreak/>
        <w:t>Paso 4: Diseño de Layouts XML</w:t>
      </w:r>
      <w:bookmarkEnd w:id="230"/>
    </w:p>
    <w:p w14:paraId="43576984" w14:textId="77777777" w:rsidR="00E868F4" w:rsidRDefault="00000000" w:rsidP="00C47985">
      <w:r>
        <w:t>Se diseñan las interfaces gráficas en XML con diseño temático de Monsters Inc:</w:t>
      </w:r>
    </w:p>
    <w:p w14:paraId="0B77CDD7" w14:textId="77777777" w:rsidR="00E868F4" w:rsidRDefault="00000000" w:rsidP="00C47985">
      <w:pPr>
        <w:pStyle w:val="Heading4"/>
        <w:rPr>
          <w:color w:val="000000"/>
        </w:rPr>
      </w:pPr>
      <w:bookmarkStart w:id="231" w:name="fig.26"/>
      <w:bookmarkStart w:id="232" w:name="_Toc243926053"/>
      <w:bookmarkStart w:id="233" w:name="_Toc243926334"/>
      <w:bookmarkEnd w:id="231"/>
      <w:r>
        <w:lastRenderedPageBreak/>
        <w:t>Figura 26</w:t>
      </w:r>
      <w:r>
        <w:br/>
        <w:t>Diseño visual de layout de login móvil (activity_login.xml)</w:t>
      </w:r>
      <w:bookmarkEnd w:id="232"/>
      <w:bookmarkEnd w:id="233"/>
    </w:p>
    <w:p w14:paraId="0E205F44" w14:textId="77777777" w:rsidR="00E868F4" w:rsidRDefault="00000000" w:rsidP="003A0697">
      <w:pPr>
        <w:jc w:val="center"/>
      </w:pPr>
      <w:r>
        <w:rPr>
          <w:noProof/>
        </w:rPr>
        <w:drawing>
          <wp:inline distT="114300" distB="114300" distL="114300" distR="114300" wp14:anchorId="16A9E2C6" wp14:editId="4CDEE185">
            <wp:extent cx="4264364" cy="3291840"/>
            <wp:effectExtent l="0" t="0" r="3175" b="3810"/>
            <wp:docPr id="9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4270090" cy="3296260"/>
                    </a:xfrm>
                    <a:prstGeom prst="rect">
                      <a:avLst/>
                    </a:prstGeom>
                    <a:ln/>
                  </pic:spPr>
                </pic:pic>
              </a:graphicData>
            </a:graphic>
          </wp:inline>
        </w:drawing>
      </w:r>
    </w:p>
    <w:p w14:paraId="0AF362FD" w14:textId="77777777" w:rsidR="00E868F4" w:rsidRDefault="00000000" w:rsidP="00C47985">
      <w:pPr>
        <w:pStyle w:val="Heading4"/>
        <w:rPr>
          <w:color w:val="000000"/>
        </w:rPr>
      </w:pPr>
      <w:bookmarkStart w:id="234" w:name="fig.27"/>
      <w:bookmarkStart w:id="235" w:name="_Toc243926054"/>
      <w:bookmarkStart w:id="236" w:name="_Toc243926335"/>
      <w:bookmarkEnd w:id="234"/>
      <w:r>
        <w:t>Figura 27</w:t>
      </w:r>
      <w:r>
        <w:br/>
        <w:t>Diseño visual de layout del conversor móvil (activity_conversor.xml)</w:t>
      </w:r>
      <w:bookmarkEnd w:id="235"/>
      <w:bookmarkEnd w:id="236"/>
    </w:p>
    <w:p w14:paraId="362928A0" w14:textId="77777777" w:rsidR="00E868F4" w:rsidRDefault="00000000" w:rsidP="003A0697">
      <w:pPr>
        <w:jc w:val="center"/>
      </w:pPr>
      <w:r>
        <w:rPr>
          <w:noProof/>
        </w:rPr>
        <w:drawing>
          <wp:inline distT="114300" distB="114300" distL="114300" distR="114300" wp14:anchorId="1C1BD6D2" wp14:editId="730D05B6">
            <wp:extent cx="4360386" cy="3643313"/>
            <wp:effectExtent l="0" t="0" r="0" b="0"/>
            <wp:docPr id="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4360386" cy="3643313"/>
                    </a:xfrm>
                    <a:prstGeom prst="rect">
                      <a:avLst/>
                    </a:prstGeom>
                    <a:ln/>
                  </pic:spPr>
                </pic:pic>
              </a:graphicData>
            </a:graphic>
          </wp:inline>
        </w:drawing>
      </w:r>
    </w:p>
    <w:p w14:paraId="64085C1D" w14:textId="77777777" w:rsidR="00E868F4" w:rsidRDefault="00000000" w:rsidP="00C47985">
      <w:pPr>
        <w:pStyle w:val="Heading5"/>
      </w:pPr>
      <w:bookmarkStart w:id="237" w:name="tbl.23"/>
      <w:bookmarkStart w:id="238" w:name="_Toc243926448"/>
      <w:bookmarkStart w:id="239" w:name="_Toc243929217"/>
      <w:bookmarkEnd w:id="237"/>
      <w:r>
        <w:t>Tabla 23</w:t>
      </w:r>
      <w:r>
        <w:br/>
        <w:t>Diseño XML de la vista de autenticación móvil</w:t>
      </w:r>
      <w:bookmarkEnd w:id="238"/>
      <w:bookmarkEnd w:id="239"/>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410B77C3" w14:textId="77777777">
        <w:tc>
          <w:tcPr>
            <w:tcW w:w="8504" w:type="dxa"/>
            <w:tcMar>
              <w:top w:w="100" w:type="dxa"/>
              <w:left w:w="100" w:type="dxa"/>
              <w:bottom w:w="100" w:type="dxa"/>
              <w:right w:w="100" w:type="dxa"/>
            </w:tcMar>
          </w:tcPr>
          <w:p w14:paraId="2FC2A425" w14:textId="77777777" w:rsidR="00E868F4" w:rsidRPr="00347ED6" w:rsidRDefault="00000000" w:rsidP="008C1564">
            <w:pPr>
              <w:pStyle w:val="tabla"/>
              <w:rPr>
                <w:lang w:val="en-US"/>
              </w:rPr>
            </w:pPr>
            <w:r w:rsidRPr="00347ED6">
              <w:rPr>
                <w:lang w:val="en-US"/>
              </w:rPr>
              <w:t>&lt;?xml version="1.0" encoding="utf-8"?&gt;</w:t>
            </w:r>
          </w:p>
          <w:p w14:paraId="591FF096" w14:textId="77777777" w:rsidR="00E868F4" w:rsidRPr="00347ED6" w:rsidRDefault="00000000" w:rsidP="008C1564">
            <w:pPr>
              <w:pStyle w:val="tabla"/>
              <w:rPr>
                <w:lang w:val="en-US"/>
              </w:rPr>
            </w:pPr>
            <w:r w:rsidRPr="00347ED6">
              <w:rPr>
                <w:lang w:val="en-US"/>
              </w:rPr>
              <w:lastRenderedPageBreak/>
              <w:t>&lt;ScrollView xmlns:android="http://schemas.android.com/apk/res/android"</w:t>
            </w:r>
          </w:p>
          <w:p w14:paraId="395D9FD5" w14:textId="77777777" w:rsidR="00E868F4" w:rsidRPr="00347ED6" w:rsidRDefault="00000000" w:rsidP="008C1564">
            <w:pPr>
              <w:pStyle w:val="tabla"/>
              <w:rPr>
                <w:lang w:val="en-US"/>
              </w:rPr>
            </w:pPr>
            <w:r w:rsidRPr="00347ED6">
              <w:rPr>
                <w:lang w:val="en-US"/>
              </w:rPr>
              <w:t xml:space="preserve">    xmlns:app="http://schemas.android.com/apk/res-auto"</w:t>
            </w:r>
          </w:p>
          <w:p w14:paraId="57C97316" w14:textId="77777777" w:rsidR="00E868F4" w:rsidRPr="00347ED6" w:rsidRDefault="00000000" w:rsidP="008C1564">
            <w:pPr>
              <w:pStyle w:val="tabla"/>
              <w:rPr>
                <w:lang w:val="en-US"/>
              </w:rPr>
            </w:pPr>
            <w:r w:rsidRPr="00347ED6">
              <w:rPr>
                <w:lang w:val="en-US"/>
              </w:rPr>
              <w:t xml:space="preserve">    android:layout_width="match_parent"</w:t>
            </w:r>
          </w:p>
          <w:p w14:paraId="6651027C" w14:textId="77777777" w:rsidR="00E868F4" w:rsidRPr="00347ED6" w:rsidRDefault="00000000" w:rsidP="008C1564">
            <w:pPr>
              <w:pStyle w:val="tabla"/>
              <w:rPr>
                <w:lang w:val="en-US"/>
              </w:rPr>
            </w:pPr>
            <w:r w:rsidRPr="00347ED6">
              <w:rPr>
                <w:lang w:val="en-US"/>
              </w:rPr>
              <w:t xml:space="preserve">    android:layout_height="match_parent"</w:t>
            </w:r>
          </w:p>
          <w:p w14:paraId="4CD933AD" w14:textId="77777777" w:rsidR="00E868F4" w:rsidRPr="00347ED6" w:rsidRDefault="00000000" w:rsidP="008C1564">
            <w:pPr>
              <w:pStyle w:val="tabla"/>
              <w:rPr>
                <w:lang w:val="en-US"/>
              </w:rPr>
            </w:pPr>
            <w:r w:rsidRPr="00347ED6">
              <w:rPr>
                <w:lang w:val="en-US"/>
              </w:rPr>
              <w:t xml:space="preserve">    android:background="@color/background"</w:t>
            </w:r>
          </w:p>
          <w:p w14:paraId="43A04B84" w14:textId="77777777" w:rsidR="00E868F4" w:rsidRPr="00347ED6" w:rsidRDefault="00000000" w:rsidP="008C1564">
            <w:pPr>
              <w:pStyle w:val="tabla"/>
              <w:rPr>
                <w:lang w:val="en-US"/>
              </w:rPr>
            </w:pPr>
            <w:r w:rsidRPr="00347ED6">
              <w:rPr>
                <w:lang w:val="en-US"/>
              </w:rPr>
              <w:t xml:space="preserve">    android:fillViewport="true"&gt;</w:t>
            </w:r>
          </w:p>
          <w:p w14:paraId="777DCE5B" w14:textId="77777777" w:rsidR="00E868F4" w:rsidRPr="00347ED6" w:rsidRDefault="00E868F4" w:rsidP="008C1564">
            <w:pPr>
              <w:pStyle w:val="tabla"/>
              <w:rPr>
                <w:lang w:val="en-US"/>
              </w:rPr>
            </w:pPr>
          </w:p>
          <w:p w14:paraId="30627D3C" w14:textId="77777777" w:rsidR="00E868F4" w:rsidRPr="00347ED6" w:rsidRDefault="00000000" w:rsidP="008C1564">
            <w:pPr>
              <w:pStyle w:val="tabla"/>
              <w:rPr>
                <w:lang w:val="en-US"/>
              </w:rPr>
            </w:pPr>
            <w:r w:rsidRPr="00347ED6">
              <w:rPr>
                <w:lang w:val="en-US"/>
              </w:rPr>
              <w:t xml:space="preserve">    &lt;LinearLayout</w:t>
            </w:r>
          </w:p>
          <w:p w14:paraId="4D6B2A28" w14:textId="77777777" w:rsidR="00E868F4" w:rsidRPr="00347ED6" w:rsidRDefault="00000000" w:rsidP="008C1564">
            <w:pPr>
              <w:pStyle w:val="tabla"/>
              <w:rPr>
                <w:lang w:val="en-US"/>
              </w:rPr>
            </w:pPr>
            <w:r w:rsidRPr="00347ED6">
              <w:rPr>
                <w:lang w:val="en-US"/>
              </w:rPr>
              <w:t xml:space="preserve">        android:layout_width="match_parent"</w:t>
            </w:r>
          </w:p>
          <w:p w14:paraId="233D25B0" w14:textId="77777777" w:rsidR="00E868F4" w:rsidRPr="00347ED6" w:rsidRDefault="00000000" w:rsidP="008C1564">
            <w:pPr>
              <w:pStyle w:val="tabla"/>
              <w:rPr>
                <w:lang w:val="en-US"/>
              </w:rPr>
            </w:pPr>
            <w:r w:rsidRPr="00347ED6">
              <w:rPr>
                <w:lang w:val="en-US"/>
              </w:rPr>
              <w:t xml:space="preserve">        android:layout_height="wrap_content"</w:t>
            </w:r>
          </w:p>
          <w:p w14:paraId="7BDB8CA7" w14:textId="77777777" w:rsidR="00E868F4" w:rsidRPr="00347ED6" w:rsidRDefault="00000000" w:rsidP="008C1564">
            <w:pPr>
              <w:pStyle w:val="tabla"/>
              <w:rPr>
                <w:lang w:val="en-US"/>
              </w:rPr>
            </w:pPr>
            <w:r w:rsidRPr="00347ED6">
              <w:rPr>
                <w:lang w:val="en-US"/>
              </w:rPr>
              <w:t xml:space="preserve">        android:gravity="center"</w:t>
            </w:r>
          </w:p>
          <w:p w14:paraId="30AFD9F4" w14:textId="77777777" w:rsidR="00E868F4" w:rsidRPr="00347ED6" w:rsidRDefault="00000000" w:rsidP="008C1564">
            <w:pPr>
              <w:pStyle w:val="tabla"/>
              <w:rPr>
                <w:lang w:val="en-US"/>
              </w:rPr>
            </w:pPr>
            <w:r w:rsidRPr="00347ED6">
              <w:rPr>
                <w:lang w:val="en-US"/>
              </w:rPr>
              <w:t xml:space="preserve">        android:orientation="vertical"</w:t>
            </w:r>
          </w:p>
          <w:p w14:paraId="65494612" w14:textId="77777777" w:rsidR="00E868F4" w:rsidRDefault="00000000" w:rsidP="008C1564">
            <w:pPr>
              <w:pStyle w:val="tabla"/>
            </w:pPr>
            <w:r w:rsidRPr="00347ED6">
              <w:rPr>
                <w:lang w:val="en-US"/>
              </w:rPr>
              <w:t xml:space="preserve">        </w:t>
            </w:r>
            <w:r>
              <w:t>android:padding="20dp"&gt;</w:t>
            </w:r>
          </w:p>
          <w:p w14:paraId="471217FA" w14:textId="77777777" w:rsidR="00E868F4" w:rsidRDefault="00E868F4" w:rsidP="008C1564">
            <w:pPr>
              <w:pStyle w:val="tabla"/>
            </w:pPr>
          </w:p>
          <w:p w14:paraId="1C2E99D4" w14:textId="77777777" w:rsidR="00E868F4" w:rsidRDefault="00000000" w:rsidP="008C1564">
            <w:pPr>
              <w:pStyle w:val="tabla"/>
            </w:pPr>
            <w:r>
              <w:t xml:space="preserve">        &lt;!-- Card estilo ventana sencilla --&gt;</w:t>
            </w:r>
          </w:p>
          <w:p w14:paraId="42D022D9" w14:textId="77777777" w:rsidR="00E868F4" w:rsidRPr="00347ED6" w:rsidRDefault="00000000" w:rsidP="008C1564">
            <w:pPr>
              <w:pStyle w:val="tabla"/>
              <w:rPr>
                <w:lang w:val="en-US"/>
              </w:rPr>
            </w:pPr>
            <w:r>
              <w:t xml:space="preserve">        </w:t>
            </w:r>
            <w:r w:rsidRPr="00347ED6">
              <w:rPr>
                <w:lang w:val="en-US"/>
              </w:rPr>
              <w:t>&lt;androidx.cardview.widget.CardView</w:t>
            </w:r>
          </w:p>
          <w:p w14:paraId="45D5A796" w14:textId="77777777" w:rsidR="00E868F4" w:rsidRPr="00347ED6" w:rsidRDefault="00000000" w:rsidP="008C1564">
            <w:pPr>
              <w:pStyle w:val="tabla"/>
              <w:rPr>
                <w:lang w:val="en-US"/>
              </w:rPr>
            </w:pPr>
            <w:r w:rsidRPr="00347ED6">
              <w:rPr>
                <w:lang w:val="en-US"/>
              </w:rPr>
              <w:t xml:space="preserve">            android:layout_width="match_parent"</w:t>
            </w:r>
          </w:p>
          <w:p w14:paraId="308B0DA5" w14:textId="77777777" w:rsidR="00E868F4" w:rsidRPr="00347ED6" w:rsidRDefault="00000000" w:rsidP="008C1564">
            <w:pPr>
              <w:pStyle w:val="tabla"/>
              <w:rPr>
                <w:lang w:val="en-US"/>
              </w:rPr>
            </w:pPr>
            <w:r w:rsidRPr="00347ED6">
              <w:rPr>
                <w:lang w:val="en-US"/>
              </w:rPr>
              <w:t xml:space="preserve">            android:layout_height="wrap_content"</w:t>
            </w:r>
          </w:p>
          <w:p w14:paraId="619738D9" w14:textId="77777777" w:rsidR="00E868F4" w:rsidRPr="00347ED6" w:rsidRDefault="00000000" w:rsidP="008C1564">
            <w:pPr>
              <w:pStyle w:val="tabla"/>
              <w:rPr>
                <w:lang w:val="en-US"/>
              </w:rPr>
            </w:pPr>
            <w:r w:rsidRPr="00347ED6">
              <w:rPr>
                <w:lang w:val="en-US"/>
              </w:rPr>
              <w:t xml:space="preserve">            app:cardBackgroundColor="@color/card_bg"</w:t>
            </w:r>
          </w:p>
          <w:p w14:paraId="016CC8BC" w14:textId="77777777" w:rsidR="00E868F4" w:rsidRPr="00347ED6" w:rsidRDefault="00000000" w:rsidP="008C1564">
            <w:pPr>
              <w:pStyle w:val="tabla"/>
              <w:rPr>
                <w:lang w:val="en-US"/>
              </w:rPr>
            </w:pPr>
            <w:r w:rsidRPr="00347ED6">
              <w:rPr>
                <w:lang w:val="en-US"/>
              </w:rPr>
              <w:t xml:space="preserve">            app:cardCornerRadius="8dp"</w:t>
            </w:r>
          </w:p>
          <w:p w14:paraId="455D76FD" w14:textId="77777777" w:rsidR="00E868F4" w:rsidRPr="00347ED6" w:rsidRDefault="00000000" w:rsidP="008C1564">
            <w:pPr>
              <w:pStyle w:val="tabla"/>
              <w:rPr>
                <w:lang w:val="en-US"/>
              </w:rPr>
            </w:pPr>
            <w:r w:rsidRPr="00347ED6">
              <w:rPr>
                <w:lang w:val="en-US"/>
              </w:rPr>
              <w:t xml:space="preserve">            app:cardElevation="4dp"</w:t>
            </w:r>
          </w:p>
          <w:p w14:paraId="2DAAA593" w14:textId="77777777" w:rsidR="00E868F4" w:rsidRPr="00347ED6" w:rsidRDefault="00000000" w:rsidP="008C1564">
            <w:pPr>
              <w:pStyle w:val="tabla"/>
              <w:rPr>
                <w:lang w:val="en-US"/>
              </w:rPr>
            </w:pPr>
            <w:r w:rsidRPr="00347ED6">
              <w:rPr>
                <w:lang w:val="en-US"/>
              </w:rPr>
              <w:t xml:space="preserve">            app:contentPadding="24dp"&gt;</w:t>
            </w:r>
          </w:p>
          <w:p w14:paraId="069EB94B" w14:textId="77777777" w:rsidR="00E868F4" w:rsidRPr="00347ED6" w:rsidRDefault="00E868F4" w:rsidP="008C1564">
            <w:pPr>
              <w:pStyle w:val="tabla"/>
              <w:rPr>
                <w:lang w:val="en-US"/>
              </w:rPr>
            </w:pPr>
          </w:p>
          <w:p w14:paraId="12373144" w14:textId="77777777" w:rsidR="00E868F4" w:rsidRPr="00347ED6" w:rsidRDefault="00000000" w:rsidP="008C1564">
            <w:pPr>
              <w:pStyle w:val="tabla"/>
              <w:rPr>
                <w:lang w:val="en-US"/>
              </w:rPr>
            </w:pPr>
            <w:r w:rsidRPr="00347ED6">
              <w:rPr>
                <w:lang w:val="en-US"/>
              </w:rPr>
              <w:t xml:space="preserve">            &lt;LinearLayout</w:t>
            </w:r>
          </w:p>
          <w:p w14:paraId="6A69A7F6" w14:textId="77777777" w:rsidR="00E868F4" w:rsidRPr="00347ED6" w:rsidRDefault="00000000" w:rsidP="008C1564">
            <w:pPr>
              <w:pStyle w:val="tabla"/>
              <w:rPr>
                <w:lang w:val="en-US"/>
              </w:rPr>
            </w:pPr>
            <w:r w:rsidRPr="00347ED6">
              <w:rPr>
                <w:lang w:val="en-US"/>
              </w:rPr>
              <w:t xml:space="preserve">                android:layout_width="match_parent"</w:t>
            </w:r>
          </w:p>
          <w:p w14:paraId="725D734A" w14:textId="77777777" w:rsidR="00E868F4" w:rsidRPr="00347ED6" w:rsidRDefault="00000000" w:rsidP="008C1564">
            <w:pPr>
              <w:pStyle w:val="tabla"/>
              <w:rPr>
                <w:lang w:val="en-US"/>
              </w:rPr>
            </w:pPr>
            <w:r w:rsidRPr="00347ED6">
              <w:rPr>
                <w:lang w:val="en-US"/>
              </w:rPr>
              <w:t xml:space="preserve">                android:layout_height="wrap_content"</w:t>
            </w:r>
          </w:p>
          <w:p w14:paraId="061CBF71" w14:textId="77777777" w:rsidR="00E868F4" w:rsidRPr="00347ED6" w:rsidRDefault="00000000" w:rsidP="008C1564">
            <w:pPr>
              <w:pStyle w:val="tabla"/>
              <w:rPr>
                <w:lang w:val="en-US"/>
              </w:rPr>
            </w:pPr>
            <w:r w:rsidRPr="00347ED6">
              <w:rPr>
                <w:lang w:val="en-US"/>
              </w:rPr>
              <w:t xml:space="preserve">                android:orientation="vertical"&gt;</w:t>
            </w:r>
          </w:p>
          <w:p w14:paraId="17E918B6" w14:textId="77777777" w:rsidR="00E868F4" w:rsidRPr="00347ED6" w:rsidRDefault="00E868F4" w:rsidP="008C1564">
            <w:pPr>
              <w:pStyle w:val="tabla"/>
              <w:rPr>
                <w:lang w:val="en-US"/>
              </w:rPr>
            </w:pPr>
          </w:p>
          <w:p w14:paraId="6465BC9B" w14:textId="77777777" w:rsidR="00E868F4" w:rsidRPr="00347ED6" w:rsidRDefault="00000000" w:rsidP="008C1564">
            <w:pPr>
              <w:pStyle w:val="tabla"/>
              <w:rPr>
                <w:lang w:val="en-US"/>
              </w:rPr>
            </w:pPr>
            <w:r w:rsidRPr="00347ED6">
              <w:rPr>
                <w:lang w:val="en-US"/>
              </w:rPr>
              <w:t xml:space="preserve">                &lt;!-- Logo Sulley Monsters Inc --&gt;</w:t>
            </w:r>
          </w:p>
          <w:p w14:paraId="2E0172E2" w14:textId="77777777" w:rsidR="00E868F4" w:rsidRPr="00347ED6" w:rsidRDefault="00000000" w:rsidP="008C1564">
            <w:pPr>
              <w:pStyle w:val="tabla"/>
              <w:rPr>
                <w:lang w:val="en-US"/>
              </w:rPr>
            </w:pPr>
            <w:r w:rsidRPr="00347ED6">
              <w:rPr>
                <w:lang w:val="en-US"/>
              </w:rPr>
              <w:t xml:space="preserve">                &lt;ImageView</w:t>
            </w:r>
          </w:p>
          <w:p w14:paraId="08A10326" w14:textId="77777777" w:rsidR="00E868F4" w:rsidRPr="00347ED6" w:rsidRDefault="00000000" w:rsidP="008C1564">
            <w:pPr>
              <w:pStyle w:val="tabla"/>
              <w:rPr>
                <w:lang w:val="en-US"/>
              </w:rPr>
            </w:pPr>
            <w:r w:rsidRPr="00347ED6">
              <w:rPr>
                <w:lang w:val="en-US"/>
              </w:rPr>
              <w:t xml:space="preserve">                    android:id="@+id/imgSulley"</w:t>
            </w:r>
          </w:p>
          <w:p w14:paraId="24028161" w14:textId="77777777" w:rsidR="00E868F4" w:rsidRPr="00347ED6" w:rsidRDefault="00000000" w:rsidP="008C1564">
            <w:pPr>
              <w:pStyle w:val="tabla"/>
              <w:rPr>
                <w:lang w:val="en-US"/>
              </w:rPr>
            </w:pPr>
            <w:r w:rsidRPr="00347ED6">
              <w:rPr>
                <w:lang w:val="en-US"/>
              </w:rPr>
              <w:t xml:space="preserve">                    android:layout_width="120dp"</w:t>
            </w:r>
          </w:p>
          <w:p w14:paraId="0F2A1F0A" w14:textId="77777777" w:rsidR="00E868F4" w:rsidRPr="00347ED6" w:rsidRDefault="00000000" w:rsidP="008C1564">
            <w:pPr>
              <w:pStyle w:val="tabla"/>
              <w:rPr>
                <w:lang w:val="en-US"/>
              </w:rPr>
            </w:pPr>
            <w:r w:rsidRPr="00347ED6">
              <w:rPr>
                <w:lang w:val="en-US"/>
              </w:rPr>
              <w:t xml:space="preserve">                    android:layout_height="120dp"</w:t>
            </w:r>
          </w:p>
          <w:p w14:paraId="5DF569F8" w14:textId="77777777" w:rsidR="00E868F4" w:rsidRPr="00347ED6" w:rsidRDefault="00000000" w:rsidP="008C1564">
            <w:pPr>
              <w:pStyle w:val="tabla"/>
              <w:rPr>
                <w:lang w:val="en-US"/>
              </w:rPr>
            </w:pPr>
            <w:r w:rsidRPr="00347ED6">
              <w:rPr>
                <w:lang w:val="en-US"/>
              </w:rPr>
              <w:t xml:space="preserve">                    android:layout_gravity="center_horizontal"</w:t>
            </w:r>
          </w:p>
          <w:p w14:paraId="2AEF36CC" w14:textId="77777777" w:rsidR="00E868F4" w:rsidRPr="00347ED6" w:rsidRDefault="00000000" w:rsidP="008C1564">
            <w:pPr>
              <w:pStyle w:val="tabla"/>
              <w:rPr>
                <w:lang w:val="en-US"/>
              </w:rPr>
            </w:pPr>
            <w:r w:rsidRPr="00347ED6">
              <w:rPr>
                <w:lang w:val="en-US"/>
              </w:rPr>
              <w:t xml:space="preserve">                    android:layout_marginBottom="12dp"</w:t>
            </w:r>
          </w:p>
          <w:p w14:paraId="3615F292" w14:textId="77777777" w:rsidR="00E868F4" w:rsidRPr="00347ED6" w:rsidRDefault="00000000" w:rsidP="008C1564">
            <w:pPr>
              <w:pStyle w:val="tabla"/>
              <w:rPr>
                <w:lang w:val="en-US"/>
              </w:rPr>
            </w:pPr>
            <w:r w:rsidRPr="00347ED6">
              <w:rPr>
                <w:lang w:val="en-US"/>
              </w:rPr>
              <w:t xml:space="preserve">                    android:contentDescription="@string/app_name"</w:t>
            </w:r>
          </w:p>
          <w:p w14:paraId="0307A94E" w14:textId="77777777" w:rsidR="00E868F4" w:rsidRPr="00347ED6" w:rsidRDefault="00000000" w:rsidP="008C1564">
            <w:pPr>
              <w:pStyle w:val="tabla"/>
              <w:rPr>
                <w:lang w:val="en-US"/>
              </w:rPr>
            </w:pPr>
            <w:r w:rsidRPr="00347ED6">
              <w:rPr>
                <w:lang w:val="en-US"/>
              </w:rPr>
              <w:t xml:space="preserve">                    android:src="@drawable/sullivan" /&gt;</w:t>
            </w:r>
          </w:p>
          <w:p w14:paraId="57F6B5C7" w14:textId="77777777" w:rsidR="00E868F4" w:rsidRPr="00347ED6" w:rsidRDefault="00E868F4" w:rsidP="008C1564">
            <w:pPr>
              <w:pStyle w:val="tabla"/>
              <w:rPr>
                <w:lang w:val="en-US"/>
              </w:rPr>
            </w:pPr>
          </w:p>
          <w:p w14:paraId="2EA88616" w14:textId="77777777" w:rsidR="00E868F4" w:rsidRPr="00347ED6" w:rsidRDefault="00000000" w:rsidP="008C1564">
            <w:pPr>
              <w:pStyle w:val="tabla"/>
              <w:rPr>
                <w:lang w:val="en-US"/>
              </w:rPr>
            </w:pPr>
            <w:r w:rsidRPr="00347ED6">
              <w:rPr>
                <w:lang w:val="en-US"/>
              </w:rPr>
              <w:t xml:space="preserve">                &lt;TextView</w:t>
            </w:r>
          </w:p>
          <w:p w14:paraId="122CCEF7" w14:textId="77777777" w:rsidR="00E868F4" w:rsidRPr="00347ED6" w:rsidRDefault="00000000" w:rsidP="008C1564">
            <w:pPr>
              <w:pStyle w:val="tabla"/>
              <w:rPr>
                <w:lang w:val="en-US"/>
              </w:rPr>
            </w:pPr>
            <w:r w:rsidRPr="00347ED6">
              <w:rPr>
                <w:lang w:val="en-US"/>
              </w:rPr>
              <w:t xml:space="preserve">                    android:id="@+id/lblTituloLogin"</w:t>
            </w:r>
          </w:p>
          <w:p w14:paraId="5C0C8C75" w14:textId="77777777" w:rsidR="00E868F4" w:rsidRPr="00347ED6" w:rsidRDefault="00000000" w:rsidP="008C1564">
            <w:pPr>
              <w:pStyle w:val="tabla"/>
              <w:rPr>
                <w:lang w:val="en-US"/>
              </w:rPr>
            </w:pPr>
            <w:r w:rsidRPr="00347ED6">
              <w:rPr>
                <w:lang w:val="en-US"/>
              </w:rPr>
              <w:t xml:space="preserve">                    android:layout_width="match_parent"</w:t>
            </w:r>
          </w:p>
          <w:p w14:paraId="68753D38" w14:textId="77777777" w:rsidR="00E868F4" w:rsidRPr="00347ED6" w:rsidRDefault="00000000" w:rsidP="008C1564">
            <w:pPr>
              <w:pStyle w:val="tabla"/>
              <w:rPr>
                <w:lang w:val="en-US"/>
              </w:rPr>
            </w:pPr>
            <w:r w:rsidRPr="00347ED6">
              <w:rPr>
                <w:lang w:val="en-US"/>
              </w:rPr>
              <w:t xml:space="preserve">                    android:layout_height="wrap_content"</w:t>
            </w:r>
          </w:p>
          <w:p w14:paraId="74BA6994" w14:textId="77777777" w:rsidR="00E868F4" w:rsidRPr="00347ED6" w:rsidRDefault="00000000" w:rsidP="008C1564">
            <w:pPr>
              <w:pStyle w:val="tabla"/>
              <w:rPr>
                <w:lang w:val="en-US"/>
              </w:rPr>
            </w:pPr>
            <w:r w:rsidRPr="00347ED6">
              <w:rPr>
                <w:lang w:val="en-US"/>
              </w:rPr>
              <w:t xml:space="preserve">                    android:layout_marginBottom="24dp"</w:t>
            </w:r>
          </w:p>
          <w:p w14:paraId="2E71439C" w14:textId="77777777" w:rsidR="00E868F4" w:rsidRPr="00347ED6" w:rsidRDefault="00000000" w:rsidP="008C1564">
            <w:pPr>
              <w:pStyle w:val="tabla"/>
              <w:rPr>
                <w:lang w:val="en-US"/>
              </w:rPr>
            </w:pPr>
            <w:r w:rsidRPr="00347ED6">
              <w:rPr>
                <w:lang w:val="en-US"/>
              </w:rPr>
              <w:t xml:space="preserve">                    android:gravity="center"</w:t>
            </w:r>
          </w:p>
          <w:p w14:paraId="4A3B806D" w14:textId="77777777" w:rsidR="00E868F4" w:rsidRPr="00347ED6" w:rsidRDefault="00000000" w:rsidP="008C1564">
            <w:pPr>
              <w:pStyle w:val="tabla"/>
              <w:rPr>
                <w:lang w:val="en-US"/>
              </w:rPr>
            </w:pPr>
            <w:r w:rsidRPr="00347ED6">
              <w:rPr>
                <w:lang w:val="en-US"/>
              </w:rPr>
              <w:t xml:space="preserve">                    android:text="@string/title_login"</w:t>
            </w:r>
          </w:p>
          <w:p w14:paraId="67BABDBF" w14:textId="77777777" w:rsidR="00E868F4" w:rsidRPr="00347ED6" w:rsidRDefault="00000000" w:rsidP="008C1564">
            <w:pPr>
              <w:pStyle w:val="tabla"/>
              <w:rPr>
                <w:lang w:val="en-US"/>
              </w:rPr>
            </w:pPr>
            <w:r w:rsidRPr="00347ED6">
              <w:rPr>
                <w:lang w:val="en-US"/>
              </w:rPr>
              <w:t xml:space="preserve">                    android:textColor="@color/text_primary"</w:t>
            </w:r>
          </w:p>
          <w:p w14:paraId="020E34AA" w14:textId="77777777" w:rsidR="00E868F4" w:rsidRPr="00347ED6" w:rsidRDefault="00000000" w:rsidP="008C1564">
            <w:pPr>
              <w:pStyle w:val="tabla"/>
              <w:rPr>
                <w:lang w:val="en-US"/>
              </w:rPr>
            </w:pPr>
            <w:r w:rsidRPr="00347ED6">
              <w:rPr>
                <w:lang w:val="en-US"/>
              </w:rPr>
              <w:t xml:space="preserve">                    android:textSize="22sp"</w:t>
            </w:r>
          </w:p>
          <w:p w14:paraId="7606FCED" w14:textId="77777777" w:rsidR="00E868F4" w:rsidRPr="00347ED6" w:rsidRDefault="00000000" w:rsidP="008C1564">
            <w:pPr>
              <w:pStyle w:val="tabla"/>
              <w:rPr>
                <w:lang w:val="en-US"/>
              </w:rPr>
            </w:pPr>
            <w:r w:rsidRPr="00347ED6">
              <w:rPr>
                <w:lang w:val="en-US"/>
              </w:rPr>
              <w:t xml:space="preserve">                    android:textStyle="bold" /&gt;</w:t>
            </w:r>
          </w:p>
          <w:p w14:paraId="0521FF86" w14:textId="77777777" w:rsidR="00E868F4" w:rsidRPr="00347ED6" w:rsidRDefault="00E868F4" w:rsidP="008C1564">
            <w:pPr>
              <w:pStyle w:val="tabla"/>
              <w:rPr>
                <w:lang w:val="en-US"/>
              </w:rPr>
            </w:pPr>
          </w:p>
          <w:p w14:paraId="04545F9F" w14:textId="77777777" w:rsidR="00E868F4" w:rsidRPr="00347ED6" w:rsidRDefault="00000000" w:rsidP="008C1564">
            <w:pPr>
              <w:pStyle w:val="tabla"/>
              <w:rPr>
                <w:lang w:val="en-US"/>
              </w:rPr>
            </w:pPr>
            <w:r w:rsidRPr="00347ED6">
              <w:rPr>
                <w:lang w:val="en-US"/>
              </w:rPr>
              <w:t xml:space="preserve">                &lt;!-- Campo Usuario --&gt;</w:t>
            </w:r>
          </w:p>
          <w:p w14:paraId="33E5031F" w14:textId="77777777" w:rsidR="00E868F4" w:rsidRPr="00347ED6" w:rsidRDefault="00000000" w:rsidP="008C1564">
            <w:pPr>
              <w:pStyle w:val="tabla"/>
              <w:rPr>
                <w:lang w:val="en-US"/>
              </w:rPr>
            </w:pPr>
            <w:r w:rsidRPr="00347ED6">
              <w:rPr>
                <w:lang w:val="en-US"/>
              </w:rPr>
              <w:lastRenderedPageBreak/>
              <w:t xml:space="preserve">                &lt;TextView</w:t>
            </w:r>
          </w:p>
          <w:p w14:paraId="73B5841D" w14:textId="77777777" w:rsidR="00E868F4" w:rsidRPr="00347ED6" w:rsidRDefault="00000000" w:rsidP="008C1564">
            <w:pPr>
              <w:pStyle w:val="tabla"/>
              <w:rPr>
                <w:lang w:val="en-US"/>
              </w:rPr>
            </w:pPr>
            <w:r w:rsidRPr="00347ED6">
              <w:rPr>
                <w:lang w:val="en-US"/>
              </w:rPr>
              <w:t xml:space="preserve">                    android:layout_width="wrap_content"</w:t>
            </w:r>
          </w:p>
          <w:p w14:paraId="159A5429" w14:textId="77777777" w:rsidR="00E868F4" w:rsidRPr="00347ED6" w:rsidRDefault="00000000" w:rsidP="008C1564">
            <w:pPr>
              <w:pStyle w:val="tabla"/>
              <w:rPr>
                <w:lang w:val="en-US"/>
              </w:rPr>
            </w:pPr>
            <w:r w:rsidRPr="00347ED6">
              <w:rPr>
                <w:lang w:val="en-US"/>
              </w:rPr>
              <w:t xml:space="preserve">                    android:layout_height="wrap_content"</w:t>
            </w:r>
          </w:p>
          <w:p w14:paraId="5C9B53AD" w14:textId="77777777" w:rsidR="00E868F4" w:rsidRPr="00347ED6" w:rsidRDefault="00000000" w:rsidP="008C1564">
            <w:pPr>
              <w:pStyle w:val="tabla"/>
              <w:rPr>
                <w:lang w:val="en-US"/>
              </w:rPr>
            </w:pPr>
            <w:r w:rsidRPr="00347ED6">
              <w:rPr>
                <w:lang w:val="en-US"/>
              </w:rPr>
              <w:t xml:space="preserve">                    android:layout_marginBottom="4dp"</w:t>
            </w:r>
          </w:p>
          <w:p w14:paraId="4DE6092F" w14:textId="77777777" w:rsidR="00E868F4" w:rsidRPr="00347ED6" w:rsidRDefault="00000000" w:rsidP="008C1564">
            <w:pPr>
              <w:pStyle w:val="tabla"/>
              <w:rPr>
                <w:lang w:val="en-US"/>
              </w:rPr>
            </w:pPr>
            <w:r w:rsidRPr="00347ED6">
              <w:rPr>
                <w:lang w:val="en-US"/>
              </w:rPr>
              <w:t xml:space="preserve">                    android:text="@string/prompt_usuario"</w:t>
            </w:r>
          </w:p>
          <w:p w14:paraId="0CFB3B26" w14:textId="77777777" w:rsidR="00E868F4" w:rsidRPr="00347ED6" w:rsidRDefault="00000000" w:rsidP="008C1564">
            <w:pPr>
              <w:pStyle w:val="tabla"/>
              <w:rPr>
                <w:lang w:val="en-US"/>
              </w:rPr>
            </w:pPr>
            <w:r w:rsidRPr="00347ED6">
              <w:rPr>
                <w:lang w:val="en-US"/>
              </w:rPr>
              <w:t xml:space="preserve">                    android:textColor="@color/text_primary"</w:t>
            </w:r>
          </w:p>
          <w:p w14:paraId="1D18E9F0" w14:textId="77777777" w:rsidR="00E868F4" w:rsidRPr="00347ED6" w:rsidRDefault="00000000" w:rsidP="008C1564">
            <w:pPr>
              <w:pStyle w:val="tabla"/>
              <w:rPr>
                <w:lang w:val="en-US"/>
              </w:rPr>
            </w:pPr>
            <w:r w:rsidRPr="00347ED6">
              <w:rPr>
                <w:lang w:val="en-US"/>
              </w:rPr>
              <w:t xml:space="preserve">                    android:textSize="15sp"</w:t>
            </w:r>
          </w:p>
          <w:p w14:paraId="5FD35A74" w14:textId="77777777" w:rsidR="00E868F4" w:rsidRPr="00347ED6" w:rsidRDefault="00000000" w:rsidP="008C1564">
            <w:pPr>
              <w:pStyle w:val="tabla"/>
              <w:rPr>
                <w:lang w:val="en-US"/>
              </w:rPr>
            </w:pPr>
            <w:r w:rsidRPr="00347ED6">
              <w:rPr>
                <w:lang w:val="en-US"/>
              </w:rPr>
              <w:t xml:space="preserve">                    android:textStyle="bold" /&gt;</w:t>
            </w:r>
          </w:p>
          <w:p w14:paraId="4A41EBCE" w14:textId="77777777" w:rsidR="00E868F4" w:rsidRPr="00347ED6" w:rsidRDefault="00E868F4" w:rsidP="008C1564">
            <w:pPr>
              <w:pStyle w:val="tabla"/>
              <w:rPr>
                <w:lang w:val="en-US"/>
              </w:rPr>
            </w:pPr>
          </w:p>
          <w:p w14:paraId="5E002B9B" w14:textId="77777777" w:rsidR="00E868F4" w:rsidRPr="00347ED6" w:rsidRDefault="00000000" w:rsidP="008C1564">
            <w:pPr>
              <w:pStyle w:val="tabla"/>
              <w:rPr>
                <w:lang w:val="en-US"/>
              </w:rPr>
            </w:pPr>
            <w:r w:rsidRPr="00347ED6">
              <w:rPr>
                <w:lang w:val="en-US"/>
              </w:rPr>
              <w:t xml:space="preserve">                &lt;EditText</w:t>
            </w:r>
          </w:p>
          <w:p w14:paraId="4795B71E" w14:textId="77777777" w:rsidR="00E868F4" w:rsidRPr="00347ED6" w:rsidRDefault="00000000" w:rsidP="008C1564">
            <w:pPr>
              <w:pStyle w:val="tabla"/>
              <w:rPr>
                <w:lang w:val="en-US"/>
              </w:rPr>
            </w:pPr>
            <w:r w:rsidRPr="00347ED6">
              <w:rPr>
                <w:lang w:val="en-US"/>
              </w:rPr>
              <w:t xml:space="preserve">                    android:id="@+id/txtUsuario"</w:t>
            </w:r>
          </w:p>
          <w:p w14:paraId="559EE39F" w14:textId="77777777" w:rsidR="00E868F4" w:rsidRPr="00347ED6" w:rsidRDefault="00000000" w:rsidP="008C1564">
            <w:pPr>
              <w:pStyle w:val="tabla"/>
              <w:rPr>
                <w:lang w:val="en-US"/>
              </w:rPr>
            </w:pPr>
            <w:r w:rsidRPr="00347ED6">
              <w:rPr>
                <w:lang w:val="en-US"/>
              </w:rPr>
              <w:t xml:space="preserve">                    android:layout_width="match_parent"</w:t>
            </w:r>
          </w:p>
          <w:p w14:paraId="4B8F2FEA" w14:textId="77777777" w:rsidR="00E868F4" w:rsidRPr="00347ED6" w:rsidRDefault="00000000" w:rsidP="008C1564">
            <w:pPr>
              <w:pStyle w:val="tabla"/>
              <w:rPr>
                <w:lang w:val="en-US"/>
              </w:rPr>
            </w:pPr>
            <w:r w:rsidRPr="00347ED6">
              <w:rPr>
                <w:lang w:val="en-US"/>
              </w:rPr>
              <w:t xml:space="preserve">                    android:layout_height="45dp"</w:t>
            </w:r>
          </w:p>
          <w:p w14:paraId="4F2E0617" w14:textId="77777777" w:rsidR="00E868F4" w:rsidRPr="00347ED6" w:rsidRDefault="00000000" w:rsidP="008C1564">
            <w:pPr>
              <w:pStyle w:val="tabla"/>
              <w:rPr>
                <w:lang w:val="en-US"/>
              </w:rPr>
            </w:pPr>
            <w:r w:rsidRPr="00347ED6">
              <w:rPr>
                <w:lang w:val="en-US"/>
              </w:rPr>
              <w:t xml:space="preserve">                    android:layout_marginBottom="16dp"</w:t>
            </w:r>
          </w:p>
          <w:p w14:paraId="33AC7147" w14:textId="77777777" w:rsidR="00E868F4" w:rsidRPr="00347ED6" w:rsidRDefault="00000000" w:rsidP="008C1564">
            <w:pPr>
              <w:pStyle w:val="tabla"/>
              <w:rPr>
                <w:lang w:val="en-US"/>
              </w:rPr>
            </w:pPr>
            <w:r w:rsidRPr="00347ED6">
              <w:rPr>
                <w:lang w:val="en-US"/>
              </w:rPr>
              <w:t xml:space="preserve">                    android:background="@drawable/edittext_border"</w:t>
            </w:r>
          </w:p>
          <w:p w14:paraId="79829139" w14:textId="77777777" w:rsidR="00E868F4" w:rsidRPr="00347ED6" w:rsidRDefault="00000000" w:rsidP="008C1564">
            <w:pPr>
              <w:pStyle w:val="tabla"/>
              <w:rPr>
                <w:lang w:val="en-US"/>
              </w:rPr>
            </w:pPr>
            <w:r w:rsidRPr="00347ED6">
              <w:rPr>
                <w:lang w:val="en-US"/>
              </w:rPr>
              <w:t xml:space="preserve">                    android:hint="Ej. MONSTER"</w:t>
            </w:r>
          </w:p>
          <w:p w14:paraId="210A2F25" w14:textId="77777777" w:rsidR="00E868F4" w:rsidRPr="00347ED6" w:rsidRDefault="00000000" w:rsidP="008C1564">
            <w:pPr>
              <w:pStyle w:val="tabla"/>
              <w:rPr>
                <w:lang w:val="en-US"/>
              </w:rPr>
            </w:pPr>
            <w:r w:rsidRPr="00347ED6">
              <w:rPr>
                <w:lang w:val="en-US"/>
              </w:rPr>
              <w:t xml:space="preserve">                    android:inputType="text"</w:t>
            </w:r>
          </w:p>
          <w:p w14:paraId="1EBF669A" w14:textId="77777777" w:rsidR="00E868F4" w:rsidRPr="00347ED6" w:rsidRDefault="00000000" w:rsidP="008C1564">
            <w:pPr>
              <w:pStyle w:val="tabla"/>
              <w:rPr>
                <w:lang w:val="en-US"/>
              </w:rPr>
            </w:pPr>
            <w:r w:rsidRPr="00347ED6">
              <w:rPr>
                <w:lang w:val="en-US"/>
              </w:rPr>
              <w:t xml:space="preserve">                    android:paddingHorizontal="12dp"</w:t>
            </w:r>
          </w:p>
          <w:p w14:paraId="2FCFD25A" w14:textId="77777777" w:rsidR="00E868F4" w:rsidRPr="00347ED6" w:rsidRDefault="00000000" w:rsidP="008C1564">
            <w:pPr>
              <w:pStyle w:val="tabla"/>
              <w:rPr>
                <w:lang w:val="en-US"/>
              </w:rPr>
            </w:pPr>
            <w:r w:rsidRPr="00347ED6">
              <w:rPr>
                <w:lang w:val="en-US"/>
              </w:rPr>
              <w:t xml:space="preserve">                    android:textSize="15sp" /&gt;</w:t>
            </w:r>
          </w:p>
          <w:p w14:paraId="52C58735" w14:textId="77777777" w:rsidR="00E868F4" w:rsidRPr="00347ED6" w:rsidRDefault="00E868F4" w:rsidP="008C1564">
            <w:pPr>
              <w:pStyle w:val="tabla"/>
              <w:rPr>
                <w:lang w:val="en-US"/>
              </w:rPr>
            </w:pPr>
          </w:p>
          <w:p w14:paraId="7EE0E526" w14:textId="77777777" w:rsidR="00E868F4" w:rsidRPr="00347ED6" w:rsidRDefault="00000000" w:rsidP="008C1564">
            <w:pPr>
              <w:pStyle w:val="tabla"/>
              <w:rPr>
                <w:lang w:val="en-US"/>
              </w:rPr>
            </w:pPr>
            <w:r w:rsidRPr="00347ED6">
              <w:rPr>
                <w:lang w:val="en-US"/>
              </w:rPr>
              <w:t xml:space="preserve">                &lt;!-- Campo ContraseÃ±a --&gt;</w:t>
            </w:r>
          </w:p>
          <w:p w14:paraId="14C3EE66" w14:textId="77777777" w:rsidR="00E868F4" w:rsidRPr="00347ED6" w:rsidRDefault="00000000" w:rsidP="008C1564">
            <w:pPr>
              <w:pStyle w:val="tabla"/>
              <w:rPr>
                <w:lang w:val="en-US"/>
              </w:rPr>
            </w:pPr>
            <w:r w:rsidRPr="00347ED6">
              <w:rPr>
                <w:lang w:val="en-US"/>
              </w:rPr>
              <w:t xml:space="preserve">                &lt;TextView</w:t>
            </w:r>
          </w:p>
          <w:p w14:paraId="3B9D81D1" w14:textId="77777777" w:rsidR="00E868F4" w:rsidRPr="00347ED6" w:rsidRDefault="00000000" w:rsidP="008C1564">
            <w:pPr>
              <w:pStyle w:val="tabla"/>
              <w:rPr>
                <w:lang w:val="en-US"/>
              </w:rPr>
            </w:pPr>
            <w:r w:rsidRPr="00347ED6">
              <w:rPr>
                <w:lang w:val="en-US"/>
              </w:rPr>
              <w:t xml:space="preserve">                    android:layout_width="wrap_content"</w:t>
            </w:r>
          </w:p>
          <w:p w14:paraId="248A02B3" w14:textId="77777777" w:rsidR="00E868F4" w:rsidRPr="00347ED6" w:rsidRDefault="00000000" w:rsidP="008C1564">
            <w:pPr>
              <w:pStyle w:val="tabla"/>
              <w:rPr>
                <w:lang w:val="en-US"/>
              </w:rPr>
            </w:pPr>
            <w:r w:rsidRPr="00347ED6">
              <w:rPr>
                <w:lang w:val="en-US"/>
              </w:rPr>
              <w:t xml:space="preserve">                    android:layout_height="wrap_content"</w:t>
            </w:r>
          </w:p>
          <w:p w14:paraId="5D964359" w14:textId="77777777" w:rsidR="00E868F4" w:rsidRPr="00347ED6" w:rsidRDefault="00000000" w:rsidP="008C1564">
            <w:pPr>
              <w:pStyle w:val="tabla"/>
              <w:rPr>
                <w:lang w:val="en-US"/>
              </w:rPr>
            </w:pPr>
            <w:r w:rsidRPr="00347ED6">
              <w:rPr>
                <w:lang w:val="en-US"/>
              </w:rPr>
              <w:t xml:space="preserve">                    android:layout_marginBottom="4dp"</w:t>
            </w:r>
          </w:p>
          <w:p w14:paraId="68A2A19E" w14:textId="77777777" w:rsidR="00E868F4" w:rsidRPr="00347ED6" w:rsidRDefault="00000000" w:rsidP="008C1564">
            <w:pPr>
              <w:pStyle w:val="tabla"/>
              <w:rPr>
                <w:lang w:val="en-US"/>
              </w:rPr>
            </w:pPr>
            <w:r w:rsidRPr="00347ED6">
              <w:rPr>
                <w:lang w:val="en-US"/>
              </w:rPr>
              <w:t xml:space="preserve">                    android:text="@string/prompt_contrasenia"</w:t>
            </w:r>
          </w:p>
          <w:p w14:paraId="421F2701" w14:textId="77777777" w:rsidR="00E868F4" w:rsidRPr="00347ED6" w:rsidRDefault="00000000" w:rsidP="008C1564">
            <w:pPr>
              <w:pStyle w:val="tabla"/>
              <w:rPr>
                <w:lang w:val="en-US"/>
              </w:rPr>
            </w:pPr>
            <w:r w:rsidRPr="00347ED6">
              <w:rPr>
                <w:lang w:val="en-US"/>
              </w:rPr>
              <w:t xml:space="preserve">                    android:textColor="@color/text_primary"</w:t>
            </w:r>
          </w:p>
          <w:p w14:paraId="40282DD3" w14:textId="77777777" w:rsidR="00E868F4" w:rsidRPr="00347ED6" w:rsidRDefault="00000000" w:rsidP="008C1564">
            <w:pPr>
              <w:pStyle w:val="tabla"/>
              <w:rPr>
                <w:lang w:val="en-US"/>
              </w:rPr>
            </w:pPr>
            <w:r w:rsidRPr="00347ED6">
              <w:rPr>
                <w:lang w:val="en-US"/>
              </w:rPr>
              <w:t xml:space="preserve">                    android:textSize="15sp"</w:t>
            </w:r>
          </w:p>
          <w:p w14:paraId="6072D709" w14:textId="77777777" w:rsidR="00E868F4" w:rsidRPr="00347ED6" w:rsidRDefault="00000000" w:rsidP="008C1564">
            <w:pPr>
              <w:pStyle w:val="tabla"/>
              <w:rPr>
                <w:lang w:val="en-US"/>
              </w:rPr>
            </w:pPr>
            <w:r w:rsidRPr="00347ED6">
              <w:rPr>
                <w:lang w:val="en-US"/>
              </w:rPr>
              <w:t xml:space="preserve">                    android:textStyle="bold" /&gt;</w:t>
            </w:r>
          </w:p>
          <w:p w14:paraId="30B056E0" w14:textId="77777777" w:rsidR="00E868F4" w:rsidRPr="00347ED6" w:rsidRDefault="00E868F4" w:rsidP="008C1564">
            <w:pPr>
              <w:pStyle w:val="tabla"/>
              <w:rPr>
                <w:lang w:val="en-US"/>
              </w:rPr>
            </w:pPr>
          </w:p>
          <w:p w14:paraId="7801AAB6" w14:textId="77777777" w:rsidR="00E868F4" w:rsidRPr="00347ED6" w:rsidRDefault="00000000" w:rsidP="008C1564">
            <w:pPr>
              <w:pStyle w:val="tabla"/>
              <w:rPr>
                <w:lang w:val="en-US"/>
              </w:rPr>
            </w:pPr>
            <w:r w:rsidRPr="00347ED6">
              <w:rPr>
                <w:lang w:val="en-US"/>
              </w:rPr>
              <w:t xml:space="preserve">                &lt;EditText</w:t>
            </w:r>
          </w:p>
          <w:p w14:paraId="72FEF210" w14:textId="77777777" w:rsidR="00E868F4" w:rsidRPr="00347ED6" w:rsidRDefault="00000000" w:rsidP="008C1564">
            <w:pPr>
              <w:pStyle w:val="tabla"/>
              <w:rPr>
                <w:lang w:val="en-US"/>
              </w:rPr>
            </w:pPr>
            <w:r w:rsidRPr="00347ED6">
              <w:rPr>
                <w:lang w:val="en-US"/>
              </w:rPr>
              <w:t xml:space="preserve">                    android:id="@+id/txtContrasenia"</w:t>
            </w:r>
          </w:p>
          <w:p w14:paraId="39994A05" w14:textId="77777777" w:rsidR="00E868F4" w:rsidRPr="00347ED6" w:rsidRDefault="00000000" w:rsidP="008C1564">
            <w:pPr>
              <w:pStyle w:val="tabla"/>
              <w:rPr>
                <w:lang w:val="en-US"/>
              </w:rPr>
            </w:pPr>
            <w:r w:rsidRPr="00347ED6">
              <w:rPr>
                <w:lang w:val="en-US"/>
              </w:rPr>
              <w:t xml:space="preserve">                    android:layout_width="match_parent"</w:t>
            </w:r>
          </w:p>
          <w:p w14:paraId="48B9858C" w14:textId="77777777" w:rsidR="00E868F4" w:rsidRPr="00347ED6" w:rsidRDefault="00000000" w:rsidP="008C1564">
            <w:pPr>
              <w:pStyle w:val="tabla"/>
              <w:rPr>
                <w:lang w:val="en-US"/>
              </w:rPr>
            </w:pPr>
            <w:r w:rsidRPr="00347ED6">
              <w:rPr>
                <w:lang w:val="en-US"/>
              </w:rPr>
              <w:t xml:space="preserve">                    android:layout_height="45dp"</w:t>
            </w:r>
          </w:p>
          <w:p w14:paraId="10451CA3" w14:textId="77777777" w:rsidR="00E868F4" w:rsidRPr="00347ED6" w:rsidRDefault="00000000" w:rsidP="008C1564">
            <w:pPr>
              <w:pStyle w:val="tabla"/>
              <w:rPr>
                <w:lang w:val="en-US"/>
              </w:rPr>
            </w:pPr>
            <w:r w:rsidRPr="00347ED6">
              <w:rPr>
                <w:lang w:val="en-US"/>
              </w:rPr>
              <w:t xml:space="preserve">                    android:layout_marginBottom="12dp"</w:t>
            </w:r>
          </w:p>
          <w:p w14:paraId="46684559" w14:textId="77777777" w:rsidR="00E868F4" w:rsidRPr="00347ED6" w:rsidRDefault="00000000" w:rsidP="008C1564">
            <w:pPr>
              <w:pStyle w:val="tabla"/>
              <w:rPr>
                <w:lang w:val="en-US"/>
              </w:rPr>
            </w:pPr>
            <w:r w:rsidRPr="00347ED6">
              <w:rPr>
                <w:lang w:val="en-US"/>
              </w:rPr>
              <w:t xml:space="preserve">                    android:background="@drawable/edittext_border"</w:t>
            </w:r>
          </w:p>
          <w:p w14:paraId="293940A6" w14:textId="77777777" w:rsidR="00E868F4" w:rsidRPr="00347ED6" w:rsidRDefault="00000000" w:rsidP="008C1564">
            <w:pPr>
              <w:pStyle w:val="tabla"/>
              <w:rPr>
                <w:lang w:val="en-US"/>
              </w:rPr>
            </w:pPr>
            <w:r w:rsidRPr="00347ED6">
              <w:rPr>
                <w:lang w:val="en-US"/>
              </w:rPr>
              <w:t xml:space="preserve">                    android:hint="â€¢â€¢â€¢â€¢â€¢â€¢â€¢â€¢â€¢"</w:t>
            </w:r>
          </w:p>
          <w:p w14:paraId="1471E791" w14:textId="77777777" w:rsidR="00E868F4" w:rsidRPr="00347ED6" w:rsidRDefault="00000000" w:rsidP="008C1564">
            <w:pPr>
              <w:pStyle w:val="tabla"/>
              <w:rPr>
                <w:lang w:val="en-US"/>
              </w:rPr>
            </w:pPr>
            <w:r w:rsidRPr="00347ED6">
              <w:rPr>
                <w:lang w:val="en-US"/>
              </w:rPr>
              <w:t xml:space="preserve">                    android:inputType="textPassword"</w:t>
            </w:r>
          </w:p>
          <w:p w14:paraId="70CD4F2F" w14:textId="77777777" w:rsidR="00E868F4" w:rsidRPr="00347ED6" w:rsidRDefault="00000000" w:rsidP="008C1564">
            <w:pPr>
              <w:pStyle w:val="tabla"/>
              <w:rPr>
                <w:lang w:val="en-US"/>
              </w:rPr>
            </w:pPr>
            <w:r w:rsidRPr="00347ED6">
              <w:rPr>
                <w:lang w:val="en-US"/>
              </w:rPr>
              <w:t xml:space="preserve">                    android:paddingHorizontal="12dp"</w:t>
            </w:r>
          </w:p>
          <w:p w14:paraId="0F63B00B" w14:textId="77777777" w:rsidR="00E868F4" w:rsidRPr="00347ED6" w:rsidRDefault="00000000" w:rsidP="008C1564">
            <w:pPr>
              <w:pStyle w:val="tabla"/>
              <w:rPr>
                <w:lang w:val="en-US"/>
              </w:rPr>
            </w:pPr>
            <w:r w:rsidRPr="00347ED6">
              <w:rPr>
                <w:lang w:val="en-US"/>
              </w:rPr>
              <w:t xml:space="preserve">                    android:textSize="15sp" /&gt;</w:t>
            </w:r>
          </w:p>
          <w:p w14:paraId="7E65541C" w14:textId="77777777" w:rsidR="00E868F4" w:rsidRPr="00347ED6" w:rsidRDefault="00E868F4" w:rsidP="008C1564">
            <w:pPr>
              <w:pStyle w:val="tabla"/>
              <w:rPr>
                <w:lang w:val="en-US"/>
              </w:rPr>
            </w:pPr>
          </w:p>
          <w:p w14:paraId="1058A645" w14:textId="77777777" w:rsidR="00E868F4" w:rsidRPr="00347ED6" w:rsidRDefault="00000000" w:rsidP="008C1564">
            <w:pPr>
              <w:pStyle w:val="tabla"/>
              <w:rPr>
                <w:lang w:val="en-US"/>
              </w:rPr>
            </w:pPr>
            <w:r w:rsidRPr="00347ED6">
              <w:rPr>
                <w:lang w:val="en-US"/>
              </w:rPr>
              <w:t xml:space="preserve">                &lt;!-- Checkbox Mostrar contraseÃ±a --&gt;</w:t>
            </w:r>
          </w:p>
          <w:p w14:paraId="33EF4E5A" w14:textId="77777777" w:rsidR="00E868F4" w:rsidRPr="00347ED6" w:rsidRDefault="00000000" w:rsidP="008C1564">
            <w:pPr>
              <w:pStyle w:val="tabla"/>
              <w:rPr>
                <w:lang w:val="en-US"/>
              </w:rPr>
            </w:pPr>
            <w:r w:rsidRPr="00347ED6">
              <w:rPr>
                <w:lang w:val="en-US"/>
              </w:rPr>
              <w:t xml:space="preserve">                &lt;CheckBox</w:t>
            </w:r>
          </w:p>
          <w:p w14:paraId="7E9DAFC1" w14:textId="77777777" w:rsidR="00E868F4" w:rsidRPr="00347ED6" w:rsidRDefault="00000000" w:rsidP="008C1564">
            <w:pPr>
              <w:pStyle w:val="tabla"/>
              <w:rPr>
                <w:lang w:val="en-US"/>
              </w:rPr>
            </w:pPr>
            <w:r w:rsidRPr="00347ED6">
              <w:rPr>
                <w:lang w:val="en-US"/>
              </w:rPr>
              <w:t xml:space="preserve">                    android:id="@+id/chkMostrarContrasenia"</w:t>
            </w:r>
          </w:p>
          <w:p w14:paraId="026C6FE2" w14:textId="77777777" w:rsidR="00E868F4" w:rsidRPr="00347ED6" w:rsidRDefault="00000000" w:rsidP="008C1564">
            <w:pPr>
              <w:pStyle w:val="tabla"/>
              <w:rPr>
                <w:lang w:val="en-US"/>
              </w:rPr>
            </w:pPr>
            <w:r w:rsidRPr="00347ED6">
              <w:rPr>
                <w:lang w:val="en-US"/>
              </w:rPr>
              <w:t xml:space="preserve">                    android:layout_width="wrap_content"</w:t>
            </w:r>
          </w:p>
          <w:p w14:paraId="150CF2D1" w14:textId="77777777" w:rsidR="00E868F4" w:rsidRPr="00347ED6" w:rsidRDefault="00000000" w:rsidP="008C1564">
            <w:pPr>
              <w:pStyle w:val="tabla"/>
              <w:rPr>
                <w:lang w:val="en-US"/>
              </w:rPr>
            </w:pPr>
            <w:r w:rsidRPr="00347ED6">
              <w:rPr>
                <w:lang w:val="en-US"/>
              </w:rPr>
              <w:t xml:space="preserve">                    android:layout_height="wrap_content"</w:t>
            </w:r>
          </w:p>
          <w:p w14:paraId="2CCBFADF" w14:textId="77777777" w:rsidR="00E868F4" w:rsidRPr="00347ED6" w:rsidRDefault="00000000" w:rsidP="008C1564">
            <w:pPr>
              <w:pStyle w:val="tabla"/>
              <w:rPr>
                <w:lang w:val="en-US"/>
              </w:rPr>
            </w:pPr>
            <w:r w:rsidRPr="00347ED6">
              <w:rPr>
                <w:lang w:val="en-US"/>
              </w:rPr>
              <w:t xml:space="preserve">                    android:layout_marginBottom="20dp"</w:t>
            </w:r>
          </w:p>
          <w:p w14:paraId="2863F74F" w14:textId="77777777" w:rsidR="00E868F4" w:rsidRPr="00347ED6" w:rsidRDefault="00000000" w:rsidP="008C1564">
            <w:pPr>
              <w:pStyle w:val="tabla"/>
              <w:rPr>
                <w:lang w:val="en-US"/>
              </w:rPr>
            </w:pPr>
            <w:r w:rsidRPr="00347ED6">
              <w:rPr>
                <w:lang w:val="en-US"/>
              </w:rPr>
              <w:t xml:space="preserve">                    android:text="@string/chk_mostrar_contrasenia"</w:t>
            </w:r>
          </w:p>
          <w:p w14:paraId="1E135151" w14:textId="77777777" w:rsidR="00E868F4" w:rsidRPr="00347ED6" w:rsidRDefault="00000000" w:rsidP="008C1564">
            <w:pPr>
              <w:pStyle w:val="tabla"/>
              <w:rPr>
                <w:lang w:val="en-US"/>
              </w:rPr>
            </w:pPr>
            <w:r w:rsidRPr="00347ED6">
              <w:rPr>
                <w:lang w:val="en-US"/>
              </w:rPr>
              <w:t xml:space="preserve">                    android:textColor="@color/text_secondary"</w:t>
            </w:r>
          </w:p>
          <w:p w14:paraId="66234C11" w14:textId="77777777" w:rsidR="00E868F4" w:rsidRDefault="00000000" w:rsidP="008C1564">
            <w:pPr>
              <w:pStyle w:val="tabla"/>
            </w:pPr>
            <w:r w:rsidRPr="00347ED6">
              <w:rPr>
                <w:lang w:val="en-US"/>
              </w:rPr>
              <w:t xml:space="preserve">                    </w:t>
            </w:r>
            <w:r>
              <w:t>android:textSize="14sp" /&gt;</w:t>
            </w:r>
          </w:p>
          <w:p w14:paraId="732A187E" w14:textId="77777777" w:rsidR="00E868F4" w:rsidRDefault="00E868F4" w:rsidP="008C1564">
            <w:pPr>
              <w:pStyle w:val="tabla"/>
            </w:pPr>
          </w:p>
          <w:p w14:paraId="30FA7E54" w14:textId="77777777" w:rsidR="00E868F4" w:rsidRDefault="00000000" w:rsidP="008C1564">
            <w:pPr>
              <w:pStyle w:val="tabla"/>
            </w:pPr>
            <w:r>
              <w:t xml:space="preserve">                &lt;!-- Botones Ingresar y Limpiar --&gt;</w:t>
            </w:r>
          </w:p>
          <w:p w14:paraId="14CD2D5E" w14:textId="77777777" w:rsidR="00E868F4" w:rsidRPr="00347ED6" w:rsidRDefault="00000000" w:rsidP="008C1564">
            <w:pPr>
              <w:pStyle w:val="tabla"/>
              <w:rPr>
                <w:lang w:val="en-US"/>
              </w:rPr>
            </w:pPr>
            <w:r>
              <w:t xml:space="preserve">                </w:t>
            </w:r>
            <w:r w:rsidRPr="00347ED6">
              <w:rPr>
                <w:lang w:val="en-US"/>
              </w:rPr>
              <w:t>&lt;LinearLayout</w:t>
            </w:r>
          </w:p>
          <w:p w14:paraId="1E522240" w14:textId="77777777" w:rsidR="00E868F4" w:rsidRPr="00347ED6" w:rsidRDefault="00000000" w:rsidP="008C1564">
            <w:pPr>
              <w:pStyle w:val="tabla"/>
              <w:rPr>
                <w:lang w:val="en-US"/>
              </w:rPr>
            </w:pPr>
            <w:r w:rsidRPr="00347ED6">
              <w:rPr>
                <w:lang w:val="en-US"/>
              </w:rPr>
              <w:t xml:space="preserve">                    android:layout_width="match_parent"</w:t>
            </w:r>
          </w:p>
          <w:p w14:paraId="4FF8C671" w14:textId="77777777" w:rsidR="00E868F4" w:rsidRPr="00347ED6" w:rsidRDefault="00000000" w:rsidP="008C1564">
            <w:pPr>
              <w:pStyle w:val="tabla"/>
              <w:rPr>
                <w:lang w:val="en-US"/>
              </w:rPr>
            </w:pPr>
            <w:r w:rsidRPr="00347ED6">
              <w:rPr>
                <w:lang w:val="en-US"/>
              </w:rPr>
              <w:t xml:space="preserve">                    android:layout_height="wrap_content"</w:t>
            </w:r>
          </w:p>
          <w:p w14:paraId="15E1CB0C" w14:textId="77777777" w:rsidR="00E868F4" w:rsidRPr="00347ED6" w:rsidRDefault="00000000" w:rsidP="008C1564">
            <w:pPr>
              <w:pStyle w:val="tabla"/>
              <w:rPr>
                <w:lang w:val="en-US"/>
              </w:rPr>
            </w:pPr>
            <w:r w:rsidRPr="00347ED6">
              <w:rPr>
                <w:lang w:val="en-US"/>
              </w:rPr>
              <w:t xml:space="preserve">                    android:gravity="center"</w:t>
            </w:r>
          </w:p>
          <w:p w14:paraId="123757B7" w14:textId="77777777" w:rsidR="00E868F4" w:rsidRPr="00347ED6" w:rsidRDefault="00000000" w:rsidP="008C1564">
            <w:pPr>
              <w:pStyle w:val="tabla"/>
              <w:rPr>
                <w:lang w:val="en-US"/>
              </w:rPr>
            </w:pPr>
            <w:r w:rsidRPr="00347ED6">
              <w:rPr>
                <w:lang w:val="en-US"/>
              </w:rPr>
              <w:t xml:space="preserve">                    android:orientation="horizontal"&gt;</w:t>
            </w:r>
          </w:p>
          <w:p w14:paraId="702CBE7A" w14:textId="77777777" w:rsidR="00E868F4" w:rsidRPr="00347ED6" w:rsidRDefault="00E868F4" w:rsidP="008C1564">
            <w:pPr>
              <w:pStyle w:val="tabla"/>
              <w:rPr>
                <w:lang w:val="en-US"/>
              </w:rPr>
            </w:pPr>
          </w:p>
          <w:p w14:paraId="7F943498" w14:textId="77777777" w:rsidR="00E868F4" w:rsidRPr="00347ED6" w:rsidRDefault="00000000" w:rsidP="008C1564">
            <w:pPr>
              <w:pStyle w:val="tabla"/>
              <w:rPr>
                <w:lang w:val="en-US"/>
              </w:rPr>
            </w:pPr>
            <w:r w:rsidRPr="00347ED6">
              <w:rPr>
                <w:lang w:val="en-US"/>
              </w:rPr>
              <w:t xml:space="preserve">                    &lt;Button</w:t>
            </w:r>
          </w:p>
          <w:p w14:paraId="73B2A92C" w14:textId="77777777" w:rsidR="00E868F4" w:rsidRPr="00347ED6" w:rsidRDefault="00000000" w:rsidP="008C1564">
            <w:pPr>
              <w:pStyle w:val="tabla"/>
              <w:rPr>
                <w:lang w:val="en-US"/>
              </w:rPr>
            </w:pPr>
            <w:r w:rsidRPr="00347ED6">
              <w:rPr>
                <w:lang w:val="en-US"/>
              </w:rPr>
              <w:t xml:space="preserve">                        android:id="@+id/btnIngresar"</w:t>
            </w:r>
          </w:p>
          <w:p w14:paraId="2810E3DD" w14:textId="77777777" w:rsidR="00E868F4" w:rsidRPr="00347ED6" w:rsidRDefault="00000000" w:rsidP="008C1564">
            <w:pPr>
              <w:pStyle w:val="tabla"/>
              <w:rPr>
                <w:lang w:val="en-US"/>
              </w:rPr>
            </w:pPr>
            <w:r w:rsidRPr="00347ED6">
              <w:rPr>
                <w:lang w:val="en-US"/>
              </w:rPr>
              <w:t xml:space="preserve">                        android:layout_width="0dp"</w:t>
            </w:r>
          </w:p>
          <w:p w14:paraId="2B0257E6" w14:textId="77777777" w:rsidR="00E868F4" w:rsidRPr="00347ED6" w:rsidRDefault="00000000" w:rsidP="008C1564">
            <w:pPr>
              <w:pStyle w:val="tabla"/>
              <w:rPr>
                <w:lang w:val="en-US"/>
              </w:rPr>
            </w:pPr>
            <w:r w:rsidRPr="00347ED6">
              <w:rPr>
                <w:lang w:val="en-US"/>
              </w:rPr>
              <w:t xml:space="preserve">                        android:layout_height="48dp"</w:t>
            </w:r>
          </w:p>
          <w:p w14:paraId="13F2D864" w14:textId="77777777" w:rsidR="00E868F4" w:rsidRPr="00347ED6" w:rsidRDefault="00000000" w:rsidP="008C1564">
            <w:pPr>
              <w:pStyle w:val="tabla"/>
              <w:rPr>
                <w:lang w:val="en-US"/>
              </w:rPr>
            </w:pPr>
            <w:r w:rsidRPr="00347ED6">
              <w:rPr>
                <w:lang w:val="en-US"/>
              </w:rPr>
              <w:t xml:space="preserve">                        android:layout_marginEnd="8dp"</w:t>
            </w:r>
          </w:p>
          <w:p w14:paraId="666432E4" w14:textId="77777777" w:rsidR="00E868F4" w:rsidRPr="00347ED6" w:rsidRDefault="00000000" w:rsidP="008C1564">
            <w:pPr>
              <w:pStyle w:val="tabla"/>
              <w:rPr>
                <w:lang w:val="en-US"/>
              </w:rPr>
            </w:pPr>
            <w:r w:rsidRPr="00347ED6">
              <w:rPr>
                <w:lang w:val="en-US"/>
              </w:rPr>
              <w:t xml:space="preserve">                        android:layout_weight="1"</w:t>
            </w:r>
          </w:p>
          <w:p w14:paraId="2D01485E" w14:textId="77777777" w:rsidR="00E868F4" w:rsidRPr="00347ED6" w:rsidRDefault="00000000" w:rsidP="008C1564">
            <w:pPr>
              <w:pStyle w:val="tabla"/>
              <w:rPr>
                <w:lang w:val="en-US"/>
              </w:rPr>
            </w:pPr>
            <w:r w:rsidRPr="00347ED6">
              <w:rPr>
                <w:lang w:val="en-US"/>
              </w:rPr>
              <w:t xml:space="preserve">                        android:backgroundTint="@color/primary"</w:t>
            </w:r>
          </w:p>
          <w:p w14:paraId="25421B70" w14:textId="77777777" w:rsidR="00E868F4" w:rsidRPr="00347ED6" w:rsidRDefault="00000000" w:rsidP="008C1564">
            <w:pPr>
              <w:pStyle w:val="tabla"/>
              <w:rPr>
                <w:lang w:val="en-US"/>
              </w:rPr>
            </w:pPr>
            <w:r w:rsidRPr="00347ED6">
              <w:rPr>
                <w:lang w:val="en-US"/>
              </w:rPr>
              <w:t xml:space="preserve">                        android:text="@string/btn_ingresar"</w:t>
            </w:r>
          </w:p>
          <w:p w14:paraId="742350A1" w14:textId="77777777" w:rsidR="00E868F4" w:rsidRPr="00347ED6" w:rsidRDefault="00000000" w:rsidP="008C1564">
            <w:pPr>
              <w:pStyle w:val="tabla"/>
              <w:rPr>
                <w:lang w:val="en-US"/>
              </w:rPr>
            </w:pPr>
            <w:r w:rsidRPr="00347ED6">
              <w:rPr>
                <w:lang w:val="en-US"/>
              </w:rPr>
              <w:t xml:space="preserve">                        android:textAllCaps="false"</w:t>
            </w:r>
          </w:p>
          <w:p w14:paraId="09D9327E" w14:textId="77777777" w:rsidR="00E868F4" w:rsidRPr="00347ED6" w:rsidRDefault="00000000" w:rsidP="008C1564">
            <w:pPr>
              <w:pStyle w:val="tabla"/>
              <w:rPr>
                <w:lang w:val="en-US"/>
              </w:rPr>
            </w:pPr>
            <w:r w:rsidRPr="00347ED6">
              <w:rPr>
                <w:lang w:val="en-US"/>
              </w:rPr>
              <w:t xml:space="preserve">                        android:textColor="@color/card_bg"</w:t>
            </w:r>
          </w:p>
          <w:p w14:paraId="6C72C4F1" w14:textId="77777777" w:rsidR="00E868F4" w:rsidRPr="00347ED6" w:rsidRDefault="00000000" w:rsidP="008C1564">
            <w:pPr>
              <w:pStyle w:val="tabla"/>
              <w:rPr>
                <w:lang w:val="en-US"/>
              </w:rPr>
            </w:pPr>
            <w:r w:rsidRPr="00347ED6">
              <w:rPr>
                <w:lang w:val="en-US"/>
              </w:rPr>
              <w:t xml:space="preserve">                        android:textSize="15sp"</w:t>
            </w:r>
          </w:p>
          <w:p w14:paraId="09FA4219" w14:textId="77777777" w:rsidR="00E868F4" w:rsidRPr="00347ED6" w:rsidRDefault="00000000" w:rsidP="008C1564">
            <w:pPr>
              <w:pStyle w:val="tabla"/>
              <w:rPr>
                <w:lang w:val="en-US"/>
              </w:rPr>
            </w:pPr>
            <w:r w:rsidRPr="00347ED6">
              <w:rPr>
                <w:lang w:val="en-US"/>
              </w:rPr>
              <w:t xml:space="preserve">                        android:textStyle="bold" /&gt;</w:t>
            </w:r>
          </w:p>
          <w:p w14:paraId="60C665F6" w14:textId="77777777" w:rsidR="00E868F4" w:rsidRPr="00347ED6" w:rsidRDefault="00E868F4" w:rsidP="008C1564">
            <w:pPr>
              <w:pStyle w:val="tabla"/>
              <w:rPr>
                <w:lang w:val="en-US"/>
              </w:rPr>
            </w:pPr>
          </w:p>
          <w:p w14:paraId="36428701" w14:textId="77777777" w:rsidR="00E868F4" w:rsidRPr="00347ED6" w:rsidRDefault="00000000" w:rsidP="008C1564">
            <w:pPr>
              <w:pStyle w:val="tabla"/>
              <w:rPr>
                <w:lang w:val="en-US"/>
              </w:rPr>
            </w:pPr>
            <w:r w:rsidRPr="00347ED6">
              <w:rPr>
                <w:lang w:val="en-US"/>
              </w:rPr>
              <w:t xml:space="preserve">                    &lt;Button</w:t>
            </w:r>
          </w:p>
          <w:p w14:paraId="3141F5C6" w14:textId="77777777" w:rsidR="00E868F4" w:rsidRPr="00347ED6" w:rsidRDefault="00000000" w:rsidP="008C1564">
            <w:pPr>
              <w:pStyle w:val="tabla"/>
              <w:rPr>
                <w:lang w:val="en-US"/>
              </w:rPr>
            </w:pPr>
            <w:r w:rsidRPr="00347ED6">
              <w:rPr>
                <w:lang w:val="en-US"/>
              </w:rPr>
              <w:t xml:space="preserve">                        android:id="@+id/btnLimpiar"</w:t>
            </w:r>
          </w:p>
          <w:p w14:paraId="4A7E808D" w14:textId="77777777" w:rsidR="00E868F4" w:rsidRPr="00347ED6" w:rsidRDefault="00000000" w:rsidP="008C1564">
            <w:pPr>
              <w:pStyle w:val="tabla"/>
              <w:rPr>
                <w:lang w:val="en-US"/>
              </w:rPr>
            </w:pPr>
            <w:r w:rsidRPr="00347ED6">
              <w:rPr>
                <w:lang w:val="en-US"/>
              </w:rPr>
              <w:t xml:space="preserve">                        android:layout_width="0dp"</w:t>
            </w:r>
          </w:p>
          <w:p w14:paraId="72166FF8" w14:textId="77777777" w:rsidR="00E868F4" w:rsidRPr="00347ED6" w:rsidRDefault="00000000" w:rsidP="008C1564">
            <w:pPr>
              <w:pStyle w:val="tabla"/>
              <w:rPr>
                <w:lang w:val="en-US"/>
              </w:rPr>
            </w:pPr>
            <w:r w:rsidRPr="00347ED6">
              <w:rPr>
                <w:lang w:val="en-US"/>
              </w:rPr>
              <w:t xml:space="preserve">                        android:layout_height="48dp"</w:t>
            </w:r>
          </w:p>
          <w:p w14:paraId="61D2799F" w14:textId="77777777" w:rsidR="00E868F4" w:rsidRPr="00347ED6" w:rsidRDefault="00000000" w:rsidP="008C1564">
            <w:pPr>
              <w:pStyle w:val="tabla"/>
              <w:rPr>
                <w:lang w:val="en-US"/>
              </w:rPr>
            </w:pPr>
            <w:r w:rsidRPr="00347ED6">
              <w:rPr>
                <w:lang w:val="en-US"/>
              </w:rPr>
              <w:t xml:space="preserve">                        android:layout_marginStart="8dp"</w:t>
            </w:r>
          </w:p>
          <w:p w14:paraId="6290C4C4" w14:textId="77777777" w:rsidR="00E868F4" w:rsidRPr="00347ED6" w:rsidRDefault="00000000" w:rsidP="008C1564">
            <w:pPr>
              <w:pStyle w:val="tabla"/>
              <w:rPr>
                <w:lang w:val="en-US"/>
              </w:rPr>
            </w:pPr>
            <w:r w:rsidRPr="00347ED6">
              <w:rPr>
                <w:lang w:val="en-US"/>
              </w:rPr>
              <w:t xml:space="preserve">                        android:layout_weight="1"</w:t>
            </w:r>
          </w:p>
          <w:p w14:paraId="66D984A4" w14:textId="77777777" w:rsidR="00E868F4" w:rsidRPr="00347ED6" w:rsidRDefault="00000000" w:rsidP="008C1564">
            <w:pPr>
              <w:pStyle w:val="tabla"/>
              <w:rPr>
                <w:lang w:val="en-US"/>
              </w:rPr>
            </w:pPr>
            <w:r w:rsidRPr="00347ED6">
              <w:rPr>
                <w:lang w:val="en-US"/>
              </w:rPr>
              <w:t xml:space="preserve">                        android:backgroundTint="@color/border"</w:t>
            </w:r>
          </w:p>
          <w:p w14:paraId="41C287EE" w14:textId="77777777" w:rsidR="00E868F4" w:rsidRPr="00347ED6" w:rsidRDefault="00000000" w:rsidP="008C1564">
            <w:pPr>
              <w:pStyle w:val="tabla"/>
              <w:rPr>
                <w:lang w:val="en-US"/>
              </w:rPr>
            </w:pPr>
            <w:r w:rsidRPr="00347ED6">
              <w:rPr>
                <w:lang w:val="en-US"/>
              </w:rPr>
              <w:t xml:space="preserve">                        android:text="@string/btn_limpiar"</w:t>
            </w:r>
          </w:p>
          <w:p w14:paraId="5EE59511" w14:textId="77777777" w:rsidR="00E868F4" w:rsidRPr="00347ED6" w:rsidRDefault="00000000" w:rsidP="008C1564">
            <w:pPr>
              <w:pStyle w:val="tabla"/>
              <w:rPr>
                <w:lang w:val="en-US"/>
              </w:rPr>
            </w:pPr>
            <w:r w:rsidRPr="00347ED6">
              <w:rPr>
                <w:lang w:val="en-US"/>
              </w:rPr>
              <w:t xml:space="preserve">                        android:textAllCaps="false"</w:t>
            </w:r>
          </w:p>
          <w:p w14:paraId="2894A4B0" w14:textId="77777777" w:rsidR="00E868F4" w:rsidRPr="00347ED6" w:rsidRDefault="00000000" w:rsidP="008C1564">
            <w:pPr>
              <w:pStyle w:val="tabla"/>
              <w:rPr>
                <w:lang w:val="en-US"/>
              </w:rPr>
            </w:pPr>
            <w:r w:rsidRPr="00347ED6">
              <w:rPr>
                <w:lang w:val="en-US"/>
              </w:rPr>
              <w:t xml:space="preserve">                        android:textColor="@color/text_primary"</w:t>
            </w:r>
          </w:p>
          <w:p w14:paraId="697EC2E9" w14:textId="77777777" w:rsidR="00E868F4" w:rsidRPr="00347ED6" w:rsidRDefault="00000000" w:rsidP="008C1564">
            <w:pPr>
              <w:pStyle w:val="tabla"/>
              <w:rPr>
                <w:lang w:val="en-US"/>
              </w:rPr>
            </w:pPr>
            <w:r w:rsidRPr="00347ED6">
              <w:rPr>
                <w:lang w:val="en-US"/>
              </w:rPr>
              <w:t xml:space="preserve">                        android:textSize="15sp"</w:t>
            </w:r>
          </w:p>
          <w:p w14:paraId="3F084FB8" w14:textId="77777777" w:rsidR="00E868F4" w:rsidRPr="00347ED6" w:rsidRDefault="00000000" w:rsidP="008C1564">
            <w:pPr>
              <w:pStyle w:val="tabla"/>
              <w:rPr>
                <w:lang w:val="en-US"/>
              </w:rPr>
            </w:pPr>
            <w:r w:rsidRPr="00347ED6">
              <w:rPr>
                <w:lang w:val="en-US"/>
              </w:rPr>
              <w:t xml:space="preserve">                        android:textStyle="bold" /&gt;</w:t>
            </w:r>
          </w:p>
          <w:p w14:paraId="3CE70EF9" w14:textId="77777777" w:rsidR="00E868F4" w:rsidRPr="00347ED6" w:rsidRDefault="00000000" w:rsidP="008C1564">
            <w:pPr>
              <w:pStyle w:val="tabla"/>
              <w:rPr>
                <w:lang w:val="en-US"/>
              </w:rPr>
            </w:pPr>
            <w:r w:rsidRPr="00347ED6">
              <w:rPr>
                <w:lang w:val="en-US"/>
              </w:rPr>
              <w:t xml:space="preserve">                &lt;/LinearLayout&gt;</w:t>
            </w:r>
          </w:p>
          <w:p w14:paraId="07364B17" w14:textId="77777777" w:rsidR="00E868F4" w:rsidRPr="00347ED6" w:rsidRDefault="00E868F4" w:rsidP="008C1564">
            <w:pPr>
              <w:pStyle w:val="tabla"/>
              <w:rPr>
                <w:lang w:val="en-US"/>
              </w:rPr>
            </w:pPr>
          </w:p>
          <w:p w14:paraId="48EB62A8" w14:textId="77777777" w:rsidR="00E868F4" w:rsidRPr="00347ED6" w:rsidRDefault="00000000" w:rsidP="008C1564">
            <w:pPr>
              <w:pStyle w:val="tabla"/>
              <w:rPr>
                <w:lang w:val="en-US"/>
              </w:rPr>
            </w:pPr>
            <w:r w:rsidRPr="00347ED6">
              <w:rPr>
                <w:lang w:val="en-US"/>
              </w:rPr>
              <w:t xml:space="preserve">                &lt;TextView</w:t>
            </w:r>
          </w:p>
          <w:p w14:paraId="0934B4CE" w14:textId="77777777" w:rsidR="00E868F4" w:rsidRPr="00347ED6" w:rsidRDefault="00000000" w:rsidP="008C1564">
            <w:pPr>
              <w:pStyle w:val="tabla"/>
              <w:rPr>
                <w:lang w:val="en-US"/>
              </w:rPr>
            </w:pPr>
            <w:r w:rsidRPr="00347ED6">
              <w:rPr>
                <w:lang w:val="en-US"/>
              </w:rPr>
              <w:t xml:space="preserve">                    android:layout_width="match_parent"</w:t>
            </w:r>
          </w:p>
          <w:p w14:paraId="4608FA48" w14:textId="77777777" w:rsidR="00E868F4" w:rsidRPr="00347ED6" w:rsidRDefault="00000000" w:rsidP="008C1564">
            <w:pPr>
              <w:pStyle w:val="tabla"/>
              <w:rPr>
                <w:lang w:val="en-US"/>
              </w:rPr>
            </w:pPr>
            <w:r w:rsidRPr="00347ED6">
              <w:rPr>
                <w:lang w:val="en-US"/>
              </w:rPr>
              <w:t xml:space="preserve">                    android:layout_height="wrap_content"</w:t>
            </w:r>
          </w:p>
          <w:p w14:paraId="617685E1" w14:textId="77777777" w:rsidR="00E868F4" w:rsidRPr="00347ED6" w:rsidRDefault="00000000" w:rsidP="008C1564">
            <w:pPr>
              <w:pStyle w:val="tabla"/>
              <w:rPr>
                <w:lang w:val="en-US"/>
              </w:rPr>
            </w:pPr>
            <w:r w:rsidRPr="00347ED6">
              <w:rPr>
                <w:lang w:val="en-US"/>
              </w:rPr>
              <w:t xml:space="preserve">                    android:layout_marginTop="20dp"</w:t>
            </w:r>
          </w:p>
          <w:p w14:paraId="1AFAEDE5" w14:textId="77777777" w:rsidR="00E868F4" w:rsidRPr="00347ED6" w:rsidRDefault="00000000" w:rsidP="008C1564">
            <w:pPr>
              <w:pStyle w:val="tabla"/>
              <w:rPr>
                <w:lang w:val="en-US"/>
              </w:rPr>
            </w:pPr>
            <w:r w:rsidRPr="00347ED6">
              <w:rPr>
                <w:lang w:val="en-US"/>
              </w:rPr>
              <w:t xml:space="preserve">                    android:gravity="center"</w:t>
            </w:r>
          </w:p>
          <w:p w14:paraId="278525E9" w14:textId="77777777" w:rsidR="00E868F4" w:rsidRPr="00347ED6" w:rsidRDefault="00000000" w:rsidP="008C1564">
            <w:pPr>
              <w:pStyle w:val="tabla"/>
              <w:rPr>
                <w:lang w:val="en-US"/>
              </w:rPr>
            </w:pPr>
            <w:r w:rsidRPr="00347ED6">
              <w:rPr>
                <w:lang w:val="en-US"/>
              </w:rPr>
              <w:t xml:space="preserve">                    android:text="Credencial: MONSTER / MONSTER9"</w:t>
            </w:r>
          </w:p>
          <w:p w14:paraId="3A0C2C91" w14:textId="77777777" w:rsidR="00E868F4" w:rsidRPr="00347ED6" w:rsidRDefault="00000000" w:rsidP="008C1564">
            <w:pPr>
              <w:pStyle w:val="tabla"/>
              <w:rPr>
                <w:lang w:val="en-US"/>
              </w:rPr>
            </w:pPr>
            <w:r w:rsidRPr="00347ED6">
              <w:rPr>
                <w:lang w:val="en-US"/>
              </w:rPr>
              <w:t xml:space="preserve">                    android:textColor="@color/text_secondary"</w:t>
            </w:r>
          </w:p>
          <w:p w14:paraId="0016971D" w14:textId="77777777" w:rsidR="00E868F4" w:rsidRDefault="00000000" w:rsidP="008C1564">
            <w:pPr>
              <w:pStyle w:val="tabla"/>
            </w:pPr>
            <w:r w:rsidRPr="00347ED6">
              <w:rPr>
                <w:lang w:val="en-US"/>
              </w:rPr>
              <w:t xml:space="preserve">                    </w:t>
            </w:r>
            <w:r>
              <w:t>android:textSize="12sp" /&gt;</w:t>
            </w:r>
          </w:p>
          <w:p w14:paraId="7DAFDE3E" w14:textId="77777777" w:rsidR="00E868F4" w:rsidRDefault="00E868F4" w:rsidP="008C1564">
            <w:pPr>
              <w:pStyle w:val="tabla"/>
            </w:pPr>
          </w:p>
          <w:p w14:paraId="5EEDDEE5" w14:textId="77777777" w:rsidR="00E868F4" w:rsidRDefault="00000000" w:rsidP="008C1564">
            <w:pPr>
              <w:pStyle w:val="tabla"/>
            </w:pPr>
            <w:r>
              <w:t xml:space="preserve">                &lt;!-- BotÃ³n para configurar IP del servidor --&gt;</w:t>
            </w:r>
          </w:p>
          <w:p w14:paraId="668CCDBB" w14:textId="77777777" w:rsidR="00E868F4" w:rsidRPr="00347ED6" w:rsidRDefault="00000000" w:rsidP="008C1564">
            <w:pPr>
              <w:pStyle w:val="tabla"/>
              <w:rPr>
                <w:lang w:val="en-US"/>
              </w:rPr>
            </w:pPr>
            <w:r>
              <w:t xml:space="preserve">                </w:t>
            </w:r>
            <w:r w:rsidRPr="00347ED6">
              <w:rPr>
                <w:lang w:val="en-US"/>
              </w:rPr>
              <w:t>&lt;TextView</w:t>
            </w:r>
          </w:p>
          <w:p w14:paraId="42BD7745" w14:textId="77777777" w:rsidR="00E868F4" w:rsidRPr="00347ED6" w:rsidRDefault="00000000" w:rsidP="008C1564">
            <w:pPr>
              <w:pStyle w:val="tabla"/>
              <w:rPr>
                <w:lang w:val="en-US"/>
              </w:rPr>
            </w:pPr>
            <w:r w:rsidRPr="00347ED6">
              <w:rPr>
                <w:lang w:val="en-US"/>
              </w:rPr>
              <w:t xml:space="preserve">                    android:id="@+id/btnConfigIp"</w:t>
            </w:r>
          </w:p>
          <w:p w14:paraId="799560F6" w14:textId="77777777" w:rsidR="00E868F4" w:rsidRPr="00347ED6" w:rsidRDefault="00000000" w:rsidP="008C1564">
            <w:pPr>
              <w:pStyle w:val="tabla"/>
              <w:rPr>
                <w:lang w:val="en-US"/>
              </w:rPr>
            </w:pPr>
            <w:r w:rsidRPr="00347ED6">
              <w:rPr>
                <w:lang w:val="en-US"/>
              </w:rPr>
              <w:t xml:space="preserve">                    android:layout_width="match_parent"</w:t>
            </w:r>
          </w:p>
          <w:p w14:paraId="72B5C7D5" w14:textId="77777777" w:rsidR="00E868F4" w:rsidRPr="00347ED6" w:rsidRDefault="00000000" w:rsidP="008C1564">
            <w:pPr>
              <w:pStyle w:val="tabla"/>
              <w:rPr>
                <w:lang w:val="en-US"/>
              </w:rPr>
            </w:pPr>
            <w:r w:rsidRPr="00347ED6">
              <w:rPr>
                <w:lang w:val="en-US"/>
              </w:rPr>
              <w:t xml:space="preserve">                    android:layout_height="wrap_content"</w:t>
            </w:r>
          </w:p>
          <w:p w14:paraId="42C029FE" w14:textId="77777777" w:rsidR="00E868F4" w:rsidRPr="00347ED6" w:rsidRDefault="00000000" w:rsidP="008C1564">
            <w:pPr>
              <w:pStyle w:val="tabla"/>
              <w:rPr>
                <w:lang w:val="en-US"/>
              </w:rPr>
            </w:pPr>
            <w:r w:rsidRPr="00347ED6">
              <w:rPr>
                <w:lang w:val="en-US"/>
              </w:rPr>
              <w:t xml:space="preserve">                    android:layout_marginTop="10dp"</w:t>
            </w:r>
          </w:p>
          <w:p w14:paraId="6117D99A" w14:textId="77777777" w:rsidR="00E868F4" w:rsidRPr="00347ED6" w:rsidRDefault="00000000" w:rsidP="008C1564">
            <w:pPr>
              <w:pStyle w:val="tabla"/>
              <w:rPr>
                <w:lang w:val="en-US"/>
              </w:rPr>
            </w:pPr>
            <w:r w:rsidRPr="00347ED6">
              <w:rPr>
                <w:lang w:val="en-US"/>
              </w:rPr>
              <w:lastRenderedPageBreak/>
              <w:t xml:space="preserve">                    android:gravity="center"</w:t>
            </w:r>
          </w:p>
          <w:p w14:paraId="6B03CB19" w14:textId="77777777" w:rsidR="00E868F4" w:rsidRPr="00347ED6" w:rsidRDefault="00000000" w:rsidP="008C1564">
            <w:pPr>
              <w:pStyle w:val="tabla"/>
              <w:rPr>
                <w:lang w:val="en-US"/>
              </w:rPr>
            </w:pPr>
            <w:r w:rsidRPr="00347ED6">
              <w:rPr>
                <w:lang w:val="en-US"/>
              </w:rPr>
              <w:t xml:space="preserve">                    android:padding="6dp"</w:t>
            </w:r>
          </w:p>
          <w:p w14:paraId="0B937C57" w14:textId="77777777" w:rsidR="00E868F4" w:rsidRPr="00347ED6" w:rsidRDefault="00000000" w:rsidP="008C1564">
            <w:pPr>
              <w:pStyle w:val="tabla"/>
              <w:rPr>
                <w:lang w:val="en-US"/>
              </w:rPr>
            </w:pPr>
            <w:r w:rsidRPr="00347ED6">
              <w:rPr>
                <w:lang w:val="en-US"/>
              </w:rPr>
              <w:t xml:space="preserve">                    android:text="@string/btn_config_ip"</w:t>
            </w:r>
          </w:p>
          <w:p w14:paraId="3415CBA1" w14:textId="77777777" w:rsidR="00E868F4" w:rsidRPr="00347ED6" w:rsidRDefault="00000000" w:rsidP="008C1564">
            <w:pPr>
              <w:pStyle w:val="tabla"/>
              <w:rPr>
                <w:lang w:val="en-US"/>
              </w:rPr>
            </w:pPr>
            <w:r w:rsidRPr="00347ED6">
              <w:rPr>
                <w:lang w:val="en-US"/>
              </w:rPr>
              <w:t xml:space="preserve">                    android:textColor="@color/primary"</w:t>
            </w:r>
          </w:p>
          <w:p w14:paraId="4331B7E7" w14:textId="77777777" w:rsidR="00E868F4" w:rsidRPr="00347ED6" w:rsidRDefault="00000000" w:rsidP="008C1564">
            <w:pPr>
              <w:pStyle w:val="tabla"/>
              <w:rPr>
                <w:lang w:val="en-US"/>
              </w:rPr>
            </w:pPr>
            <w:r w:rsidRPr="00347ED6">
              <w:rPr>
                <w:lang w:val="en-US"/>
              </w:rPr>
              <w:t xml:space="preserve">                    android:textSize="13sp" /&gt;</w:t>
            </w:r>
          </w:p>
          <w:p w14:paraId="6568FFA5" w14:textId="77777777" w:rsidR="00E868F4" w:rsidRPr="00347ED6" w:rsidRDefault="00E868F4" w:rsidP="008C1564">
            <w:pPr>
              <w:pStyle w:val="tabla"/>
              <w:rPr>
                <w:lang w:val="en-US"/>
              </w:rPr>
            </w:pPr>
          </w:p>
          <w:p w14:paraId="082437E8" w14:textId="77777777" w:rsidR="00E868F4" w:rsidRPr="00347ED6" w:rsidRDefault="00000000" w:rsidP="008C1564">
            <w:pPr>
              <w:pStyle w:val="tabla"/>
              <w:rPr>
                <w:lang w:val="en-US"/>
              </w:rPr>
            </w:pPr>
            <w:r w:rsidRPr="00347ED6">
              <w:rPr>
                <w:lang w:val="en-US"/>
              </w:rPr>
              <w:t xml:space="preserve">            &lt;/LinearLayout&gt;</w:t>
            </w:r>
          </w:p>
          <w:p w14:paraId="70818663" w14:textId="77777777" w:rsidR="00E868F4" w:rsidRPr="00347ED6" w:rsidRDefault="00000000" w:rsidP="008C1564">
            <w:pPr>
              <w:pStyle w:val="tabla"/>
              <w:rPr>
                <w:lang w:val="en-US"/>
              </w:rPr>
            </w:pPr>
            <w:r w:rsidRPr="00347ED6">
              <w:rPr>
                <w:lang w:val="en-US"/>
              </w:rPr>
              <w:t xml:space="preserve">        &lt;/androidx.cardview.widget.CardView&gt;</w:t>
            </w:r>
          </w:p>
          <w:p w14:paraId="340D6C44" w14:textId="77777777" w:rsidR="00E868F4" w:rsidRPr="00347ED6" w:rsidRDefault="00E868F4" w:rsidP="008C1564">
            <w:pPr>
              <w:pStyle w:val="tabla"/>
              <w:rPr>
                <w:lang w:val="en-US"/>
              </w:rPr>
            </w:pPr>
          </w:p>
          <w:p w14:paraId="01FF408D" w14:textId="77777777" w:rsidR="00E868F4" w:rsidRDefault="00000000" w:rsidP="008C1564">
            <w:pPr>
              <w:pStyle w:val="tabla"/>
            </w:pPr>
            <w:r w:rsidRPr="00347ED6">
              <w:rPr>
                <w:lang w:val="en-US"/>
              </w:rPr>
              <w:t xml:space="preserve">    </w:t>
            </w:r>
            <w:r>
              <w:t>&lt;/LinearLayout&gt;</w:t>
            </w:r>
          </w:p>
          <w:p w14:paraId="385C1E84" w14:textId="77777777" w:rsidR="00E868F4" w:rsidRDefault="00000000" w:rsidP="008C1564">
            <w:pPr>
              <w:pStyle w:val="tabla"/>
            </w:pPr>
            <w:r>
              <w:t>&lt;/ScrollView&gt;</w:t>
            </w:r>
          </w:p>
        </w:tc>
      </w:tr>
    </w:tbl>
    <w:p w14:paraId="6FFE3B18" w14:textId="77777777" w:rsidR="00E868F4" w:rsidRDefault="00000000" w:rsidP="00C47985">
      <w:pPr>
        <w:pStyle w:val="Heading5"/>
      </w:pPr>
      <w:bookmarkStart w:id="240" w:name="tbl.24"/>
      <w:bookmarkStart w:id="241" w:name="_Toc243926449"/>
      <w:bookmarkStart w:id="242" w:name="_Toc243929218"/>
      <w:bookmarkEnd w:id="240"/>
      <w:r>
        <w:lastRenderedPageBreak/>
        <w:t>Tabla 24</w:t>
      </w:r>
      <w:r>
        <w:br/>
        <w:t>Diseño XML de la vista principal móvil</w:t>
      </w:r>
      <w:bookmarkEnd w:id="241"/>
      <w:bookmarkEnd w:id="242"/>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6EE9FC8D" w14:textId="77777777">
        <w:tc>
          <w:tcPr>
            <w:tcW w:w="8504" w:type="dxa"/>
            <w:tcMar>
              <w:top w:w="100" w:type="dxa"/>
              <w:left w:w="100" w:type="dxa"/>
              <w:bottom w:w="100" w:type="dxa"/>
              <w:right w:w="100" w:type="dxa"/>
            </w:tcMar>
          </w:tcPr>
          <w:p w14:paraId="072DFDF6" w14:textId="77777777" w:rsidR="00E868F4" w:rsidRPr="00347ED6" w:rsidRDefault="00000000" w:rsidP="008C1564">
            <w:pPr>
              <w:pStyle w:val="tabla"/>
              <w:rPr>
                <w:lang w:val="en-US"/>
              </w:rPr>
            </w:pPr>
            <w:r w:rsidRPr="00347ED6">
              <w:rPr>
                <w:lang w:val="en-US"/>
              </w:rPr>
              <w:t>&lt;?xml version="1.0" encoding="utf-8"?&gt;</w:t>
            </w:r>
          </w:p>
          <w:p w14:paraId="0A746BC3" w14:textId="77777777" w:rsidR="00E868F4" w:rsidRPr="00347ED6" w:rsidRDefault="00000000" w:rsidP="008C1564">
            <w:pPr>
              <w:pStyle w:val="tabla"/>
              <w:rPr>
                <w:lang w:val="en-US"/>
              </w:rPr>
            </w:pPr>
            <w:r w:rsidRPr="00347ED6">
              <w:rPr>
                <w:lang w:val="en-US"/>
              </w:rPr>
              <w:t>&lt;LinearLayout xmlns:android="http://schemas.android.com/apk/res/android"</w:t>
            </w:r>
          </w:p>
          <w:p w14:paraId="2F56BD75" w14:textId="77777777" w:rsidR="00E868F4" w:rsidRPr="00347ED6" w:rsidRDefault="00000000" w:rsidP="008C1564">
            <w:pPr>
              <w:pStyle w:val="tabla"/>
              <w:rPr>
                <w:lang w:val="en-US"/>
              </w:rPr>
            </w:pPr>
            <w:r w:rsidRPr="00347ED6">
              <w:rPr>
                <w:lang w:val="en-US"/>
              </w:rPr>
              <w:t xml:space="preserve">    xmlns:app="http://schemas.android.com/apk/res-auto"</w:t>
            </w:r>
          </w:p>
          <w:p w14:paraId="2DAEEC06" w14:textId="77777777" w:rsidR="00E868F4" w:rsidRPr="00347ED6" w:rsidRDefault="00000000" w:rsidP="008C1564">
            <w:pPr>
              <w:pStyle w:val="tabla"/>
              <w:rPr>
                <w:lang w:val="en-US"/>
              </w:rPr>
            </w:pPr>
            <w:r w:rsidRPr="00347ED6">
              <w:rPr>
                <w:lang w:val="en-US"/>
              </w:rPr>
              <w:t xml:space="preserve">    android:layout_width="match_parent"</w:t>
            </w:r>
          </w:p>
          <w:p w14:paraId="2AA176B3" w14:textId="77777777" w:rsidR="00E868F4" w:rsidRPr="00347ED6" w:rsidRDefault="00000000" w:rsidP="008C1564">
            <w:pPr>
              <w:pStyle w:val="tabla"/>
              <w:rPr>
                <w:lang w:val="en-US"/>
              </w:rPr>
            </w:pPr>
            <w:r w:rsidRPr="00347ED6">
              <w:rPr>
                <w:lang w:val="en-US"/>
              </w:rPr>
              <w:t xml:space="preserve">    android:layout_height="match_parent"</w:t>
            </w:r>
          </w:p>
          <w:p w14:paraId="0F5386AC" w14:textId="77777777" w:rsidR="00E868F4" w:rsidRPr="00347ED6" w:rsidRDefault="00000000" w:rsidP="008C1564">
            <w:pPr>
              <w:pStyle w:val="tabla"/>
              <w:rPr>
                <w:lang w:val="en-US"/>
              </w:rPr>
            </w:pPr>
            <w:r w:rsidRPr="00347ED6">
              <w:rPr>
                <w:lang w:val="en-US"/>
              </w:rPr>
              <w:t xml:space="preserve">    android:background="@color/background"</w:t>
            </w:r>
          </w:p>
          <w:p w14:paraId="12623F91" w14:textId="77777777" w:rsidR="00E868F4" w:rsidRPr="00347ED6" w:rsidRDefault="00000000" w:rsidP="008C1564">
            <w:pPr>
              <w:pStyle w:val="tabla"/>
              <w:rPr>
                <w:lang w:val="en-US"/>
              </w:rPr>
            </w:pPr>
            <w:r w:rsidRPr="00347ED6">
              <w:rPr>
                <w:lang w:val="en-US"/>
              </w:rPr>
              <w:t xml:space="preserve">    android:orientation="vertical"&gt;</w:t>
            </w:r>
          </w:p>
          <w:p w14:paraId="5E2D514D" w14:textId="77777777" w:rsidR="00E868F4" w:rsidRPr="00347ED6" w:rsidRDefault="00E868F4" w:rsidP="008C1564">
            <w:pPr>
              <w:pStyle w:val="tabla"/>
              <w:rPr>
                <w:lang w:val="en-US"/>
              </w:rPr>
            </w:pPr>
          </w:p>
          <w:p w14:paraId="0B94D696" w14:textId="77777777" w:rsidR="00E868F4" w:rsidRDefault="00000000" w:rsidP="008C1564">
            <w:pPr>
              <w:pStyle w:val="tabla"/>
            </w:pPr>
            <w:r w:rsidRPr="00347ED6">
              <w:rPr>
                <w:lang w:val="en-US"/>
              </w:rPr>
              <w:t xml:space="preserve">    </w:t>
            </w:r>
            <w:r>
              <w:t>&lt;!-- Barra superior simple: Usuario y Cerrar SesiÃ³n --&gt;</w:t>
            </w:r>
          </w:p>
          <w:p w14:paraId="67F8E346" w14:textId="77777777" w:rsidR="00E868F4" w:rsidRPr="00347ED6" w:rsidRDefault="00000000" w:rsidP="008C1564">
            <w:pPr>
              <w:pStyle w:val="tabla"/>
              <w:rPr>
                <w:lang w:val="en-US"/>
              </w:rPr>
            </w:pPr>
            <w:r>
              <w:t xml:space="preserve">    </w:t>
            </w:r>
            <w:r w:rsidRPr="00347ED6">
              <w:rPr>
                <w:lang w:val="en-US"/>
              </w:rPr>
              <w:t>&lt;LinearLayout</w:t>
            </w:r>
          </w:p>
          <w:p w14:paraId="5233E9C4" w14:textId="77777777" w:rsidR="00E868F4" w:rsidRPr="00347ED6" w:rsidRDefault="00000000" w:rsidP="008C1564">
            <w:pPr>
              <w:pStyle w:val="tabla"/>
              <w:rPr>
                <w:lang w:val="en-US"/>
              </w:rPr>
            </w:pPr>
            <w:r w:rsidRPr="00347ED6">
              <w:rPr>
                <w:lang w:val="en-US"/>
              </w:rPr>
              <w:t xml:space="preserve">        android:layout_width="match_parent"</w:t>
            </w:r>
          </w:p>
          <w:p w14:paraId="2C9BEF47" w14:textId="77777777" w:rsidR="00E868F4" w:rsidRPr="00347ED6" w:rsidRDefault="00000000" w:rsidP="008C1564">
            <w:pPr>
              <w:pStyle w:val="tabla"/>
              <w:rPr>
                <w:lang w:val="en-US"/>
              </w:rPr>
            </w:pPr>
            <w:r w:rsidRPr="00347ED6">
              <w:rPr>
                <w:lang w:val="en-US"/>
              </w:rPr>
              <w:t xml:space="preserve">        android:layout_height="wrap_content"</w:t>
            </w:r>
          </w:p>
          <w:p w14:paraId="75373FEC" w14:textId="77777777" w:rsidR="00E868F4" w:rsidRPr="00347ED6" w:rsidRDefault="00000000" w:rsidP="008C1564">
            <w:pPr>
              <w:pStyle w:val="tabla"/>
              <w:rPr>
                <w:lang w:val="en-US"/>
              </w:rPr>
            </w:pPr>
            <w:r w:rsidRPr="00347ED6">
              <w:rPr>
                <w:lang w:val="en-US"/>
              </w:rPr>
              <w:t xml:space="preserve">        android:background="@color/card_bg"</w:t>
            </w:r>
          </w:p>
          <w:p w14:paraId="639C255C" w14:textId="77777777" w:rsidR="00E868F4" w:rsidRPr="00347ED6" w:rsidRDefault="00000000" w:rsidP="008C1564">
            <w:pPr>
              <w:pStyle w:val="tabla"/>
              <w:rPr>
                <w:lang w:val="en-US"/>
              </w:rPr>
            </w:pPr>
            <w:r w:rsidRPr="00347ED6">
              <w:rPr>
                <w:lang w:val="en-US"/>
              </w:rPr>
              <w:t xml:space="preserve">        android:elevation="2dp"</w:t>
            </w:r>
          </w:p>
          <w:p w14:paraId="78523886" w14:textId="77777777" w:rsidR="00E868F4" w:rsidRPr="00347ED6" w:rsidRDefault="00000000" w:rsidP="008C1564">
            <w:pPr>
              <w:pStyle w:val="tabla"/>
              <w:rPr>
                <w:lang w:val="en-US"/>
              </w:rPr>
            </w:pPr>
            <w:r w:rsidRPr="00347ED6">
              <w:rPr>
                <w:lang w:val="en-US"/>
              </w:rPr>
              <w:t xml:space="preserve">        android:gravity="center_vertical"</w:t>
            </w:r>
          </w:p>
          <w:p w14:paraId="054F616C" w14:textId="77777777" w:rsidR="00E868F4" w:rsidRPr="00347ED6" w:rsidRDefault="00000000" w:rsidP="008C1564">
            <w:pPr>
              <w:pStyle w:val="tabla"/>
              <w:rPr>
                <w:lang w:val="en-US"/>
              </w:rPr>
            </w:pPr>
            <w:r w:rsidRPr="00347ED6">
              <w:rPr>
                <w:lang w:val="en-US"/>
              </w:rPr>
              <w:t xml:space="preserve">        android:orientation="horizontal"</w:t>
            </w:r>
          </w:p>
          <w:p w14:paraId="51591FB6" w14:textId="77777777" w:rsidR="00E868F4" w:rsidRPr="00347ED6" w:rsidRDefault="00000000" w:rsidP="008C1564">
            <w:pPr>
              <w:pStyle w:val="tabla"/>
              <w:rPr>
                <w:lang w:val="en-US"/>
              </w:rPr>
            </w:pPr>
            <w:r w:rsidRPr="00347ED6">
              <w:rPr>
                <w:lang w:val="en-US"/>
              </w:rPr>
              <w:t xml:space="preserve">        android:paddingHorizontal="16dp"</w:t>
            </w:r>
          </w:p>
          <w:p w14:paraId="63225ACA" w14:textId="77777777" w:rsidR="00E868F4" w:rsidRPr="00347ED6" w:rsidRDefault="00000000" w:rsidP="008C1564">
            <w:pPr>
              <w:pStyle w:val="tabla"/>
              <w:rPr>
                <w:lang w:val="en-US"/>
              </w:rPr>
            </w:pPr>
            <w:r w:rsidRPr="00347ED6">
              <w:rPr>
                <w:lang w:val="en-US"/>
              </w:rPr>
              <w:t xml:space="preserve">        android:paddingVertical="12dp"&gt;</w:t>
            </w:r>
          </w:p>
          <w:p w14:paraId="3801D0C6" w14:textId="77777777" w:rsidR="00E868F4" w:rsidRPr="00347ED6" w:rsidRDefault="00E868F4" w:rsidP="008C1564">
            <w:pPr>
              <w:pStyle w:val="tabla"/>
              <w:rPr>
                <w:lang w:val="en-US"/>
              </w:rPr>
            </w:pPr>
          </w:p>
          <w:p w14:paraId="38B30A28" w14:textId="77777777" w:rsidR="00E868F4" w:rsidRPr="00347ED6" w:rsidRDefault="00000000" w:rsidP="008C1564">
            <w:pPr>
              <w:pStyle w:val="tabla"/>
              <w:rPr>
                <w:lang w:val="en-US"/>
              </w:rPr>
            </w:pPr>
            <w:r w:rsidRPr="00347ED6">
              <w:rPr>
                <w:lang w:val="en-US"/>
              </w:rPr>
              <w:t xml:space="preserve">        &lt;TextView</w:t>
            </w:r>
          </w:p>
          <w:p w14:paraId="47996C49" w14:textId="77777777" w:rsidR="00E868F4" w:rsidRPr="00347ED6" w:rsidRDefault="00000000" w:rsidP="008C1564">
            <w:pPr>
              <w:pStyle w:val="tabla"/>
              <w:rPr>
                <w:lang w:val="en-US"/>
              </w:rPr>
            </w:pPr>
            <w:r w:rsidRPr="00347ED6">
              <w:rPr>
                <w:lang w:val="en-US"/>
              </w:rPr>
              <w:t xml:space="preserve">            android:id="@+id/txtUsuarioSesion"</w:t>
            </w:r>
          </w:p>
          <w:p w14:paraId="63DBF87F" w14:textId="77777777" w:rsidR="00E868F4" w:rsidRPr="00347ED6" w:rsidRDefault="00000000" w:rsidP="008C1564">
            <w:pPr>
              <w:pStyle w:val="tabla"/>
              <w:rPr>
                <w:lang w:val="en-US"/>
              </w:rPr>
            </w:pPr>
            <w:r w:rsidRPr="00347ED6">
              <w:rPr>
                <w:lang w:val="en-US"/>
              </w:rPr>
              <w:t xml:space="preserve">            android:layout_width="0dp"</w:t>
            </w:r>
          </w:p>
          <w:p w14:paraId="08D90106" w14:textId="77777777" w:rsidR="00E868F4" w:rsidRPr="00347ED6" w:rsidRDefault="00000000" w:rsidP="008C1564">
            <w:pPr>
              <w:pStyle w:val="tabla"/>
              <w:rPr>
                <w:lang w:val="en-US"/>
              </w:rPr>
            </w:pPr>
            <w:r w:rsidRPr="00347ED6">
              <w:rPr>
                <w:lang w:val="en-US"/>
              </w:rPr>
              <w:t xml:space="preserve">            android:layout_height="wrap_content"</w:t>
            </w:r>
          </w:p>
          <w:p w14:paraId="0808F157" w14:textId="77777777" w:rsidR="00E868F4" w:rsidRPr="00347ED6" w:rsidRDefault="00000000" w:rsidP="008C1564">
            <w:pPr>
              <w:pStyle w:val="tabla"/>
              <w:rPr>
                <w:lang w:val="en-US"/>
              </w:rPr>
            </w:pPr>
            <w:r w:rsidRPr="00347ED6">
              <w:rPr>
                <w:lang w:val="en-US"/>
              </w:rPr>
              <w:t xml:space="preserve">            android:layout_weight="1"</w:t>
            </w:r>
          </w:p>
          <w:p w14:paraId="5A1F45E2" w14:textId="77777777" w:rsidR="00E868F4" w:rsidRPr="00347ED6" w:rsidRDefault="00000000" w:rsidP="008C1564">
            <w:pPr>
              <w:pStyle w:val="tabla"/>
              <w:rPr>
                <w:lang w:val="en-US"/>
              </w:rPr>
            </w:pPr>
            <w:r w:rsidRPr="00347ED6">
              <w:rPr>
                <w:lang w:val="en-US"/>
              </w:rPr>
              <w:t xml:space="preserve">            android:text="Usuario: MONSTER"</w:t>
            </w:r>
          </w:p>
          <w:p w14:paraId="7CC8E08A" w14:textId="77777777" w:rsidR="00E868F4" w:rsidRPr="00347ED6" w:rsidRDefault="00000000" w:rsidP="008C1564">
            <w:pPr>
              <w:pStyle w:val="tabla"/>
              <w:rPr>
                <w:lang w:val="en-US"/>
              </w:rPr>
            </w:pPr>
            <w:r w:rsidRPr="00347ED6">
              <w:rPr>
                <w:lang w:val="en-US"/>
              </w:rPr>
              <w:t xml:space="preserve">            android:textColor="@color/text_primary"</w:t>
            </w:r>
          </w:p>
          <w:p w14:paraId="415B0E7C" w14:textId="77777777" w:rsidR="00E868F4" w:rsidRPr="00347ED6" w:rsidRDefault="00000000" w:rsidP="008C1564">
            <w:pPr>
              <w:pStyle w:val="tabla"/>
              <w:rPr>
                <w:lang w:val="en-US"/>
              </w:rPr>
            </w:pPr>
            <w:r w:rsidRPr="00347ED6">
              <w:rPr>
                <w:lang w:val="en-US"/>
              </w:rPr>
              <w:t xml:space="preserve">            android:textSize="14sp"</w:t>
            </w:r>
          </w:p>
          <w:p w14:paraId="5D478ABB" w14:textId="77777777" w:rsidR="00E868F4" w:rsidRPr="00347ED6" w:rsidRDefault="00000000" w:rsidP="008C1564">
            <w:pPr>
              <w:pStyle w:val="tabla"/>
              <w:rPr>
                <w:lang w:val="en-US"/>
              </w:rPr>
            </w:pPr>
            <w:r w:rsidRPr="00347ED6">
              <w:rPr>
                <w:lang w:val="en-US"/>
              </w:rPr>
              <w:t xml:space="preserve">            android:textStyle="bold" /&gt;</w:t>
            </w:r>
          </w:p>
          <w:p w14:paraId="1CA2000D" w14:textId="77777777" w:rsidR="00E868F4" w:rsidRPr="00347ED6" w:rsidRDefault="00E868F4" w:rsidP="008C1564">
            <w:pPr>
              <w:pStyle w:val="tabla"/>
              <w:rPr>
                <w:lang w:val="en-US"/>
              </w:rPr>
            </w:pPr>
          </w:p>
          <w:p w14:paraId="0DE8BD94" w14:textId="77777777" w:rsidR="00E868F4" w:rsidRPr="00347ED6" w:rsidRDefault="00000000" w:rsidP="008C1564">
            <w:pPr>
              <w:pStyle w:val="tabla"/>
              <w:rPr>
                <w:lang w:val="en-US"/>
              </w:rPr>
            </w:pPr>
            <w:r w:rsidRPr="00347ED6">
              <w:rPr>
                <w:lang w:val="en-US"/>
              </w:rPr>
              <w:t xml:space="preserve">        &lt;TextView</w:t>
            </w:r>
          </w:p>
          <w:p w14:paraId="34BD9BDA" w14:textId="77777777" w:rsidR="00E868F4" w:rsidRPr="00347ED6" w:rsidRDefault="00000000" w:rsidP="008C1564">
            <w:pPr>
              <w:pStyle w:val="tabla"/>
              <w:rPr>
                <w:lang w:val="en-US"/>
              </w:rPr>
            </w:pPr>
            <w:r w:rsidRPr="00347ED6">
              <w:rPr>
                <w:lang w:val="en-US"/>
              </w:rPr>
              <w:t xml:space="preserve">            android:id="@+id/btnCerrarSesion"</w:t>
            </w:r>
          </w:p>
          <w:p w14:paraId="6910BFCD" w14:textId="77777777" w:rsidR="00E868F4" w:rsidRPr="00347ED6" w:rsidRDefault="00000000" w:rsidP="008C1564">
            <w:pPr>
              <w:pStyle w:val="tabla"/>
              <w:rPr>
                <w:lang w:val="en-US"/>
              </w:rPr>
            </w:pPr>
            <w:r w:rsidRPr="00347ED6">
              <w:rPr>
                <w:lang w:val="en-US"/>
              </w:rPr>
              <w:t xml:space="preserve">            android:layout_width="wrap_content"</w:t>
            </w:r>
          </w:p>
          <w:p w14:paraId="429B11DC" w14:textId="77777777" w:rsidR="00E868F4" w:rsidRPr="00347ED6" w:rsidRDefault="00000000" w:rsidP="008C1564">
            <w:pPr>
              <w:pStyle w:val="tabla"/>
              <w:rPr>
                <w:lang w:val="en-US"/>
              </w:rPr>
            </w:pPr>
            <w:r w:rsidRPr="00347ED6">
              <w:rPr>
                <w:lang w:val="en-US"/>
              </w:rPr>
              <w:t xml:space="preserve">            android:layout_height="wrap_content"</w:t>
            </w:r>
          </w:p>
          <w:p w14:paraId="5208FE76" w14:textId="77777777" w:rsidR="00E868F4" w:rsidRPr="00347ED6" w:rsidRDefault="00000000" w:rsidP="008C1564">
            <w:pPr>
              <w:pStyle w:val="tabla"/>
              <w:rPr>
                <w:lang w:val="en-US"/>
              </w:rPr>
            </w:pPr>
            <w:r w:rsidRPr="00347ED6">
              <w:rPr>
                <w:lang w:val="en-US"/>
              </w:rPr>
              <w:t xml:space="preserve">            android:padding="4dp"</w:t>
            </w:r>
          </w:p>
          <w:p w14:paraId="3E16D108" w14:textId="77777777" w:rsidR="00E868F4" w:rsidRPr="00347ED6" w:rsidRDefault="00000000" w:rsidP="008C1564">
            <w:pPr>
              <w:pStyle w:val="tabla"/>
              <w:rPr>
                <w:lang w:val="en-US"/>
              </w:rPr>
            </w:pPr>
            <w:r w:rsidRPr="00347ED6">
              <w:rPr>
                <w:lang w:val="en-US"/>
              </w:rPr>
              <w:t xml:space="preserve">            android:text="@string/btn_cerrar_sesion"</w:t>
            </w:r>
          </w:p>
          <w:p w14:paraId="0C5DE36C" w14:textId="77777777" w:rsidR="00E868F4" w:rsidRPr="00347ED6" w:rsidRDefault="00000000" w:rsidP="008C1564">
            <w:pPr>
              <w:pStyle w:val="tabla"/>
              <w:rPr>
                <w:lang w:val="en-US"/>
              </w:rPr>
            </w:pPr>
            <w:r w:rsidRPr="00347ED6">
              <w:rPr>
                <w:lang w:val="en-US"/>
              </w:rPr>
              <w:t xml:space="preserve">            android:textColor="@color/danger"</w:t>
            </w:r>
          </w:p>
          <w:p w14:paraId="08EA4C9A" w14:textId="77777777" w:rsidR="00E868F4" w:rsidRPr="00347ED6" w:rsidRDefault="00000000" w:rsidP="008C1564">
            <w:pPr>
              <w:pStyle w:val="tabla"/>
              <w:rPr>
                <w:lang w:val="en-US"/>
              </w:rPr>
            </w:pPr>
            <w:r w:rsidRPr="00347ED6">
              <w:rPr>
                <w:lang w:val="en-US"/>
              </w:rPr>
              <w:lastRenderedPageBreak/>
              <w:t xml:space="preserve">            android:textSize="14sp"</w:t>
            </w:r>
          </w:p>
          <w:p w14:paraId="1F89636C" w14:textId="77777777" w:rsidR="00E868F4" w:rsidRPr="00347ED6" w:rsidRDefault="00000000" w:rsidP="008C1564">
            <w:pPr>
              <w:pStyle w:val="tabla"/>
              <w:rPr>
                <w:lang w:val="en-US"/>
              </w:rPr>
            </w:pPr>
            <w:r w:rsidRPr="00347ED6">
              <w:rPr>
                <w:lang w:val="en-US"/>
              </w:rPr>
              <w:t xml:space="preserve">            android:textStyle="bold" /&gt;</w:t>
            </w:r>
          </w:p>
          <w:p w14:paraId="74B7F7E7" w14:textId="77777777" w:rsidR="00E868F4" w:rsidRPr="00347ED6" w:rsidRDefault="00000000" w:rsidP="008C1564">
            <w:pPr>
              <w:pStyle w:val="tabla"/>
              <w:rPr>
                <w:lang w:val="en-US"/>
              </w:rPr>
            </w:pPr>
            <w:r w:rsidRPr="00347ED6">
              <w:rPr>
                <w:lang w:val="en-US"/>
              </w:rPr>
              <w:t xml:space="preserve">    &lt;/LinearLayout&gt;</w:t>
            </w:r>
          </w:p>
          <w:p w14:paraId="50AE58AC" w14:textId="77777777" w:rsidR="00E868F4" w:rsidRPr="00347ED6" w:rsidRDefault="00E868F4" w:rsidP="008C1564">
            <w:pPr>
              <w:pStyle w:val="tabla"/>
              <w:rPr>
                <w:lang w:val="en-US"/>
              </w:rPr>
            </w:pPr>
          </w:p>
          <w:p w14:paraId="4B8C8CC9" w14:textId="77777777" w:rsidR="00E868F4" w:rsidRPr="00347ED6" w:rsidRDefault="00000000" w:rsidP="008C1564">
            <w:pPr>
              <w:pStyle w:val="tabla"/>
              <w:rPr>
                <w:lang w:val="en-US"/>
              </w:rPr>
            </w:pPr>
            <w:r w:rsidRPr="00347ED6">
              <w:rPr>
                <w:lang w:val="en-US"/>
              </w:rPr>
              <w:t xml:space="preserve">    &lt;ScrollView</w:t>
            </w:r>
          </w:p>
          <w:p w14:paraId="6A01CDBD" w14:textId="77777777" w:rsidR="00E868F4" w:rsidRPr="00347ED6" w:rsidRDefault="00000000" w:rsidP="008C1564">
            <w:pPr>
              <w:pStyle w:val="tabla"/>
              <w:rPr>
                <w:lang w:val="en-US"/>
              </w:rPr>
            </w:pPr>
            <w:r w:rsidRPr="00347ED6">
              <w:rPr>
                <w:lang w:val="en-US"/>
              </w:rPr>
              <w:t xml:space="preserve">        android:layout_width="match_parent"</w:t>
            </w:r>
          </w:p>
          <w:p w14:paraId="623EB9E1" w14:textId="77777777" w:rsidR="00E868F4" w:rsidRPr="00347ED6" w:rsidRDefault="00000000" w:rsidP="008C1564">
            <w:pPr>
              <w:pStyle w:val="tabla"/>
              <w:rPr>
                <w:lang w:val="en-US"/>
              </w:rPr>
            </w:pPr>
            <w:r w:rsidRPr="00347ED6">
              <w:rPr>
                <w:lang w:val="en-US"/>
              </w:rPr>
              <w:t xml:space="preserve">        android:layout_height="match_parent"</w:t>
            </w:r>
          </w:p>
          <w:p w14:paraId="1B6DCDFF" w14:textId="77777777" w:rsidR="00E868F4" w:rsidRPr="00347ED6" w:rsidRDefault="00000000" w:rsidP="008C1564">
            <w:pPr>
              <w:pStyle w:val="tabla"/>
              <w:rPr>
                <w:lang w:val="en-US"/>
              </w:rPr>
            </w:pPr>
            <w:r w:rsidRPr="00347ED6">
              <w:rPr>
                <w:lang w:val="en-US"/>
              </w:rPr>
              <w:t xml:space="preserve">        android:fillViewport="true"&gt;</w:t>
            </w:r>
          </w:p>
          <w:p w14:paraId="5E8480A2" w14:textId="77777777" w:rsidR="00E868F4" w:rsidRPr="00347ED6" w:rsidRDefault="00E868F4" w:rsidP="008C1564">
            <w:pPr>
              <w:pStyle w:val="tabla"/>
              <w:rPr>
                <w:lang w:val="en-US"/>
              </w:rPr>
            </w:pPr>
          </w:p>
          <w:p w14:paraId="1C47AE41" w14:textId="77777777" w:rsidR="00E868F4" w:rsidRPr="00347ED6" w:rsidRDefault="00000000" w:rsidP="008C1564">
            <w:pPr>
              <w:pStyle w:val="tabla"/>
              <w:rPr>
                <w:lang w:val="en-US"/>
              </w:rPr>
            </w:pPr>
            <w:r w:rsidRPr="00347ED6">
              <w:rPr>
                <w:lang w:val="en-US"/>
              </w:rPr>
              <w:t xml:space="preserve">        &lt;LinearLayout</w:t>
            </w:r>
          </w:p>
          <w:p w14:paraId="04F4C092" w14:textId="77777777" w:rsidR="00E868F4" w:rsidRPr="00347ED6" w:rsidRDefault="00000000" w:rsidP="008C1564">
            <w:pPr>
              <w:pStyle w:val="tabla"/>
              <w:rPr>
                <w:lang w:val="en-US"/>
              </w:rPr>
            </w:pPr>
            <w:r w:rsidRPr="00347ED6">
              <w:rPr>
                <w:lang w:val="en-US"/>
              </w:rPr>
              <w:t xml:space="preserve">            android:layout_width="match_parent"</w:t>
            </w:r>
          </w:p>
          <w:p w14:paraId="3C8C430F" w14:textId="77777777" w:rsidR="00E868F4" w:rsidRPr="00347ED6" w:rsidRDefault="00000000" w:rsidP="008C1564">
            <w:pPr>
              <w:pStyle w:val="tabla"/>
              <w:rPr>
                <w:lang w:val="en-US"/>
              </w:rPr>
            </w:pPr>
            <w:r w:rsidRPr="00347ED6">
              <w:rPr>
                <w:lang w:val="en-US"/>
              </w:rPr>
              <w:t xml:space="preserve">            android:layout_height="wrap_content"</w:t>
            </w:r>
          </w:p>
          <w:p w14:paraId="6BF55BC1" w14:textId="77777777" w:rsidR="00E868F4" w:rsidRPr="00347ED6" w:rsidRDefault="00000000" w:rsidP="008C1564">
            <w:pPr>
              <w:pStyle w:val="tabla"/>
              <w:rPr>
                <w:lang w:val="en-US"/>
              </w:rPr>
            </w:pPr>
            <w:r w:rsidRPr="00347ED6">
              <w:rPr>
                <w:lang w:val="en-US"/>
              </w:rPr>
              <w:t xml:space="preserve">            android:gravity="center"</w:t>
            </w:r>
          </w:p>
          <w:p w14:paraId="3ECDFBFE" w14:textId="77777777" w:rsidR="00E868F4" w:rsidRPr="00347ED6" w:rsidRDefault="00000000" w:rsidP="008C1564">
            <w:pPr>
              <w:pStyle w:val="tabla"/>
              <w:rPr>
                <w:lang w:val="en-US"/>
              </w:rPr>
            </w:pPr>
            <w:r w:rsidRPr="00347ED6">
              <w:rPr>
                <w:lang w:val="en-US"/>
              </w:rPr>
              <w:t xml:space="preserve">            android:orientation="vertical"</w:t>
            </w:r>
          </w:p>
          <w:p w14:paraId="7F4902EE" w14:textId="77777777" w:rsidR="00E868F4" w:rsidRDefault="00000000" w:rsidP="008C1564">
            <w:pPr>
              <w:pStyle w:val="tabla"/>
            </w:pPr>
            <w:r w:rsidRPr="00347ED6">
              <w:rPr>
                <w:lang w:val="en-US"/>
              </w:rPr>
              <w:t xml:space="preserve">            </w:t>
            </w:r>
            <w:r>
              <w:t>android:padding="16dp"&gt;</w:t>
            </w:r>
          </w:p>
          <w:p w14:paraId="2F02657D" w14:textId="77777777" w:rsidR="00E868F4" w:rsidRDefault="00E868F4" w:rsidP="008C1564">
            <w:pPr>
              <w:pStyle w:val="tabla"/>
            </w:pPr>
          </w:p>
          <w:p w14:paraId="09FC3E29" w14:textId="77777777" w:rsidR="00E868F4" w:rsidRDefault="00000000" w:rsidP="008C1564">
            <w:pPr>
              <w:pStyle w:val="tabla"/>
            </w:pPr>
            <w:r>
              <w:t xml:space="preserve">            &lt;!-- Card tipo ventana de escritorio --&gt;</w:t>
            </w:r>
          </w:p>
          <w:p w14:paraId="2CE964E4" w14:textId="77777777" w:rsidR="00E868F4" w:rsidRPr="00347ED6" w:rsidRDefault="00000000" w:rsidP="008C1564">
            <w:pPr>
              <w:pStyle w:val="tabla"/>
              <w:rPr>
                <w:lang w:val="en-US"/>
              </w:rPr>
            </w:pPr>
            <w:r>
              <w:t xml:space="preserve">            </w:t>
            </w:r>
            <w:r w:rsidRPr="00347ED6">
              <w:rPr>
                <w:lang w:val="en-US"/>
              </w:rPr>
              <w:t>&lt;androidx.cardview.widget.CardView</w:t>
            </w:r>
          </w:p>
          <w:p w14:paraId="10D048EF" w14:textId="77777777" w:rsidR="00E868F4" w:rsidRPr="00347ED6" w:rsidRDefault="00000000" w:rsidP="008C1564">
            <w:pPr>
              <w:pStyle w:val="tabla"/>
              <w:rPr>
                <w:lang w:val="en-US"/>
              </w:rPr>
            </w:pPr>
            <w:r w:rsidRPr="00347ED6">
              <w:rPr>
                <w:lang w:val="en-US"/>
              </w:rPr>
              <w:t xml:space="preserve">                android:layout_width="match_parent"</w:t>
            </w:r>
          </w:p>
          <w:p w14:paraId="218AC4F4" w14:textId="77777777" w:rsidR="00E868F4" w:rsidRPr="00347ED6" w:rsidRDefault="00000000" w:rsidP="008C1564">
            <w:pPr>
              <w:pStyle w:val="tabla"/>
              <w:rPr>
                <w:lang w:val="en-US"/>
              </w:rPr>
            </w:pPr>
            <w:r w:rsidRPr="00347ED6">
              <w:rPr>
                <w:lang w:val="en-US"/>
              </w:rPr>
              <w:t xml:space="preserve">                android:layout_height="wrap_content"</w:t>
            </w:r>
          </w:p>
          <w:p w14:paraId="63B28D18" w14:textId="77777777" w:rsidR="00E868F4" w:rsidRPr="00347ED6" w:rsidRDefault="00000000" w:rsidP="008C1564">
            <w:pPr>
              <w:pStyle w:val="tabla"/>
              <w:rPr>
                <w:lang w:val="en-US"/>
              </w:rPr>
            </w:pPr>
            <w:r w:rsidRPr="00347ED6">
              <w:rPr>
                <w:lang w:val="en-US"/>
              </w:rPr>
              <w:t xml:space="preserve">                app:cardBackgroundColor="@color/card_bg"</w:t>
            </w:r>
          </w:p>
          <w:p w14:paraId="53DBC45C" w14:textId="77777777" w:rsidR="00E868F4" w:rsidRPr="00347ED6" w:rsidRDefault="00000000" w:rsidP="008C1564">
            <w:pPr>
              <w:pStyle w:val="tabla"/>
              <w:rPr>
                <w:lang w:val="en-US"/>
              </w:rPr>
            </w:pPr>
            <w:r w:rsidRPr="00347ED6">
              <w:rPr>
                <w:lang w:val="en-US"/>
              </w:rPr>
              <w:t xml:space="preserve">                app:cardCornerRadius="8dp"</w:t>
            </w:r>
          </w:p>
          <w:p w14:paraId="3108D3D1" w14:textId="77777777" w:rsidR="00E868F4" w:rsidRPr="00347ED6" w:rsidRDefault="00000000" w:rsidP="008C1564">
            <w:pPr>
              <w:pStyle w:val="tabla"/>
              <w:rPr>
                <w:lang w:val="en-US"/>
              </w:rPr>
            </w:pPr>
            <w:r w:rsidRPr="00347ED6">
              <w:rPr>
                <w:lang w:val="en-US"/>
              </w:rPr>
              <w:t xml:space="preserve">                app:cardElevation="4dp"</w:t>
            </w:r>
          </w:p>
          <w:p w14:paraId="3AB2BCF6" w14:textId="77777777" w:rsidR="00E868F4" w:rsidRPr="00347ED6" w:rsidRDefault="00000000" w:rsidP="008C1564">
            <w:pPr>
              <w:pStyle w:val="tabla"/>
              <w:rPr>
                <w:lang w:val="en-US"/>
              </w:rPr>
            </w:pPr>
            <w:r w:rsidRPr="00347ED6">
              <w:rPr>
                <w:lang w:val="en-US"/>
              </w:rPr>
              <w:t xml:space="preserve">                app:contentPadding="20dp"&gt;</w:t>
            </w:r>
          </w:p>
          <w:p w14:paraId="76080081" w14:textId="77777777" w:rsidR="00E868F4" w:rsidRPr="00347ED6" w:rsidRDefault="00E868F4" w:rsidP="008C1564">
            <w:pPr>
              <w:pStyle w:val="tabla"/>
              <w:rPr>
                <w:lang w:val="en-US"/>
              </w:rPr>
            </w:pPr>
          </w:p>
          <w:p w14:paraId="2C085E95" w14:textId="77777777" w:rsidR="00E868F4" w:rsidRPr="00347ED6" w:rsidRDefault="00000000" w:rsidP="008C1564">
            <w:pPr>
              <w:pStyle w:val="tabla"/>
              <w:rPr>
                <w:lang w:val="en-US"/>
              </w:rPr>
            </w:pPr>
            <w:r w:rsidRPr="00347ED6">
              <w:rPr>
                <w:lang w:val="en-US"/>
              </w:rPr>
              <w:t xml:space="preserve">                &lt;LinearLayout</w:t>
            </w:r>
          </w:p>
          <w:p w14:paraId="58214E92" w14:textId="77777777" w:rsidR="00E868F4" w:rsidRPr="00347ED6" w:rsidRDefault="00000000" w:rsidP="008C1564">
            <w:pPr>
              <w:pStyle w:val="tabla"/>
              <w:rPr>
                <w:lang w:val="en-US"/>
              </w:rPr>
            </w:pPr>
            <w:r w:rsidRPr="00347ED6">
              <w:rPr>
                <w:lang w:val="en-US"/>
              </w:rPr>
              <w:t xml:space="preserve">                    android:layout_width="match_parent"</w:t>
            </w:r>
          </w:p>
          <w:p w14:paraId="10D02C15" w14:textId="77777777" w:rsidR="00E868F4" w:rsidRPr="00347ED6" w:rsidRDefault="00000000" w:rsidP="008C1564">
            <w:pPr>
              <w:pStyle w:val="tabla"/>
              <w:rPr>
                <w:lang w:val="en-US"/>
              </w:rPr>
            </w:pPr>
            <w:r w:rsidRPr="00347ED6">
              <w:rPr>
                <w:lang w:val="en-US"/>
              </w:rPr>
              <w:t xml:space="preserve">                    android:layout_height="wrap_content"</w:t>
            </w:r>
          </w:p>
          <w:p w14:paraId="1D37CA78" w14:textId="77777777" w:rsidR="00E868F4" w:rsidRPr="00347ED6" w:rsidRDefault="00000000" w:rsidP="008C1564">
            <w:pPr>
              <w:pStyle w:val="tabla"/>
              <w:rPr>
                <w:lang w:val="en-US"/>
              </w:rPr>
            </w:pPr>
            <w:r w:rsidRPr="00347ED6">
              <w:rPr>
                <w:lang w:val="en-US"/>
              </w:rPr>
              <w:t xml:space="preserve">                    android:orientation="vertical"&gt;</w:t>
            </w:r>
          </w:p>
          <w:p w14:paraId="005F10D9" w14:textId="77777777" w:rsidR="00E868F4" w:rsidRPr="00347ED6" w:rsidRDefault="00E868F4" w:rsidP="008C1564">
            <w:pPr>
              <w:pStyle w:val="tabla"/>
              <w:rPr>
                <w:lang w:val="en-US"/>
              </w:rPr>
            </w:pPr>
          </w:p>
          <w:p w14:paraId="5A161199" w14:textId="77777777" w:rsidR="00E868F4" w:rsidRPr="00347ED6" w:rsidRDefault="00000000" w:rsidP="008C1564">
            <w:pPr>
              <w:pStyle w:val="tabla"/>
              <w:rPr>
                <w:lang w:val="en-US"/>
              </w:rPr>
            </w:pPr>
            <w:r w:rsidRPr="00347ED6">
              <w:rPr>
                <w:lang w:val="en-US"/>
              </w:rPr>
              <w:t xml:space="preserve">                    &lt;!-- Logo Sulley Monsters Inc --&gt;</w:t>
            </w:r>
          </w:p>
          <w:p w14:paraId="1BAE0057" w14:textId="77777777" w:rsidR="00E868F4" w:rsidRPr="00347ED6" w:rsidRDefault="00000000" w:rsidP="008C1564">
            <w:pPr>
              <w:pStyle w:val="tabla"/>
              <w:rPr>
                <w:lang w:val="en-US"/>
              </w:rPr>
            </w:pPr>
            <w:r w:rsidRPr="00347ED6">
              <w:rPr>
                <w:lang w:val="en-US"/>
              </w:rPr>
              <w:t xml:space="preserve">                    &lt;ImageView</w:t>
            </w:r>
          </w:p>
          <w:p w14:paraId="7D4FBEBA" w14:textId="77777777" w:rsidR="00E868F4" w:rsidRPr="00347ED6" w:rsidRDefault="00000000" w:rsidP="008C1564">
            <w:pPr>
              <w:pStyle w:val="tabla"/>
              <w:rPr>
                <w:lang w:val="en-US"/>
              </w:rPr>
            </w:pPr>
            <w:r w:rsidRPr="00347ED6">
              <w:rPr>
                <w:lang w:val="en-US"/>
              </w:rPr>
              <w:t xml:space="preserve">                        android:id="@+id/imgSulleyConversor"</w:t>
            </w:r>
          </w:p>
          <w:p w14:paraId="7754DD74" w14:textId="77777777" w:rsidR="00E868F4" w:rsidRPr="00347ED6" w:rsidRDefault="00000000" w:rsidP="008C1564">
            <w:pPr>
              <w:pStyle w:val="tabla"/>
              <w:rPr>
                <w:lang w:val="en-US"/>
              </w:rPr>
            </w:pPr>
            <w:r w:rsidRPr="00347ED6">
              <w:rPr>
                <w:lang w:val="en-US"/>
              </w:rPr>
              <w:t xml:space="preserve">                        android:layout_width="72dp"</w:t>
            </w:r>
          </w:p>
          <w:p w14:paraId="0DC09CF6" w14:textId="77777777" w:rsidR="00E868F4" w:rsidRPr="00347ED6" w:rsidRDefault="00000000" w:rsidP="008C1564">
            <w:pPr>
              <w:pStyle w:val="tabla"/>
              <w:rPr>
                <w:lang w:val="en-US"/>
              </w:rPr>
            </w:pPr>
            <w:r w:rsidRPr="00347ED6">
              <w:rPr>
                <w:lang w:val="en-US"/>
              </w:rPr>
              <w:t xml:space="preserve">                        android:layout_height="72dp"</w:t>
            </w:r>
          </w:p>
          <w:p w14:paraId="3152398C" w14:textId="77777777" w:rsidR="00E868F4" w:rsidRPr="00347ED6" w:rsidRDefault="00000000" w:rsidP="008C1564">
            <w:pPr>
              <w:pStyle w:val="tabla"/>
              <w:rPr>
                <w:lang w:val="en-US"/>
              </w:rPr>
            </w:pPr>
            <w:r w:rsidRPr="00347ED6">
              <w:rPr>
                <w:lang w:val="en-US"/>
              </w:rPr>
              <w:t xml:space="preserve">                        android:layout_gravity="center_horizontal"</w:t>
            </w:r>
          </w:p>
          <w:p w14:paraId="3A7681D5" w14:textId="77777777" w:rsidR="00E868F4" w:rsidRPr="00347ED6" w:rsidRDefault="00000000" w:rsidP="008C1564">
            <w:pPr>
              <w:pStyle w:val="tabla"/>
              <w:rPr>
                <w:lang w:val="en-US"/>
              </w:rPr>
            </w:pPr>
            <w:r w:rsidRPr="00347ED6">
              <w:rPr>
                <w:lang w:val="en-US"/>
              </w:rPr>
              <w:t xml:space="preserve">                        android:layout_marginBottom="8dp"</w:t>
            </w:r>
          </w:p>
          <w:p w14:paraId="6F5F9747" w14:textId="77777777" w:rsidR="00E868F4" w:rsidRPr="00347ED6" w:rsidRDefault="00000000" w:rsidP="008C1564">
            <w:pPr>
              <w:pStyle w:val="tabla"/>
              <w:rPr>
                <w:lang w:val="en-US"/>
              </w:rPr>
            </w:pPr>
            <w:r w:rsidRPr="00347ED6">
              <w:rPr>
                <w:lang w:val="en-US"/>
              </w:rPr>
              <w:t xml:space="preserve">                        android:contentDescription="@string/app_name"</w:t>
            </w:r>
          </w:p>
          <w:p w14:paraId="413B62E6" w14:textId="77777777" w:rsidR="00E868F4" w:rsidRDefault="00000000" w:rsidP="008C1564">
            <w:pPr>
              <w:pStyle w:val="tabla"/>
            </w:pPr>
            <w:r w:rsidRPr="00347ED6">
              <w:rPr>
                <w:lang w:val="en-US"/>
              </w:rPr>
              <w:t xml:space="preserve">                        </w:t>
            </w:r>
            <w:r>
              <w:t>android:src="@drawable/sullivan" /&gt;</w:t>
            </w:r>
          </w:p>
          <w:p w14:paraId="1E4DDECF" w14:textId="77777777" w:rsidR="00E868F4" w:rsidRDefault="00E868F4" w:rsidP="008C1564">
            <w:pPr>
              <w:pStyle w:val="tabla"/>
            </w:pPr>
          </w:p>
          <w:p w14:paraId="2C696917" w14:textId="77777777" w:rsidR="00E868F4" w:rsidRDefault="00000000" w:rsidP="008C1564">
            <w:pPr>
              <w:pStyle w:val="tabla"/>
            </w:pPr>
            <w:r>
              <w:t xml:space="preserve">                    &lt;!-- TÃ­tulo dinÃ¡mico --&gt;</w:t>
            </w:r>
          </w:p>
          <w:p w14:paraId="62F1728B" w14:textId="77777777" w:rsidR="00E868F4" w:rsidRPr="00347ED6" w:rsidRDefault="00000000" w:rsidP="008C1564">
            <w:pPr>
              <w:pStyle w:val="tabla"/>
              <w:rPr>
                <w:lang w:val="en-US"/>
              </w:rPr>
            </w:pPr>
            <w:r>
              <w:t xml:space="preserve">                    </w:t>
            </w:r>
            <w:r w:rsidRPr="00347ED6">
              <w:rPr>
                <w:lang w:val="en-US"/>
              </w:rPr>
              <w:t>&lt;TextView</w:t>
            </w:r>
          </w:p>
          <w:p w14:paraId="63C41A82" w14:textId="77777777" w:rsidR="00E868F4" w:rsidRPr="00347ED6" w:rsidRDefault="00000000" w:rsidP="008C1564">
            <w:pPr>
              <w:pStyle w:val="tabla"/>
              <w:rPr>
                <w:lang w:val="en-US"/>
              </w:rPr>
            </w:pPr>
            <w:r w:rsidRPr="00347ED6">
              <w:rPr>
                <w:lang w:val="en-US"/>
              </w:rPr>
              <w:t xml:space="preserve">                        android:id="@+id/txtTitulo"</w:t>
            </w:r>
          </w:p>
          <w:p w14:paraId="7539C929" w14:textId="77777777" w:rsidR="00E868F4" w:rsidRPr="00347ED6" w:rsidRDefault="00000000" w:rsidP="008C1564">
            <w:pPr>
              <w:pStyle w:val="tabla"/>
              <w:rPr>
                <w:lang w:val="en-US"/>
              </w:rPr>
            </w:pPr>
            <w:r w:rsidRPr="00347ED6">
              <w:rPr>
                <w:lang w:val="en-US"/>
              </w:rPr>
              <w:t xml:space="preserve">                        android:layout_width="match_parent"</w:t>
            </w:r>
          </w:p>
          <w:p w14:paraId="44E7253A" w14:textId="77777777" w:rsidR="00E868F4" w:rsidRPr="00347ED6" w:rsidRDefault="00000000" w:rsidP="008C1564">
            <w:pPr>
              <w:pStyle w:val="tabla"/>
              <w:rPr>
                <w:lang w:val="en-US"/>
              </w:rPr>
            </w:pPr>
            <w:r w:rsidRPr="00347ED6">
              <w:rPr>
                <w:lang w:val="en-US"/>
              </w:rPr>
              <w:t xml:space="preserve">                        android:layout_height="wrap_content"</w:t>
            </w:r>
          </w:p>
          <w:p w14:paraId="728BFB4F" w14:textId="77777777" w:rsidR="00E868F4" w:rsidRPr="00347ED6" w:rsidRDefault="00000000" w:rsidP="008C1564">
            <w:pPr>
              <w:pStyle w:val="tabla"/>
              <w:rPr>
                <w:lang w:val="en-US"/>
              </w:rPr>
            </w:pPr>
            <w:r w:rsidRPr="00347ED6">
              <w:rPr>
                <w:lang w:val="en-US"/>
              </w:rPr>
              <w:t xml:space="preserve">                        android:layout_marginBottom="24dp"</w:t>
            </w:r>
          </w:p>
          <w:p w14:paraId="7F34EC59" w14:textId="77777777" w:rsidR="00E868F4" w:rsidRPr="00347ED6" w:rsidRDefault="00000000" w:rsidP="008C1564">
            <w:pPr>
              <w:pStyle w:val="tabla"/>
              <w:rPr>
                <w:lang w:val="en-US"/>
              </w:rPr>
            </w:pPr>
            <w:r w:rsidRPr="00347ED6">
              <w:rPr>
                <w:lang w:val="en-US"/>
              </w:rPr>
              <w:t xml:space="preserve">                        android:gravity="center"</w:t>
            </w:r>
          </w:p>
          <w:p w14:paraId="2C5C0CD7" w14:textId="77777777" w:rsidR="00E868F4" w:rsidRPr="00347ED6" w:rsidRDefault="00000000" w:rsidP="008C1564">
            <w:pPr>
              <w:pStyle w:val="tabla"/>
              <w:rPr>
                <w:lang w:val="en-US"/>
              </w:rPr>
            </w:pPr>
            <w:r w:rsidRPr="00347ED6">
              <w:rPr>
                <w:lang w:val="en-US"/>
              </w:rPr>
              <w:t xml:space="preserve">                        android:text="@string/title_conversor"</w:t>
            </w:r>
          </w:p>
          <w:p w14:paraId="62656D58" w14:textId="77777777" w:rsidR="00E868F4" w:rsidRPr="00347ED6" w:rsidRDefault="00000000" w:rsidP="008C1564">
            <w:pPr>
              <w:pStyle w:val="tabla"/>
              <w:rPr>
                <w:lang w:val="en-US"/>
              </w:rPr>
            </w:pPr>
            <w:r w:rsidRPr="00347ED6">
              <w:rPr>
                <w:lang w:val="en-US"/>
              </w:rPr>
              <w:t xml:space="preserve">                        android:textColor="@color/text_primary"</w:t>
            </w:r>
          </w:p>
          <w:p w14:paraId="6820AF9E" w14:textId="77777777" w:rsidR="00E868F4" w:rsidRPr="00347ED6" w:rsidRDefault="00000000" w:rsidP="008C1564">
            <w:pPr>
              <w:pStyle w:val="tabla"/>
              <w:rPr>
                <w:lang w:val="en-US"/>
              </w:rPr>
            </w:pPr>
            <w:r w:rsidRPr="00347ED6">
              <w:rPr>
                <w:lang w:val="en-US"/>
              </w:rPr>
              <w:t xml:space="preserve">                        android:textSize="20sp"</w:t>
            </w:r>
          </w:p>
          <w:p w14:paraId="48FE3AC2" w14:textId="77777777" w:rsidR="00E868F4" w:rsidRPr="00347ED6" w:rsidRDefault="00000000" w:rsidP="008C1564">
            <w:pPr>
              <w:pStyle w:val="tabla"/>
              <w:rPr>
                <w:lang w:val="en-US"/>
              </w:rPr>
            </w:pPr>
            <w:r w:rsidRPr="00347ED6">
              <w:rPr>
                <w:lang w:val="en-US"/>
              </w:rPr>
              <w:lastRenderedPageBreak/>
              <w:t xml:space="preserve">                        android:textStyle="bold" /&gt;</w:t>
            </w:r>
          </w:p>
          <w:p w14:paraId="5C20EFB4" w14:textId="77777777" w:rsidR="00E868F4" w:rsidRPr="00347ED6" w:rsidRDefault="00E868F4" w:rsidP="008C1564">
            <w:pPr>
              <w:pStyle w:val="tabla"/>
              <w:rPr>
                <w:lang w:val="en-US"/>
              </w:rPr>
            </w:pPr>
          </w:p>
          <w:p w14:paraId="7698B450" w14:textId="77777777" w:rsidR="00E868F4" w:rsidRPr="00347ED6" w:rsidRDefault="00000000" w:rsidP="008C1564">
            <w:pPr>
              <w:pStyle w:val="tabla"/>
              <w:rPr>
                <w:lang w:val="en-US"/>
              </w:rPr>
            </w:pPr>
            <w:r w:rsidRPr="00347ED6">
              <w:rPr>
                <w:lang w:val="en-US"/>
              </w:rPr>
              <w:t xml:space="preserve">                    &lt;!-- Fila 1: Magnitud y Valor --&gt;</w:t>
            </w:r>
          </w:p>
          <w:p w14:paraId="5B4A5ECA" w14:textId="77777777" w:rsidR="00E868F4" w:rsidRPr="00347ED6" w:rsidRDefault="00000000" w:rsidP="008C1564">
            <w:pPr>
              <w:pStyle w:val="tabla"/>
              <w:rPr>
                <w:lang w:val="en-US"/>
              </w:rPr>
            </w:pPr>
            <w:r w:rsidRPr="00347ED6">
              <w:rPr>
                <w:lang w:val="en-US"/>
              </w:rPr>
              <w:t xml:space="preserve">                    &lt;LinearLayout</w:t>
            </w:r>
          </w:p>
          <w:p w14:paraId="4F2363CB" w14:textId="77777777" w:rsidR="00E868F4" w:rsidRPr="00347ED6" w:rsidRDefault="00000000" w:rsidP="008C1564">
            <w:pPr>
              <w:pStyle w:val="tabla"/>
              <w:rPr>
                <w:lang w:val="en-US"/>
              </w:rPr>
            </w:pPr>
            <w:r w:rsidRPr="00347ED6">
              <w:rPr>
                <w:lang w:val="en-US"/>
              </w:rPr>
              <w:t xml:space="preserve">                        android:layout_width="match_parent"</w:t>
            </w:r>
          </w:p>
          <w:p w14:paraId="1BB8389E" w14:textId="77777777" w:rsidR="00E868F4" w:rsidRPr="00347ED6" w:rsidRDefault="00000000" w:rsidP="008C1564">
            <w:pPr>
              <w:pStyle w:val="tabla"/>
              <w:rPr>
                <w:lang w:val="en-US"/>
              </w:rPr>
            </w:pPr>
            <w:r w:rsidRPr="00347ED6">
              <w:rPr>
                <w:lang w:val="en-US"/>
              </w:rPr>
              <w:t xml:space="preserve">                        android:layout_height="wrap_content"</w:t>
            </w:r>
          </w:p>
          <w:p w14:paraId="0560BF06" w14:textId="77777777" w:rsidR="00E868F4" w:rsidRPr="00347ED6" w:rsidRDefault="00000000" w:rsidP="008C1564">
            <w:pPr>
              <w:pStyle w:val="tabla"/>
              <w:rPr>
                <w:lang w:val="en-US"/>
              </w:rPr>
            </w:pPr>
            <w:r w:rsidRPr="00347ED6">
              <w:rPr>
                <w:lang w:val="en-US"/>
              </w:rPr>
              <w:t xml:space="preserve">                        android:layout_marginBottom="16dp"</w:t>
            </w:r>
          </w:p>
          <w:p w14:paraId="6B8CF071" w14:textId="77777777" w:rsidR="00E868F4" w:rsidRPr="00347ED6" w:rsidRDefault="00000000" w:rsidP="008C1564">
            <w:pPr>
              <w:pStyle w:val="tabla"/>
              <w:rPr>
                <w:lang w:val="en-US"/>
              </w:rPr>
            </w:pPr>
            <w:r w:rsidRPr="00347ED6">
              <w:rPr>
                <w:lang w:val="en-US"/>
              </w:rPr>
              <w:t xml:space="preserve">                        android:gravity="center_vertical"</w:t>
            </w:r>
          </w:p>
          <w:p w14:paraId="18F0FFC9" w14:textId="77777777" w:rsidR="00E868F4" w:rsidRPr="00347ED6" w:rsidRDefault="00000000" w:rsidP="008C1564">
            <w:pPr>
              <w:pStyle w:val="tabla"/>
              <w:rPr>
                <w:lang w:val="en-US"/>
              </w:rPr>
            </w:pPr>
            <w:r w:rsidRPr="00347ED6">
              <w:rPr>
                <w:lang w:val="en-US"/>
              </w:rPr>
              <w:t xml:space="preserve">                        android:orientation="horizontal"&gt;</w:t>
            </w:r>
          </w:p>
          <w:p w14:paraId="709188AD" w14:textId="77777777" w:rsidR="00E868F4" w:rsidRPr="00347ED6" w:rsidRDefault="00E868F4" w:rsidP="008C1564">
            <w:pPr>
              <w:pStyle w:val="tabla"/>
              <w:rPr>
                <w:lang w:val="en-US"/>
              </w:rPr>
            </w:pPr>
          </w:p>
          <w:p w14:paraId="1A3539B4" w14:textId="77777777" w:rsidR="00E868F4" w:rsidRPr="00347ED6" w:rsidRDefault="00000000" w:rsidP="008C1564">
            <w:pPr>
              <w:pStyle w:val="tabla"/>
              <w:rPr>
                <w:lang w:val="en-US"/>
              </w:rPr>
            </w:pPr>
            <w:r w:rsidRPr="00347ED6">
              <w:rPr>
                <w:lang w:val="en-US"/>
              </w:rPr>
              <w:t xml:space="preserve">                        &lt;TextView</w:t>
            </w:r>
          </w:p>
          <w:p w14:paraId="06F374C1" w14:textId="77777777" w:rsidR="00E868F4" w:rsidRPr="00347ED6" w:rsidRDefault="00000000" w:rsidP="008C1564">
            <w:pPr>
              <w:pStyle w:val="tabla"/>
              <w:rPr>
                <w:lang w:val="en-US"/>
              </w:rPr>
            </w:pPr>
            <w:r w:rsidRPr="00347ED6">
              <w:rPr>
                <w:lang w:val="en-US"/>
              </w:rPr>
              <w:t xml:space="preserve">                            android:layout_width="wrap_content"</w:t>
            </w:r>
          </w:p>
          <w:p w14:paraId="44D2B2BB" w14:textId="77777777" w:rsidR="00E868F4" w:rsidRPr="00347ED6" w:rsidRDefault="00000000" w:rsidP="008C1564">
            <w:pPr>
              <w:pStyle w:val="tabla"/>
              <w:rPr>
                <w:lang w:val="en-US"/>
              </w:rPr>
            </w:pPr>
            <w:r w:rsidRPr="00347ED6">
              <w:rPr>
                <w:lang w:val="en-US"/>
              </w:rPr>
              <w:t xml:space="preserve">                            android:layout_height="wrap_content"</w:t>
            </w:r>
          </w:p>
          <w:p w14:paraId="621F86A0" w14:textId="77777777" w:rsidR="00E868F4" w:rsidRPr="00347ED6" w:rsidRDefault="00000000" w:rsidP="008C1564">
            <w:pPr>
              <w:pStyle w:val="tabla"/>
              <w:rPr>
                <w:lang w:val="en-US"/>
              </w:rPr>
            </w:pPr>
            <w:r w:rsidRPr="00347ED6">
              <w:rPr>
                <w:lang w:val="en-US"/>
              </w:rPr>
              <w:t xml:space="preserve">                            android:layout_marginEnd="8dp"</w:t>
            </w:r>
          </w:p>
          <w:p w14:paraId="6E7C8808" w14:textId="77777777" w:rsidR="00E868F4" w:rsidRPr="00347ED6" w:rsidRDefault="00000000" w:rsidP="008C1564">
            <w:pPr>
              <w:pStyle w:val="tabla"/>
              <w:rPr>
                <w:lang w:val="en-US"/>
              </w:rPr>
            </w:pPr>
            <w:r w:rsidRPr="00347ED6">
              <w:rPr>
                <w:lang w:val="en-US"/>
              </w:rPr>
              <w:t xml:space="preserve">                            android:text="@string/prompt_magnitud"</w:t>
            </w:r>
          </w:p>
          <w:p w14:paraId="3A7B87ED" w14:textId="77777777" w:rsidR="00E868F4" w:rsidRPr="00347ED6" w:rsidRDefault="00000000" w:rsidP="008C1564">
            <w:pPr>
              <w:pStyle w:val="tabla"/>
              <w:rPr>
                <w:lang w:val="en-US"/>
              </w:rPr>
            </w:pPr>
            <w:r w:rsidRPr="00347ED6">
              <w:rPr>
                <w:lang w:val="en-US"/>
              </w:rPr>
              <w:t xml:space="preserve">                            android:textColor="@color/text_primary"</w:t>
            </w:r>
          </w:p>
          <w:p w14:paraId="301A7407" w14:textId="77777777" w:rsidR="00E868F4" w:rsidRPr="00347ED6" w:rsidRDefault="00000000" w:rsidP="008C1564">
            <w:pPr>
              <w:pStyle w:val="tabla"/>
              <w:rPr>
                <w:lang w:val="en-US"/>
              </w:rPr>
            </w:pPr>
            <w:r w:rsidRPr="00347ED6">
              <w:rPr>
                <w:lang w:val="en-US"/>
              </w:rPr>
              <w:t xml:space="preserve">                            android:textSize="15sp"</w:t>
            </w:r>
          </w:p>
          <w:p w14:paraId="01E1FDB9" w14:textId="77777777" w:rsidR="00E868F4" w:rsidRPr="00347ED6" w:rsidRDefault="00000000" w:rsidP="008C1564">
            <w:pPr>
              <w:pStyle w:val="tabla"/>
              <w:rPr>
                <w:lang w:val="en-US"/>
              </w:rPr>
            </w:pPr>
            <w:r w:rsidRPr="00347ED6">
              <w:rPr>
                <w:lang w:val="en-US"/>
              </w:rPr>
              <w:t xml:space="preserve">                            android:textStyle="bold" /&gt;</w:t>
            </w:r>
          </w:p>
          <w:p w14:paraId="55CF5921" w14:textId="77777777" w:rsidR="00E868F4" w:rsidRPr="00347ED6" w:rsidRDefault="00E868F4" w:rsidP="008C1564">
            <w:pPr>
              <w:pStyle w:val="tabla"/>
              <w:rPr>
                <w:lang w:val="en-US"/>
              </w:rPr>
            </w:pPr>
          </w:p>
          <w:p w14:paraId="0E9B264E" w14:textId="77777777" w:rsidR="00E868F4" w:rsidRPr="00347ED6" w:rsidRDefault="00000000" w:rsidP="008C1564">
            <w:pPr>
              <w:pStyle w:val="tabla"/>
              <w:rPr>
                <w:lang w:val="en-US"/>
              </w:rPr>
            </w:pPr>
            <w:r w:rsidRPr="00347ED6">
              <w:rPr>
                <w:lang w:val="en-US"/>
              </w:rPr>
              <w:t xml:space="preserve">                        &lt;Spinner</w:t>
            </w:r>
          </w:p>
          <w:p w14:paraId="7119243F" w14:textId="77777777" w:rsidR="00E868F4" w:rsidRPr="00347ED6" w:rsidRDefault="00000000" w:rsidP="008C1564">
            <w:pPr>
              <w:pStyle w:val="tabla"/>
              <w:rPr>
                <w:lang w:val="en-US"/>
              </w:rPr>
            </w:pPr>
            <w:r w:rsidRPr="00347ED6">
              <w:rPr>
                <w:lang w:val="en-US"/>
              </w:rPr>
              <w:t xml:space="preserve">                            android:id="@+id/spnMagnitud"</w:t>
            </w:r>
          </w:p>
          <w:p w14:paraId="6C9081A4" w14:textId="77777777" w:rsidR="00E868F4" w:rsidRPr="00347ED6" w:rsidRDefault="00000000" w:rsidP="008C1564">
            <w:pPr>
              <w:pStyle w:val="tabla"/>
              <w:rPr>
                <w:lang w:val="en-US"/>
              </w:rPr>
            </w:pPr>
            <w:r w:rsidRPr="00347ED6">
              <w:rPr>
                <w:lang w:val="en-US"/>
              </w:rPr>
              <w:t xml:space="preserve">                            android:layout_width="0dp"</w:t>
            </w:r>
          </w:p>
          <w:p w14:paraId="7ECA5B0C" w14:textId="77777777" w:rsidR="00E868F4" w:rsidRPr="00347ED6" w:rsidRDefault="00000000" w:rsidP="008C1564">
            <w:pPr>
              <w:pStyle w:val="tabla"/>
              <w:rPr>
                <w:lang w:val="en-US"/>
              </w:rPr>
            </w:pPr>
            <w:r w:rsidRPr="00347ED6">
              <w:rPr>
                <w:lang w:val="en-US"/>
              </w:rPr>
              <w:t xml:space="preserve">                            android:layout_height="44dp"</w:t>
            </w:r>
          </w:p>
          <w:p w14:paraId="3413DFE9" w14:textId="77777777" w:rsidR="00E868F4" w:rsidRPr="00347ED6" w:rsidRDefault="00000000" w:rsidP="008C1564">
            <w:pPr>
              <w:pStyle w:val="tabla"/>
              <w:rPr>
                <w:lang w:val="en-US"/>
              </w:rPr>
            </w:pPr>
            <w:r w:rsidRPr="00347ED6">
              <w:rPr>
                <w:lang w:val="en-US"/>
              </w:rPr>
              <w:t xml:space="preserve">                            android:layout_marginEnd="8dp"</w:t>
            </w:r>
          </w:p>
          <w:p w14:paraId="7981AD8E" w14:textId="77777777" w:rsidR="00E868F4" w:rsidRPr="00347ED6" w:rsidRDefault="00000000" w:rsidP="008C1564">
            <w:pPr>
              <w:pStyle w:val="tabla"/>
              <w:rPr>
                <w:lang w:val="en-US"/>
              </w:rPr>
            </w:pPr>
            <w:r w:rsidRPr="00347ED6">
              <w:rPr>
                <w:lang w:val="en-US"/>
              </w:rPr>
              <w:t xml:space="preserve">                            android:layout_weight="1"</w:t>
            </w:r>
          </w:p>
          <w:p w14:paraId="7EEC1E76" w14:textId="77777777" w:rsidR="00E868F4" w:rsidRPr="00347ED6" w:rsidRDefault="00000000" w:rsidP="008C1564">
            <w:pPr>
              <w:pStyle w:val="tabla"/>
              <w:rPr>
                <w:lang w:val="en-US"/>
              </w:rPr>
            </w:pPr>
            <w:r w:rsidRPr="00347ED6">
              <w:rPr>
                <w:lang w:val="en-US"/>
              </w:rPr>
              <w:t xml:space="preserve">                            android:background="@drawable/edittext_border" /&gt;</w:t>
            </w:r>
          </w:p>
          <w:p w14:paraId="43599B10" w14:textId="77777777" w:rsidR="00E868F4" w:rsidRPr="00347ED6" w:rsidRDefault="00E868F4" w:rsidP="008C1564">
            <w:pPr>
              <w:pStyle w:val="tabla"/>
              <w:rPr>
                <w:lang w:val="en-US"/>
              </w:rPr>
            </w:pPr>
          </w:p>
          <w:p w14:paraId="5F9E9AF0" w14:textId="77777777" w:rsidR="00E868F4" w:rsidRPr="00347ED6" w:rsidRDefault="00000000" w:rsidP="008C1564">
            <w:pPr>
              <w:pStyle w:val="tabla"/>
              <w:rPr>
                <w:lang w:val="en-US"/>
              </w:rPr>
            </w:pPr>
            <w:r w:rsidRPr="00347ED6">
              <w:rPr>
                <w:lang w:val="en-US"/>
              </w:rPr>
              <w:t xml:space="preserve">                        &lt;EditText</w:t>
            </w:r>
          </w:p>
          <w:p w14:paraId="62AAD921" w14:textId="77777777" w:rsidR="00E868F4" w:rsidRPr="00347ED6" w:rsidRDefault="00000000" w:rsidP="008C1564">
            <w:pPr>
              <w:pStyle w:val="tabla"/>
              <w:rPr>
                <w:lang w:val="en-US"/>
              </w:rPr>
            </w:pPr>
            <w:r w:rsidRPr="00347ED6">
              <w:rPr>
                <w:lang w:val="en-US"/>
              </w:rPr>
              <w:t xml:space="preserve">                            android:id="@+id/txtValor"</w:t>
            </w:r>
          </w:p>
          <w:p w14:paraId="4F58AF10" w14:textId="77777777" w:rsidR="00E868F4" w:rsidRPr="00347ED6" w:rsidRDefault="00000000" w:rsidP="008C1564">
            <w:pPr>
              <w:pStyle w:val="tabla"/>
              <w:rPr>
                <w:lang w:val="en-US"/>
              </w:rPr>
            </w:pPr>
            <w:r w:rsidRPr="00347ED6">
              <w:rPr>
                <w:lang w:val="en-US"/>
              </w:rPr>
              <w:t xml:space="preserve">                            android:layout_width="100dp"</w:t>
            </w:r>
          </w:p>
          <w:p w14:paraId="1840DE1E" w14:textId="77777777" w:rsidR="00E868F4" w:rsidRPr="00347ED6" w:rsidRDefault="00000000" w:rsidP="008C1564">
            <w:pPr>
              <w:pStyle w:val="tabla"/>
              <w:rPr>
                <w:lang w:val="en-US"/>
              </w:rPr>
            </w:pPr>
            <w:r w:rsidRPr="00347ED6">
              <w:rPr>
                <w:lang w:val="en-US"/>
              </w:rPr>
              <w:t xml:space="preserve">                            android:layout_height="44dp"</w:t>
            </w:r>
          </w:p>
          <w:p w14:paraId="0B95EE8E" w14:textId="77777777" w:rsidR="00E868F4" w:rsidRPr="00347ED6" w:rsidRDefault="00000000" w:rsidP="008C1564">
            <w:pPr>
              <w:pStyle w:val="tabla"/>
              <w:rPr>
                <w:lang w:val="en-US"/>
              </w:rPr>
            </w:pPr>
            <w:r w:rsidRPr="00347ED6">
              <w:rPr>
                <w:lang w:val="en-US"/>
              </w:rPr>
              <w:t xml:space="preserve">                            android:background="@drawable/edittext_border"</w:t>
            </w:r>
          </w:p>
          <w:p w14:paraId="11ED8645" w14:textId="77777777" w:rsidR="00E868F4" w:rsidRPr="00347ED6" w:rsidRDefault="00000000" w:rsidP="008C1564">
            <w:pPr>
              <w:pStyle w:val="tabla"/>
              <w:rPr>
                <w:lang w:val="en-US"/>
              </w:rPr>
            </w:pPr>
            <w:r w:rsidRPr="00347ED6">
              <w:rPr>
                <w:lang w:val="en-US"/>
              </w:rPr>
              <w:t xml:space="preserve">                            android:gravity="center"</w:t>
            </w:r>
          </w:p>
          <w:p w14:paraId="6044BFE2" w14:textId="77777777" w:rsidR="00E868F4" w:rsidRPr="00347ED6" w:rsidRDefault="00000000" w:rsidP="008C1564">
            <w:pPr>
              <w:pStyle w:val="tabla"/>
              <w:rPr>
                <w:lang w:val="en-US"/>
              </w:rPr>
            </w:pPr>
            <w:r w:rsidRPr="00347ED6">
              <w:rPr>
                <w:lang w:val="en-US"/>
              </w:rPr>
              <w:t xml:space="preserve">                            android:hint="1.0"</w:t>
            </w:r>
          </w:p>
          <w:p w14:paraId="4882317E" w14:textId="77777777" w:rsidR="00E868F4" w:rsidRPr="00347ED6" w:rsidRDefault="00000000" w:rsidP="008C1564">
            <w:pPr>
              <w:pStyle w:val="tabla"/>
              <w:rPr>
                <w:lang w:val="en-US"/>
              </w:rPr>
            </w:pPr>
            <w:r w:rsidRPr="00347ED6">
              <w:rPr>
                <w:lang w:val="en-US"/>
              </w:rPr>
              <w:t xml:space="preserve">                            android:inputType="numberDecimal"</w:t>
            </w:r>
          </w:p>
          <w:p w14:paraId="45B19A4C" w14:textId="77777777" w:rsidR="00E868F4" w:rsidRPr="00347ED6" w:rsidRDefault="00000000" w:rsidP="008C1564">
            <w:pPr>
              <w:pStyle w:val="tabla"/>
              <w:rPr>
                <w:lang w:val="en-US"/>
              </w:rPr>
            </w:pPr>
            <w:r w:rsidRPr="00347ED6">
              <w:rPr>
                <w:lang w:val="en-US"/>
              </w:rPr>
              <w:t xml:space="preserve">                            android:paddingHorizontal="8dp"</w:t>
            </w:r>
          </w:p>
          <w:p w14:paraId="49792230" w14:textId="77777777" w:rsidR="00E868F4" w:rsidRPr="00347ED6" w:rsidRDefault="00000000" w:rsidP="008C1564">
            <w:pPr>
              <w:pStyle w:val="tabla"/>
              <w:rPr>
                <w:lang w:val="en-US"/>
              </w:rPr>
            </w:pPr>
            <w:r w:rsidRPr="00347ED6">
              <w:rPr>
                <w:lang w:val="en-US"/>
              </w:rPr>
              <w:t xml:space="preserve">                            android:text="1.0"</w:t>
            </w:r>
          </w:p>
          <w:p w14:paraId="47215757" w14:textId="77777777" w:rsidR="00E868F4" w:rsidRPr="00347ED6" w:rsidRDefault="00000000" w:rsidP="008C1564">
            <w:pPr>
              <w:pStyle w:val="tabla"/>
              <w:rPr>
                <w:lang w:val="en-US"/>
              </w:rPr>
            </w:pPr>
            <w:r w:rsidRPr="00347ED6">
              <w:rPr>
                <w:lang w:val="en-US"/>
              </w:rPr>
              <w:t xml:space="preserve">                            android:textSize="15sp" /&gt;</w:t>
            </w:r>
          </w:p>
          <w:p w14:paraId="65207E84" w14:textId="77777777" w:rsidR="00E868F4" w:rsidRPr="00347ED6" w:rsidRDefault="00000000" w:rsidP="008C1564">
            <w:pPr>
              <w:pStyle w:val="tabla"/>
              <w:rPr>
                <w:lang w:val="en-US"/>
              </w:rPr>
            </w:pPr>
            <w:r w:rsidRPr="00347ED6">
              <w:rPr>
                <w:lang w:val="en-US"/>
              </w:rPr>
              <w:t xml:space="preserve">                    &lt;/LinearLayout&gt;</w:t>
            </w:r>
          </w:p>
          <w:p w14:paraId="2AA28CF5" w14:textId="77777777" w:rsidR="00E868F4" w:rsidRPr="00347ED6" w:rsidRDefault="00E868F4" w:rsidP="008C1564">
            <w:pPr>
              <w:pStyle w:val="tabla"/>
              <w:rPr>
                <w:lang w:val="en-US"/>
              </w:rPr>
            </w:pPr>
          </w:p>
          <w:p w14:paraId="39066846" w14:textId="77777777" w:rsidR="00E868F4" w:rsidRPr="00347ED6" w:rsidRDefault="00000000" w:rsidP="008C1564">
            <w:pPr>
              <w:pStyle w:val="tabla"/>
              <w:rPr>
                <w:lang w:val="en-US"/>
              </w:rPr>
            </w:pPr>
            <w:r w:rsidRPr="00347ED6">
              <w:rPr>
                <w:lang w:val="en-US"/>
              </w:rPr>
              <w:t xml:space="preserve">                    &lt;!-- Fila 2: undInit  a  undFinal --&gt;</w:t>
            </w:r>
          </w:p>
          <w:p w14:paraId="45DB1408" w14:textId="77777777" w:rsidR="00E868F4" w:rsidRPr="00347ED6" w:rsidRDefault="00000000" w:rsidP="008C1564">
            <w:pPr>
              <w:pStyle w:val="tabla"/>
              <w:rPr>
                <w:lang w:val="en-US"/>
              </w:rPr>
            </w:pPr>
            <w:r w:rsidRPr="00347ED6">
              <w:rPr>
                <w:lang w:val="en-US"/>
              </w:rPr>
              <w:t xml:space="preserve">                    &lt;LinearLayout</w:t>
            </w:r>
          </w:p>
          <w:p w14:paraId="009C3F24" w14:textId="77777777" w:rsidR="00E868F4" w:rsidRPr="00347ED6" w:rsidRDefault="00000000" w:rsidP="008C1564">
            <w:pPr>
              <w:pStyle w:val="tabla"/>
              <w:rPr>
                <w:lang w:val="en-US"/>
              </w:rPr>
            </w:pPr>
            <w:r w:rsidRPr="00347ED6">
              <w:rPr>
                <w:lang w:val="en-US"/>
              </w:rPr>
              <w:t xml:space="preserve">                        android:layout_width="match_parent"</w:t>
            </w:r>
          </w:p>
          <w:p w14:paraId="052EFF74" w14:textId="77777777" w:rsidR="00E868F4" w:rsidRPr="00347ED6" w:rsidRDefault="00000000" w:rsidP="008C1564">
            <w:pPr>
              <w:pStyle w:val="tabla"/>
              <w:rPr>
                <w:lang w:val="en-US"/>
              </w:rPr>
            </w:pPr>
            <w:r w:rsidRPr="00347ED6">
              <w:rPr>
                <w:lang w:val="en-US"/>
              </w:rPr>
              <w:t xml:space="preserve">                        android:layout_height="wrap_content"</w:t>
            </w:r>
          </w:p>
          <w:p w14:paraId="770AC188" w14:textId="77777777" w:rsidR="00E868F4" w:rsidRPr="00347ED6" w:rsidRDefault="00000000" w:rsidP="008C1564">
            <w:pPr>
              <w:pStyle w:val="tabla"/>
              <w:rPr>
                <w:lang w:val="en-US"/>
              </w:rPr>
            </w:pPr>
            <w:r w:rsidRPr="00347ED6">
              <w:rPr>
                <w:lang w:val="en-US"/>
              </w:rPr>
              <w:t xml:space="preserve">                        android:layout_marginBottom="16dp"</w:t>
            </w:r>
          </w:p>
          <w:p w14:paraId="72AF732D" w14:textId="77777777" w:rsidR="00E868F4" w:rsidRPr="00347ED6" w:rsidRDefault="00000000" w:rsidP="008C1564">
            <w:pPr>
              <w:pStyle w:val="tabla"/>
              <w:rPr>
                <w:lang w:val="en-US"/>
              </w:rPr>
            </w:pPr>
            <w:r w:rsidRPr="00347ED6">
              <w:rPr>
                <w:lang w:val="en-US"/>
              </w:rPr>
              <w:t xml:space="preserve">                        android:gravity="center_vertical"</w:t>
            </w:r>
          </w:p>
          <w:p w14:paraId="4FE26E2C" w14:textId="77777777" w:rsidR="00E868F4" w:rsidRPr="00347ED6" w:rsidRDefault="00000000" w:rsidP="008C1564">
            <w:pPr>
              <w:pStyle w:val="tabla"/>
              <w:rPr>
                <w:lang w:val="en-US"/>
              </w:rPr>
            </w:pPr>
            <w:r w:rsidRPr="00347ED6">
              <w:rPr>
                <w:lang w:val="en-US"/>
              </w:rPr>
              <w:t xml:space="preserve">                        android:orientation="horizontal"&gt;</w:t>
            </w:r>
          </w:p>
          <w:p w14:paraId="3CA96C52" w14:textId="77777777" w:rsidR="00E868F4" w:rsidRPr="00347ED6" w:rsidRDefault="00E868F4" w:rsidP="008C1564">
            <w:pPr>
              <w:pStyle w:val="tabla"/>
              <w:rPr>
                <w:lang w:val="en-US"/>
              </w:rPr>
            </w:pPr>
          </w:p>
          <w:p w14:paraId="4AAD5390" w14:textId="77777777" w:rsidR="00E868F4" w:rsidRPr="00347ED6" w:rsidRDefault="00000000" w:rsidP="008C1564">
            <w:pPr>
              <w:pStyle w:val="tabla"/>
              <w:rPr>
                <w:lang w:val="en-US"/>
              </w:rPr>
            </w:pPr>
            <w:r w:rsidRPr="00347ED6">
              <w:rPr>
                <w:lang w:val="en-US"/>
              </w:rPr>
              <w:t xml:space="preserve">                        &lt;Spinner</w:t>
            </w:r>
          </w:p>
          <w:p w14:paraId="766BA9FB" w14:textId="77777777" w:rsidR="00E868F4" w:rsidRPr="00347ED6" w:rsidRDefault="00000000" w:rsidP="008C1564">
            <w:pPr>
              <w:pStyle w:val="tabla"/>
              <w:rPr>
                <w:lang w:val="en-US"/>
              </w:rPr>
            </w:pPr>
            <w:r w:rsidRPr="00347ED6">
              <w:rPr>
                <w:lang w:val="en-US"/>
              </w:rPr>
              <w:t xml:space="preserve">                            android:id="@+id/spnUndInit"</w:t>
            </w:r>
          </w:p>
          <w:p w14:paraId="1B64E6E4" w14:textId="77777777" w:rsidR="00E868F4" w:rsidRPr="00347ED6" w:rsidRDefault="00000000" w:rsidP="008C1564">
            <w:pPr>
              <w:pStyle w:val="tabla"/>
              <w:rPr>
                <w:lang w:val="en-US"/>
              </w:rPr>
            </w:pPr>
            <w:r w:rsidRPr="00347ED6">
              <w:rPr>
                <w:lang w:val="en-US"/>
              </w:rPr>
              <w:lastRenderedPageBreak/>
              <w:t xml:space="preserve">                            android:layout_width="0dp"</w:t>
            </w:r>
          </w:p>
          <w:p w14:paraId="08FA711A" w14:textId="77777777" w:rsidR="00E868F4" w:rsidRPr="00347ED6" w:rsidRDefault="00000000" w:rsidP="008C1564">
            <w:pPr>
              <w:pStyle w:val="tabla"/>
              <w:rPr>
                <w:lang w:val="en-US"/>
              </w:rPr>
            </w:pPr>
            <w:r w:rsidRPr="00347ED6">
              <w:rPr>
                <w:lang w:val="en-US"/>
              </w:rPr>
              <w:t xml:space="preserve">                            android:layout_height="44dp"</w:t>
            </w:r>
          </w:p>
          <w:p w14:paraId="0AD1B5BC" w14:textId="77777777" w:rsidR="00E868F4" w:rsidRPr="00347ED6" w:rsidRDefault="00000000" w:rsidP="008C1564">
            <w:pPr>
              <w:pStyle w:val="tabla"/>
              <w:rPr>
                <w:lang w:val="en-US"/>
              </w:rPr>
            </w:pPr>
            <w:r w:rsidRPr="00347ED6">
              <w:rPr>
                <w:lang w:val="en-US"/>
              </w:rPr>
              <w:t xml:space="preserve">                            android:layout_weight="1"</w:t>
            </w:r>
          </w:p>
          <w:p w14:paraId="2A35A51F" w14:textId="77777777" w:rsidR="00E868F4" w:rsidRPr="00347ED6" w:rsidRDefault="00000000" w:rsidP="008C1564">
            <w:pPr>
              <w:pStyle w:val="tabla"/>
              <w:rPr>
                <w:lang w:val="en-US"/>
              </w:rPr>
            </w:pPr>
            <w:r w:rsidRPr="00347ED6">
              <w:rPr>
                <w:lang w:val="en-US"/>
              </w:rPr>
              <w:t xml:space="preserve">                            android:background="@drawable/edittext_border" /&gt;</w:t>
            </w:r>
          </w:p>
          <w:p w14:paraId="670C5619" w14:textId="77777777" w:rsidR="00E868F4" w:rsidRPr="00347ED6" w:rsidRDefault="00E868F4" w:rsidP="008C1564">
            <w:pPr>
              <w:pStyle w:val="tabla"/>
              <w:rPr>
                <w:lang w:val="en-US"/>
              </w:rPr>
            </w:pPr>
          </w:p>
          <w:p w14:paraId="5F4FF3FE" w14:textId="77777777" w:rsidR="00E868F4" w:rsidRPr="00347ED6" w:rsidRDefault="00000000" w:rsidP="008C1564">
            <w:pPr>
              <w:pStyle w:val="tabla"/>
              <w:rPr>
                <w:lang w:val="en-US"/>
              </w:rPr>
            </w:pPr>
            <w:r w:rsidRPr="00347ED6">
              <w:rPr>
                <w:lang w:val="en-US"/>
              </w:rPr>
              <w:t xml:space="preserve">                        &lt;TextView</w:t>
            </w:r>
          </w:p>
          <w:p w14:paraId="19503B3B" w14:textId="77777777" w:rsidR="00E868F4" w:rsidRPr="00347ED6" w:rsidRDefault="00000000" w:rsidP="008C1564">
            <w:pPr>
              <w:pStyle w:val="tabla"/>
              <w:rPr>
                <w:lang w:val="en-US"/>
              </w:rPr>
            </w:pPr>
            <w:r w:rsidRPr="00347ED6">
              <w:rPr>
                <w:lang w:val="en-US"/>
              </w:rPr>
              <w:t xml:space="preserve">                            android:layout_width="wrap_content"</w:t>
            </w:r>
          </w:p>
          <w:p w14:paraId="35FD05C0" w14:textId="77777777" w:rsidR="00E868F4" w:rsidRPr="00347ED6" w:rsidRDefault="00000000" w:rsidP="008C1564">
            <w:pPr>
              <w:pStyle w:val="tabla"/>
              <w:rPr>
                <w:lang w:val="en-US"/>
              </w:rPr>
            </w:pPr>
            <w:r w:rsidRPr="00347ED6">
              <w:rPr>
                <w:lang w:val="en-US"/>
              </w:rPr>
              <w:t xml:space="preserve">                            android:layout_height="wrap_content"</w:t>
            </w:r>
          </w:p>
          <w:p w14:paraId="46D25CE2" w14:textId="77777777" w:rsidR="00E868F4" w:rsidRPr="00347ED6" w:rsidRDefault="00000000" w:rsidP="008C1564">
            <w:pPr>
              <w:pStyle w:val="tabla"/>
              <w:rPr>
                <w:lang w:val="en-US"/>
              </w:rPr>
            </w:pPr>
            <w:r w:rsidRPr="00347ED6">
              <w:rPr>
                <w:lang w:val="en-US"/>
              </w:rPr>
              <w:t xml:space="preserve">                            android:layout_marginHorizontal="10dp"</w:t>
            </w:r>
          </w:p>
          <w:p w14:paraId="0F42248B" w14:textId="77777777" w:rsidR="00E868F4" w:rsidRPr="00347ED6" w:rsidRDefault="00000000" w:rsidP="008C1564">
            <w:pPr>
              <w:pStyle w:val="tabla"/>
              <w:rPr>
                <w:lang w:val="en-US"/>
              </w:rPr>
            </w:pPr>
            <w:r w:rsidRPr="00347ED6">
              <w:rPr>
                <w:lang w:val="en-US"/>
              </w:rPr>
              <w:t xml:space="preserve">                            android:text="@string/prompt_a"</w:t>
            </w:r>
          </w:p>
          <w:p w14:paraId="7780A52F" w14:textId="77777777" w:rsidR="00E868F4" w:rsidRPr="00347ED6" w:rsidRDefault="00000000" w:rsidP="008C1564">
            <w:pPr>
              <w:pStyle w:val="tabla"/>
              <w:rPr>
                <w:lang w:val="en-US"/>
              </w:rPr>
            </w:pPr>
            <w:r w:rsidRPr="00347ED6">
              <w:rPr>
                <w:lang w:val="en-US"/>
              </w:rPr>
              <w:t xml:space="preserve">                            android:textColor="@color/text_secondary"</w:t>
            </w:r>
          </w:p>
          <w:p w14:paraId="1D4E0139" w14:textId="77777777" w:rsidR="00E868F4" w:rsidRPr="00347ED6" w:rsidRDefault="00000000" w:rsidP="008C1564">
            <w:pPr>
              <w:pStyle w:val="tabla"/>
              <w:rPr>
                <w:lang w:val="en-US"/>
              </w:rPr>
            </w:pPr>
            <w:r w:rsidRPr="00347ED6">
              <w:rPr>
                <w:lang w:val="en-US"/>
              </w:rPr>
              <w:t xml:space="preserve">                            android:textSize="18sp"</w:t>
            </w:r>
          </w:p>
          <w:p w14:paraId="5491B901" w14:textId="77777777" w:rsidR="00E868F4" w:rsidRPr="00347ED6" w:rsidRDefault="00000000" w:rsidP="008C1564">
            <w:pPr>
              <w:pStyle w:val="tabla"/>
              <w:rPr>
                <w:lang w:val="en-US"/>
              </w:rPr>
            </w:pPr>
            <w:r w:rsidRPr="00347ED6">
              <w:rPr>
                <w:lang w:val="en-US"/>
              </w:rPr>
              <w:t xml:space="preserve">                            android:textStyle="bold" /&gt;</w:t>
            </w:r>
          </w:p>
          <w:p w14:paraId="75733845" w14:textId="77777777" w:rsidR="00E868F4" w:rsidRPr="00347ED6" w:rsidRDefault="00E868F4" w:rsidP="008C1564">
            <w:pPr>
              <w:pStyle w:val="tabla"/>
              <w:rPr>
                <w:lang w:val="en-US"/>
              </w:rPr>
            </w:pPr>
          </w:p>
          <w:p w14:paraId="6042B842" w14:textId="77777777" w:rsidR="00E868F4" w:rsidRPr="00347ED6" w:rsidRDefault="00000000" w:rsidP="008C1564">
            <w:pPr>
              <w:pStyle w:val="tabla"/>
              <w:rPr>
                <w:lang w:val="en-US"/>
              </w:rPr>
            </w:pPr>
            <w:r w:rsidRPr="00347ED6">
              <w:rPr>
                <w:lang w:val="en-US"/>
              </w:rPr>
              <w:t xml:space="preserve">                        &lt;Spinner</w:t>
            </w:r>
          </w:p>
          <w:p w14:paraId="7AA3AC4A" w14:textId="77777777" w:rsidR="00E868F4" w:rsidRPr="00347ED6" w:rsidRDefault="00000000" w:rsidP="008C1564">
            <w:pPr>
              <w:pStyle w:val="tabla"/>
              <w:rPr>
                <w:lang w:val="en-US"/>
              </w:rPr>
            </w:pPr>
            <w:r w:rsidRPr="00347ED6">
              <w:rPr>
                <w:lang w:val="en-US"/>
              </w:rPr>
              <w:t xml:space="preserve">                            android:id="@+id/spnUndFinal"</w:t>
            </w:r>
          </w:p>
          <w:p w14:paraId="74159DCC" w14:textId="77777777" w:rsidR="00E868F4" w:rsidRPr="00347ED6" w:rsidRDefault="00000000" w:rsidP="008C1564">
            <w:pPr>
              <w:pStyle w:val="tabla"/>
              <w:rPr>
                <w:lang w:val="en-US"/>
              </w:rPr>
            </w:pPr>
            <w:r w:rsidRPr="00347ED6">
              <w:rPr>
                <w:lang w:val="en-US"/>
              </w:rPr>
              <w:t xml:space="preserve">                            android:layout_width="0dp"</w:t>
            </w:r>
          </w:p>
          <w:p w14:paraId="7C539251" w14:textId="77777777" w:rsidR="00E868F4" w:rsidRPr="00347ED6" w:rsidRDefault="00000000" w:rsidP="008C1564">
            <w:pPr>
              <w:pStyle w:val="tabla"/>
              <w:rPr>
                <w:lang w:val="en-US"/>
              </w:rPr>
            </w:pPr>
            <w:r w:rsidRPr="00347ED6">
              <w:rPr>
                <w:lang w:val="en-US"/>
              </w:rPr>
              <w:t xml:space="preserve">                            android:layout_height="44dp"</w:t>
            </w:r>
          </w:p>
          <w:p w14:paraId="2D212D54" w14:textId="77777777" w:rsidR="00E868F4" w:rsidRPr="00347ED6" w:rsidRDefault="00000000" w:rsidP="008C1564">
            <w:pPr>
              <w:pStyle w:val="tabla"/>
              <w:rPr>
                <w:lang w:val="en-US"/>
              </w:rPr>
            </w:pPr>
            <w:r w:rsidRPr="00347ED6">
              <w:rPr>
                <w:lang w:val="en-US"/>
              </w:rPr>
              <w:t xml:space="preserve">                            android:layout_weight="1"</w:t>
            </w:r>
          </w:p>
          <w:p w14:paraId="6CD4CBC0" w14:textId="77777777" w:rsidR="00E868F4" w:rsidRPr="00347ED6" w:rsidRDefault="00000000" w:rsidP="008C1564">
            <w:pPr>
              <w:pStyle w:val="tabla"/>
              <w:rPr>
                <w:lang w:val="en-US"/>
              </w:rPr>
            </w:pPr>
            <w:r w:rsidRPr="00347ED6">
              <w:rPr>
                <w:lang w:val="en-US"/>
              </w:rPr>
              <w:t xml:space="preserve">                            android:background="@drawable/edittext_border" /&gt;</w:t>
            </w:r>
          </w:p>
          <w:p w14:paraId="3A997598" w14:textId="77777777" w:rsidR="00E868F4" w:rsidRPr="00347ED6" w:rsidRDefault="00000000" w:rsidP="008C1564">
            <w:pPr>
              <w:pStyle w:val="tabla"/>
              <w:rPr>
                <w:lang w:val="en-US"/>
              </w:rPr>
            </w:pPr>
            <w:r w:rsidRPr="00347ED6">
              <w:rPr>
                <w:lang w:val="en-US"/>
              </w:rPr>
              <w:t xml:space="preserve">                    &lt;/LinearLayout&gt;</w:t>
            </w:r>
          </w:p>
          <w:p w14:paraId="2C4110FA" w14:textId="77777777" w:rsidR="00E868F4" w:rsidRPr="00347ED6" w:rsidRDefault="00E868F4" w:rsidP="008C1564">
            <w:pPr>
              <w:pStyle w:val="tabla"/>
              <w:rPr>
                <w:lang w:val="en-US"/>
              </w:rPr>
            </w:pPr>
          </w:p>
          <w:p w14:paraId="5735089B" w14:textId="77777777" w:rsidR="00E868F4" w:rsidRPr="00347ED6" w:rsidRDefault="00000000" w:rsidP="008C1564">
            <w:pPr>
              <w:pStyle w:val="tabla"/>
              <w:rPr>
                <w:lang w:val="en-US"/>
              </w:rPr>
            </w:pPr>
            <w:r w:rsidRPr="00347ED6">
              <w:rPr>
                <w:lang w:val="en-US"/>
              </w:rPr>
              <w:t xml:space="preserve">                    &lt;!-- BotÃ³n Convertir --&gt;</w:t>
            </w:r>
          </w:p>
          <w:p w14:paraId="28980E95" w14:textId="77777777" w:rsidR="00E868F4" w:rsidRPr="00347ED6" w:rsidRDefault="00000000" w:rsidP="008C1564">
            <w:pPr>
              <w:pStyle w:val="tabla"/>
              <w:rPr>
                <w:lang w:val="en-US"/>
              </w:rPr>
            </w:pPr>
            <w:r w:rsidRPr="00347ED6">
              <w:rPr>
                <w:lang w:val="en-US"/>
              </w:rPr>
              <w:t xml:space="preserve">                    &lt;Button</w:t>
            </w:r>
          </w:p>
          <w:p w14:paraId="6C742FA9" w14:textId="77777777" w:rsidR="00E868F4" w:rsidRPr="00347ED6" w:rsidRDefault="00000000" w:rsidP="008C1564">
            <w:pPr>
              <w:pStyle w:val="tabla"/>
              <w:rPr>
                <w:lang w:val="en-US"/>
              </w:rPr>
            </w:pPr>
            <w:r w:rsidRPr="00347ED6">
              <w:rPr>
                <w:lang w:val="en-US"/>
              </w:rPr>
              <w:t xml:space="preserve">                        android:id="@+id/btnConvertir"</w:t>
            </w:r>
          </w:p>
          <w:p w14:paraId="405555D0" w14:textId="77777777" w:rsidR="00E868F4" w:rsidRPr="00347ED6" w:rsidRDefault="00000000" w:rsidP="008C1564">
            <w:pPr>
              <w:pStyle w:val="tabla"/>
              <w:rPr>
                <w:lang w:val="en-US"/>
              </w:rPr>
            </w:pPr>
            <w:r w:rsidRPr="00347ED6">
              <w:rPr>
                <w:lang w:val="en-US"/>
              </w:rPr>
              <w:t xml:space="preserve">                        android:layout_width="match_parent"</w:t>
            </w:r>
          </w:p>
          <w:p w14:paraId="24C9EA4D" w14:textId="77777777" w:rsidR="00E868F4" w:rsidRPr="00347ED6" w:rsidRDefault="00000000" w:rsidP="008C1564">
            <w:pPr>
              <w:pStyle w:val="tabla"/>
              <w:rPr>
                <w:lang w:val="en-US"/>
              </w:rPr>
            </w:pPr>
            <w:r w:rsidRPr="00347ED6">
              <w:rPr>
                <w:lang w:val="en-US"/>
              </w:rPr>
              <w:t xml:space="preserve">                        android:layout_height="48dp"</w:t>
            </w:r>
          </w:p>
          <w:p w14:paraId="712E485D" w14:textId="77777777" w:rsidR="00E868F4" w:rsidRPr="00347ED6" w:rsidRDefault="00000000" w:rsidP="008C1564">
            <w:pPr>
              <w:pStyle w:val="tabla"/>
              <w:rPr>
                <w:lang w:val="en-US"/>
              </w:rPr>
            </w:pPr>
            <w:r w:rsidRPr="00347ED6">
              <w:rPr>
                <w:lang w:val="en-US"/>
              </w:rPr>
              <w:t xml:space="preserve">                        android:layout_marginBottom="24dp"</w:t>
            </w:r>
          </w:p>
          <w:p w14:paraId="179B0110" w14:textId="77777777" w:rsidR="00E868F4" w:rsidRPr="00347ED6" w:rsidRDefault="00000000" w:rsidP="008C1564">
            <w:pPr>
              <w:pStyle w:val="tabla"/>
              <w:rPr>
                <w:lang w:val="en-US"/>
              </w:rPr>
            </w:pPr>
            <w:r w:rsidRPr="00347ED6">
              <w:rPr>
                <w:lang w:val="en-US"/>
              </w:rPr>
              <w:t xml:space="preserve">                        android:backgroundTint="@color/primary"</w:t>
            </w:r>
          </w:p>
          <w:p w14:paraId="30847E3B" w14:textId="77777777" w:rsidR="00E868F4" w:rsidRPr="00347ED6" w:rsidRDefault="00000000" w:rsidP="008C1564">
            <w:pPr>
              <w:pStyle w:val="tabla"/>
              <w:rPr>
                <w:lang w:val="en-US"/>
              </w:rPr>
            </w:pPr>
            <w:r w:rsidRPr="00347ED6">
              <w:rPr>
                <w:lang w:val="en-US"/>
              </w:rPr>
              <w:t xml:space="preserve">                        android:text="@string/btn_convertir"</w:t>
            </w:r>
          </w:p>
          <w:p w14:paraId="65EB78D8" w14:textId="77777777" w:rsidR="00E868F4" w:rsidRPr="00347ED6" w:rsidRDefault="00000000" w:rsidP="008C1564">
            <w:pPr>
              <w:pStyle w:val="tabla"/>
              <w:rPr>
                <w:lang w:val="en-US"/>
              </w:rPr>
            </w:pPr>
            <w:r w:rsidRPr="00347ED6">
              <w:rPr>
                <w:lang w:val="en-US"/>
              </w:rPr>
              <w:t xml:space="preserve">                        android:textAllCaps="false"</w:t>
            </w:r>
          </w:p>
          <w:p w14:paraId="1587E763" w14:textId="77777777" w:rsidR="00E868F4" w:rsidRPr="00347ED6" w:rsidRDefault="00000000" w:rsidP="008C1564">
            <w:pPr>
              <w:pStyle w:val="tabla"/>
              <w:rPr>
                <w:lang w:val="en-US"/>
              </w:rPr>
            </w:pPr>
            <w:r w:rsidRPr="00347ED6">
              <w:rPr>
                <w:lang w:val="en-US"/>
              </w:rPr>
              <w:t xml:space="preserve">                        android:textColor="@color/card_bg"</w:t>
            </w:r>
          </w:p>
          <w:p w14:paraId="19C4908B" w14:textId="77777777" w:rsidR="00E868F4" w:rsidRPr="00347ED6" w:rsidRDefault="00000000" w:rsidP="008C1564">
            <w:pPr>
              <w:pStyle w:val="tabla"/>
              <w:rPr>
                <w:lang w:val="en-US"/>
              </w:rPr>
            </w:pPr>
            <w:r w:rsidRPr="00347ED6">
              <w:rPr>
                <w:lang w:val="en-US"/>
              </w:rPr>
              <w:t xml:space="preserve">                        android:textSize="15sp"</w:t>
            </w:r>
          </w:p>
          <w:p w14:paraId="24E9D43A" w14:textId="77777777" w:rsidR="00E868F4" w:rsidRPr="00347ED6" w:rsidRDefault="00000000" w:rsidP="008C1564">
            <w:pPr>
              <w:pStyle w:val="tabla"/>
              <w:rPr>
                <w:lang w:val="en-US"/>
              </w:rPr>
            </w:pPr>
            <w:r w:rsidRPr="00347ED6">
              <w:rPr>
                <w:lang w:val="en-US"/>
              </w:rPr>
              <w:t xml:space="preserve">                        android:textStyle="bold" /&gt;</w:t>
            </w:r>
          </w:p>
          <w:p w14:paraId="397F8399" w14:textId="77777777" w:rsidR="00E868F4" w:rsidRPr="00347ED6" w:rsidRDefault="00E868F4" w:rsidP="008C1564">
            <w:pPr>
              <w:pStyle w:val="tabla"/>
              <w:rPr>
                <w:lang w:val="en-US"/>
              </w:rPr>
            </w:pPr>
          </w:p>
          <w:p w14:paraId="6BE845D8" w14:textId="77777777" w:rsidR="00E868F4" w:rsidRPr="00347ED6" w:rsidRDefault="00000000" w:rsidP="008C1564">
            <w:pPr>
              <w:pStyle w:val="tabla"/>
              <w:rPr>
                <w:lang w:val="en-US"/>
              </w:rPr>
            </w:pPr>
            <w:r w:rsidRPr="00347ED6">
              <w:rPr>
                <w:lang w:val="en-US"/>
              </w:rPr>
              <w:t xml:space="preserve">                    &lt;!-- Fila 3: Resultado: [ conversionResultado ] --&gt;</w:t>
            </w:r>
          </w:p>
          <w:p w14:paraId="48CC5153" w14:textId="77777777" w:rsidR="00E868F4" w:rsidRPr="00347ED6" w:rsidRDefault="00000000" w:rsidP="008C1564">
            <w:pPr>
              <w:pStyle w:val="tabla"/>
              <w:rPr>
                <w:lang w:val="en-US"/>
              </w:rPr>
            </w:pPr>
            <w:r w:rsidRPr="00347ED6">
              <w:rPr>
                <w:lang w:val="en-US"/>
              </w:rPr>
              <w:t xml:space="preserve">                    &lt;LinearLayout</w:t>
            </w:r>
          </w:p>
          <w:p w14:paraId="6158BFAE" w14:textId="77777777" w:rsidR="00E868F4" w:rsidRPr="00347ED6" w:rsidRDefault="00000000" w:rsidP="008C1564">
            <w:pPr>
              <w:pStyle w:val="tabla"/>
              <w:rPr>
                <w:lang w:val="en-US"/>
              </w:rPr>
            </w:pPr>
            <w:r w:rsidRPr="00347ED6">
              <w:rPr>
                <w:lang w:val="en-US"/>
              </w:rPr>
              <w:t xml:space="preserve">                        android:layout_width="match_parent"</w:t>
            </w:r>
          </w:p>
          <w:p w14:paraId="24BE70F2" w14:textId="77777777" w:rsidR="00E868F4" w:rsidRPr="00347ED6" w:rsidRDefault="00000000" w:rsidP="008C1564">
            <w:pPr>
              <w:pStyle w:val="tabla"/>
              <w:rPr>
                <w:lang w:val="en-US"/>
              </w:rPr>
            </w:pPr>
            <w:r w:rsidRPr="00347ED6">
              <w:rPr>
                <w:lang w:val="en-US"/>
              </w:rPr>
              <w:t xml:space="preserve">                        android:layout_height="wrap_content"</w:t>
            </w:r>
          </w:p>
          <w:p w14:paraId="38FFBB9F" w14:textId="77777777" w:rsidR="00E868F4" w:rsidRPr="00347ED6" w:rsidRDefault="00000000" w:rsidP="008C1564">
            <w:pPr>
              <w:pStyle w:val="tabla"/>
              <w:rPr>
                <w:lang w:val="en-US"/>
              </w:rPr>
            </w:pPr>
            <w:r w:rsidRPr="00347ED6">
              <w:rPr>
                <w:lang w:val="en-US"/>
              </w:rPr>
              <w:t xml:space="preserve">                        android:background="@drawable/edittext_border"</w:t>
            </w:r>
          </w:p>
          <w:p w14:paraId="45CD9615" w14:textId="77777777" w:rsidR="00E868F4" w:rsidRPr="00347ED6" w:rsidRDefault="00000000" w:rsidP="008C1564">
            <w:pPr>
              <w:pStyle w:val="tabla"/>
              <w:rPr>
                <w:lang w:val="en-US"/>
              </w:rPr>
            </w:pPr>
            <w:r w:rsidRPr="00347ED6">
              <w:rPr>
                <w:lang w:val="en-US"/>
              </w:rPr>
              <w:t xml:space="preserve">                        android:gravity="center_vertical"</w:t>
            </w:r>
          </w:p>
          <w:p w14:paraId="7B037CDD" w14:textId="77777777" w:rsidR="00E868F4" w:rsidRPr="00347ED6" w:rsidRDefault="00000000" w:rsidP="008C1564">
            <w:pPr>
              <w:pStyle w:val="tabla"/>
              <w:rPr>
                <w:lang w:val="en-US"/>
              </w:rPr>
            </w:pPr>
            <w:r w:rsidRPr="00347ED6">
              <w:rPr>
                <w:lang w:val="en-US"/>
              </w:rPr>
              <w:t xml:space="preserve">                        android:orientation="horizontal"</w:t>
            </w:r>
          </w:p>
          <w:p w14:paraId="4FDA374D" w14:textId="77777777" w:rsidR="00E868F4" w:rsidRPr="00347ED6" w:rsidRDefault="00000000" w:rsidP="008C1564">
            <w:pPr>
              <w:pStyle w:val="tabla"/>
              <w:rPr>
                <w:lang w:val="en-US"/>
              </w:rPr>
            </w:pPr>
            <w:r w:rsidRPr="00347ED6">
              <w:rPr>
                <w:lang w:val="en-US"/>
              </w:rPr>
              <w:t xml:space="preserve">                        android:padding="16dp"&gt;</w:t>
            </w:r>
          </w:p>
          <w:p w14:paraId="0188591F" w14:textId="77777777" w:rsidR="00E868F4" w:rsidRPr="00347ED6" w:rsidRDefault="00E868F4" w:rsidP="008C1564">
            <w:pPr>
              <w:pStyle w:val="tabla"/>
              <w:rPr>
                <w:lang w:val="en-US"/>
              </w:rPr>
            </w:pPr>
          </w:p>
          <w:p w14:paraId="66CFAD10" w14:textId="77777777" w:rsidR="00E868F4" w:rsidRPr="00347ED6" w:rsidRDefault="00000000" w:rsidP="008C1564">
            <w:pPr>
              <w:pStyle w:val="tabla"/>
              <w:rPr>
                <w:lang w:val="en-US"/>
              </w:rPr>
            </w:pPr>
            <w:r w:rsidRPr="00347ED6">
              <w:rPr>
                <w:lang w:val="en-US"/>
              </w:rPr>
              <w:t xml:space="preserve">                        &lt;TextView</w:t>
            </w:r>
          </w:p>
          <w:p w14:paraId="482F1E7F" w14:textId="77777777" w:rsidR="00E868F4" w:rsidRPr="00347ED6" w:rsidRDefault="00000000" w:rsidP="008C1564">
            <w:pPr>
              <w:pStyle w:val="tabla"/>
              <w:rPr>
                <w:lang w:val="en-US"/>
              </w:rPr>
            </w:pPr>
            <w:r w:rsidRPr="00347ED6">
              <w:rPr>
                <w:lang w:val="en-US"/>
              </w:rPr>
              <w:t xml:space="preserve">                            android:layout_width="wrap_content"</w:t>
            </w:r>
          </w:p>
          <w:p w14:paraId="52B1D1B7" w14:textId="77777777" w:rsidR="00E868F4" w:rsidRPr="00347ED6" w:rsidRDefault="00000000" w:rsidP="008C1564">
            <w:pPr>
              <w:pStyle w:val="tabla"/>
              <w:rPr>
                <w:lang w:val="en-US"/>
              </w:rPr>
            </w:pPr>
            <w:r w:rsidRPr="00347ED6">
              <w:rPr>
                <w:lang w:val="en-US"/>
              </w:rPr>
              <w:t xml:space="preserve">                            android:layout_height="wrap_content"</w:t>
            </w:r>
          </w:p>
          <w:p w14:paraId="0AC742AF" w14:textId="77777777" w:rsidR="00E868F4" w:rsidRPr="00347ED6" w:rsidRDefault="00000000" w:rsidP="008C1564">
            <w:pPr>
              <w:pStyle w:val="tabla"/>
              <w:rPr>
                <w:lang w:val="en-US"/>
              </w:rPr>
            </w:pPr>
            <w:r w:rsidRPr="00347ED6">
              <w:rPr>
                <w:lang w:val="en-US"/>
              </w:rPr>
              <w:t xml:space="preserve">                            android:layout_marginEnd="10dp"</w:t>
            </w:r>
          </w:p>
          <w:p w14:paraId="1955E7F4" w14:textId="77777777" w:rsidR="00E868F4" w:rsidRPr="00347ED6" w:rsidRDefault="00000000" w:rsidP="008C1564">
            <w:pPr>
              <w:pStyle w:val="tabla"/>
              <w:rPr>
                <w:lang w:val="en-US"/>
              </w:rPr>
            </w:pPr>
            <w:r w:rsidRPr="00347ED6">
              <w:rPr>
                <w:lang w:val="en-US"/>
              </w:rPr>
              <w:t xml:space="preserve">                            android:text="@string/label_resultado"</w:t>
            </w:r>
          </w:p>
          <w:p w14:paraId="0FB02DD9" w14:textId="77777777" w:rsidR="00E868F4" w:rsidRPr="00347ED6" w:rsidRDefault="00000000" w:rsidP="008C1564">
            <w:pPr>
              <w:pStyle w:val="tabla"/>
              <w:rPr>
                <w:lang w:val="en-US"/>
              </w:rPr>
            </w:pPr>
            <w:r w:rsidRPr="00347ED6">
              <w:rPr>
                <w:lang w:val="en-US"/>
              </w:rPr>
              <w:t xml:space="preserve">                            android:textColor="@color/text_secondary"</w:t>
            </w:r>
          </w:p>
          <w:p w14:paraId="74DB85C4" w14:textId="77777777" w:rsidR="00E868F4" w:rsidRPr="00347ED6" w:rsidRDefault="00000000" w:rsidP="008C1564">
            <w:pPr>
              <w:pStyle w:val="tabla"/>
              <w:rPr>
                <w:lang w:val="en-US"/>
              </w:rPr>
            </w:pPr>
            <w:r w:rsidRPr="00347ED6">
              <w:rPr>
                <w:lang w:val="en-US"/>
              </w:rPr>
              <w:lastRenderedPageBreak/>
              <w:t xml:space="preserve">                            android:textSize="16sp"</w:t>
            </w:r>
          </w:p>
          <w:p w14:paraId="24A7A94A" w14:textId="77777777" w:rsidR="00E868F4" w:rsidRPr="00347ED6" w:rsidRDefault="00000000" w:rsidP="008C1564">
            <w:pPr>
              <w:pStyle w:val="tabla"/>
              <w:rPr>
                <w:lang w:val="en-US"/>
              </w:rPr>
            </w:pPr>
            <w:r w:rsidRPr="00347ED6">
              <w:rPr>
                <w:lang w:val="en-US"/>
              </w:rPr>
              <w:t xml:space="preserve">                            android:textStyle="bold" /&gt;</w:t>
            </w:r>
          </w:p>
          <w:p w14:paraId="4F1643BD" w14:textId="77777777" w:rsidR="00E868F4" w:rsidRPr="00347ED6" w:rsidRDefault="00E868F4" w:rsidP="008C1564">
            <w:pPr>
              <w:pStyle w:val="tabla"/>
              <w:rPr>
                <w:lang w:val="en-US"/>
              </w:rPr>
            </w:pPr>
          </w:p>
          <w:p w14:paraId="24318AEB" w14:textId="77777777" w:rsidR="00E868F4" w:rsidRPr="00347ED6" w:rsidRDefault="00000000" w:rsidP="008C1564">
            <w:pPr>
              <w:pStyle w:val="tabla"/>
              <w:rPr>
                <w:lang w:val="en-US"/>
              </w:rPr>
            </w:pPr>
            <w:r w:rsidRPr="00347ED6">
              <w:rPr>
                <w:lang w:val="en-US"/>
              </w:rPr>
              <w:t xml:space="preserve">                        &lt;TextView</w:t>
            </w:r>
          </w:p>
          <w:p w14:paraId="1BAB2A5F" w14:textId="77777777" w:rsidR="00E868F4" w:rsidRPr="00347ED6" w:rsidRDefault="00000000" w:rsidP="008C1564">
            <w:pPr>
              <w:pStyle w:val="tabla"/>
              <w:rPr>
                <w:lang w:val="en-US"/>
              </w:rPr>
            </w:pPr>
            <w:r w:rsidRPr="00347ED6">
              <w:rPr>
                <w:lang w:val="en-US"/>
              </w:rPr>
              <w:t xml:space="preserve">                            android:id="@+id/txtResultado"</w:t>
            </w:r>
          </w:p>
          <w:p w14:paraId="10853F8D" w14:textId="77777777" w:rsidR="00E868F4" w:rsidRPr="00347ED6" w:rsidRDefault="00000000" w:rsidP="008C1564">
            <w:pPr>
              <w:pStyle w:val="tabla"/>
              <w:rPr>
                <w:lang w:val="en-US"/>
              </w:rPr>
            </w:pPr>
            <w:r w:rsidRPr="00347ED6">
              <w:rPr>
                <w:lang w:val="en-US"/>
              </w:rPr>
              <w:t xml:space="preserve">                            android:layout_width="wrap_content"</w:t>
            </w:r>
          </w:p>
          <w:p w14:paraId="62E3D12C" w14:textId="77777777" w:rsidR="00E868F4" w:rsidRPr="00347ED6" w:rsidRDefault="00000000" w:rsidP="008C1564">
            <w:pPr>
              <w:pStyle w:val="tabla"/>
              <w:rPr>
                <w:lang w:val="en-US"/>
              </w:rPr>
            </w:pPr>
            <w:r w:rsidRPr="00347ED6">
              <w:rPr>
                <w:lang w:val="en-US"/>
              </w:rPr>
              <w:t xml:space="preserve">                            android:layout_height="wrap_content"</w:t>
            </w:r>
          </w:p>
          <w:p w14:paraId="58DC73BA" w14:textId="77777777" w:rsidR="00E868F4" w:rsidRPr="00347ED6" w:rsidRDefault="00000000" w:rsidP="008C1564">
            <w:pPr>
              <w:pStyle w:val="tabla"/>
              <w:rPr>
                <w:lang w:val="en-US"/>
              </w:rPr>
            </w:pPr>
            <w:r w:rsidRPr="00347ED6">
              <w:rPr>
                <w:lang w:val="en-US"/>
              </w:rPr>
              <w:t xml:space="preserve">                            android:text=""</w:t>
            </w:r>
          </w:p>
          <w:p w14:paraId="1C50923F" w14:textId="77777777" w:rsidR="00E868F4" w:rsidRPr="00347ED6" w:rsidRDefault="00000000" w:rsidP="008C1564">
            <w:pPr>
              <w:pStyle w:val="tabla"/>
              <w:rPr>
                <w:lang w:val="en-US"/>
              </w:rPr>
            </w:pPr>
            <w:r w:rsidRPr="00347ED6">
              <w:rPr>
                <w:lang w:val="en-US"/>
              </w:rPr>
              <w:t xml:space="preserve">                            android:textColor="@color/accent"</w:t>
            </w:r>
          </w:p>
          <w:p w14:paraId="5A072F09" w14:textId="77777777" w:rsidR="00E868F4" w:rsidRPr="00347ED6" w:rsidRDefault="00000000" w:rsidP="008C1564">
            <w:pPr>
              <w:pStyle w:val="tabla"/>
              <w:rPr>
                <w:lang w:val="en-US"/>
              </w:rPr>
            </w:pPr>
            <w:r w:rsidRPr="00347ED6">
              <w:rPr>
                <w:lang w:val="en-US"/>
              </w:rPr>
              <w:t xml:space="preserve">                            android:textSize="18sp"</w:t>
            </w:r>
          </w:p>
          <w:p w14:paraId="60A4564B" w14:textId="77777777" w:rsidR="00E868F4" w:rsidRPr="00347ED6" w:rsidRDefault="00000000" w:rsidP="008C1564">
            <w:pPr>
              <w:pStyle w:val="tabla"/>
              <w:rPr>
                <w:lang w:val="en-US"/>
              </w:rPr>
            </w:pPr>
            <w:r w:rsidRPr="00347ED6">
              <w:rPr>
                <w:lang w:val="en-US"/>
              </w:rPr>
              <w:t xml:space="preserve">                            android:textStyle="bold" /&gt;</w:t>
            </w:r>
          </w:p>
          <w:p w14:paraId="1B8F55E9" w14:textId="77777777" w:rsidR="00E868F4" w:rsidRPr="00347ED6" w:rsidRDefault="00000000" w:rsidP="008C1564">
            <w:pPr>
              <w:pStyle w:val="tabla"/>
              <w:rPr>
                <w:lang w:val="en-US"/>
              </w:rPr>
            </w:pPr>
            <w:r w:rsidRPr="00347ED6">
              <w:rPr>
                <w:lang w:val="en-US"/>
              </w:rPr>
              <w:t xml:space="preserve">                    &lt;/LinearLayout&gt;</w:t>
            </w:r>
          </w:p>
          <w:p w14:paraId="64DF9D3D" w14:textId="77777777" w:rsidR="00E868F4" w:rsidRPr="00347ED6" w:rsidRDefault="00E868F4" w:rsidP="008C1564">
            <w:pPr>
              <w:pStyle w:val="tabla"/>
              <w:rPr>
                <w:lang w:val="en-US"/>
              </w:rPr>
            </w:pPr>
          </w:p>
          <w:p w14:paraId="71A025F1" w14:textId="77777777" w:rsidR="00E868F4" w:rsidRPr="00347ED6" w:rsidRDefault="00000000" w:rsidP="008C1564">
            <w:pPr>
              <w:pStyle w:val="tabla"/>
              <w:rPr>
                <w:lang w:val="en-US"/>
              </w:rPr>
            </w:pPr>
            <w:r w:rsidRPr="00347ED6">
              <w:rPr>
                <w:lang w:val="en-US"/>
              </w:rPr>
              <w:t xml:space="preserve">                &lt;/LinearLayout&gt;</w:t>
            </w:r>
          </w:p>
          <w:p w14:paraId="27DC8743" w14:textId="77777777" w:rsidR="00E868F4" w:rsidRPr="00347ED6" w:rsidRDefault="00000000" w:rsidP="008C1564">
            <w:pPr>
              <w:pStyle w:val="tabla"/>
              <w:rPr>
                <w:lang w:val="en-US"/>
              </w:rPr>
            </w:pPr>
            <w:r w:rsidRPr="00347ED6">
              <w:rPr>
                <w:lang w:val="en-US"/>
              </w:rPr>
              <w:t xml:space="preserve">            &lt;/androidx.cardview.widget.CardView&gt;</w:t>
            </w:r>
          </w:p>
          <w:p w14:paraId="523DE0CB" w14:textId="77777777" w:rsidR="00E868F4" w:rsidRPr="00347ED6" w:rsidRDefault="00E868F4" w:rsidP="008C1564">
            <w:pPr>
              <w:pStyle w:val="tabla"/>
              <w:rPr>
                <w:lang w:val="en-US"/>
              </w:rPr>
            </w:pPr>
          </w:p>
          <w:p w14:paraId="2AE5A237" w14:textId="77777777" w:rsidR="00E868F4" w:rsidRDefault="00000000" w:rsidP="008C1564">
            <w:pPr>
              <w:pStyle w:val="tabla"/>
            </w:pPr>
            <w:r w:rsidRPr="00347ED6">
              <w:rPr>
                <w:lang w:val="en-US"/>
              </w:rPr>
              <w:t xml:space="preserve">        </w:t>
            </w:r>
            <w:r>
              <w:t>&lt;/LinearLayout&gt;</w:t>
            </w:r>
          </w:p>
          <w:p w14:paraId="468CE2FC" w14:textId="77777777" w:rsidR="00E868F4" w:rsidRDefault="00000000" w:rsidP="008C1564">
            <w:pPr>
              <w:pStyle w:val="tabla"/>
            </w:pPr>
            <w:r>
              <w:t xml:space="preserve">    &lt;/ScrollView&gt;</w:t>
            </w:r>
          </w:p>
          <w:p w14:paraId="25ECB092" w14:textId="77777777" w:rsidR="00E868F4" w:rsidRDefault="00E868F4" w:rsidP="008C1564">
            <w:pPr>
              <w:pStyle w:val="tabla"/>
            </w:pPr>
          </w:p>
          <w:p w14:paraId="043E8E69" w14:textId="77777777" w:rsidR="00E868F4" w:rsidRDefault="00000000" w:rsidP="008C1564">
            <w:pPr>
              <w:pStyle w:val="tabla"/>
            </w:pPr>
            <w:r>
              <w:t>&lt;/LinearLayout&gt;</w:t>
            </w:r>
          </w:p>
        </w:tc>
      </w:tr>
    </w:tbl>
    <w:p w14:paraId="218AA616" w14:textId="77777777" w:rsidR="00E868F4" w:rsidRDefault="00000000" w:rsidP="00C47985">
      <w:pPr>
        <w:pStyle w:val="Heading3"/>
      </w:pPr>
      <w:bookmarkStart w:id="243" w:name="h.cmp5"/>
      <w:bookmarkStart w:id="244" w:name="_Toc243933373"/>
      <w:bookmarkEnd w:id="243"/>
      <w:r>
        <w:lastRenderedPageBreak/>
        <w:t>Paso 5: Implementación de Actividades y Controlador Móvil</w:t>
      </w:r>
      <w:bookmarkEnd w:id="244"/>
    </w:p>
    <w:p w14:paraId="5F124D04" w14:textId="77777777" w:rsidR="00E868F4" w:rsidRDefault="00000000" w:rsidP="00C47985">
      <w:r>
        <w:t>LoginView y ConversorView coordinan la interfaz mediante AppControlador:</w:t>
      </w:r>
    </w:p>
    <w:p w14:paraId="5C21870A" w14:textId="77777777" w:rsidR="00E868F4" w:rsidRDefault="00000000" w:rsidP="00C47985">
      <w:pPr>
        <w:pStyle w:val="Heading5"/>
      </w:pPr>
      <w:bookmarkStart w:id="245" w:name="tbl.25"/>
      <w:bookmarkStart w:id="246" w:name="_Toc243926450"/>
      <w:bookmarkStart w:id="247" w:name="_Toc243929219"/>
      <w:bookmarkEnd w:id="245"/>
      <w:r>
        <w:t>Tabla 25</w:t>
      </w:r>
      <w:r>
        <w:br/>
        <w:t>Controlador de actividades móviles (AppControlador.java)</w:t>
      </w:r>
      <w:bookmarkEnd w:id="246"/>
      <w:bookmarkEnd w:id="247"/>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3457F0F0" w14:textId="77777777">
        <w:tc>
          <w:tcPr>
            <w:tcW w:w="8504" w:type="dxa"/>
            <w:tcMar>
              <w:top w:w="100" w:type="dxa"/>
              <w:left w:w="100" w:type="dxa"/>
              <w:bottom w:w="100" w:type="dxa"/>
              <w:right w:w="100" w:type="dxa"/>
            </w:tcMar>
          </w:tcPr>
          <w:p w14:paraId="0D467CC1" w14:textId="77777777" w:rsidR="00E868F4" w:rsidRDefault="00000000" w:rsidP="008C1564">
            <w:pPr>
              <w:pStyle w:val="tabla"/>
            </w:pPr>
            <w:r>
              <w:t>package ec.edu.monster.wsconversormov.controller;</w:t>
            </w:r>
          </w:p>
          <w:p w14:paraId="642C9DBA" w14:textId="77777777" w:rsidR="00E868F4" w:rsidRDefault="00E868F4" w:rsidP="008C1564">
            <w:pPr>
              <w:pStyle w:val="tabla"/>
            </w:pPr>
          </w:p>
          <w:p w14:paraId="1EABC974" w14:textId="77777777" w:rsidR="00E868F4" w:rsidRDefault="00000000" w:rsidP="008C1564">
            <w:pPr>
              <w:pStyle w:val="tabla"/>
            </w:pPr>
            <w:r>
              <w:t>import ec.edu.monster.wsconversormov.model.ConversorService;</w:t>
            </w:r>
          </w:p>
          <w:p w14:paraId="3F5C3BA9" w14:textId="77777777" w:rsidR="00E868F4" w:rsidRDefault="00E868F4" w:rsidP="008C1564">
            <w:pPr>
              <w:pStyle w:val="tabla"/>
            </w:pPr>
          </w:p>
          <w:p w14:paraId="50699809" w14:textId="77777777" w:rsidR="00E868F4" w:rsidRDefault="00000000" w:rsidP="008C1564">
            <w:pPr>
              <w:pStyle w:val="tabla"/>
            </w:pPr>
            <w:r>
              <w:t>public class AppControlador {</w:t>
            </w:r>
          </w:p>
          <w:p w14:paraId="7DFA82B5" w14:textId="77777777" w:rsidR="00E868F4" w:rsidRDefault="00E868F4" w:rsidP="008C1564">
            <w:pPr>
              <w:pStyle w:val="tabla"/>
            </w:pPr>
          </w:p>
          <w:p w14:paraId="0E755A1C" w14:textId="77777777" w:rsidR="00E868F4" w:rsidRDefault="00000000" w:rsidP="008C1564">
            <w:pPr>
              <w:pStyle w:val="tabla"/>
            </w:pPr>
            <w:r>
              <w:t xml:space="preserve">    private final ConversorService service = new ConversorService();</w:t>
            </w:r>
          </w:p>
          <w:p w14:paraId="470E9D7E" w14:textId="77777777" w:rsidR="00E868F4" w:rsidRDefault="00E868F4" w:rsidP="008C1564">
            <w:pPr>
              <w:pStyle w:val="tabla"/>
            </w:pPr>
          </w:p>
          <w:p w14:paraId="16BCC2E4" w14:textId="77777777" w:rsidR="00E868F4" w:rsidRPr="00347ED6" w:rsidRDefault="00000000" w:rsidP="008C1564">
            <w:pPr>
              <w:pStyle w:val="tabla"/>
              <w:rPr>
                <w:lang w:val="en-US"/>
              </w:rPr>
            </w:pPr>
            <w:r>
              <w:t xml:space="preserve">    </w:t>
            </w:r>
            <w:r w:rsidRPr="00347ED6">
              <w:rPr>
                <w:lang w:val="en-US"/>
              </w:rPr>
              <w:t>public String login(String usuario, String contrasenia) throws Exception {</w:t>
            </w:r>
          </w:p>
          <w:p w14:paraId="628D6FAE" w14:textId="77777777" w:rsidR="00E868F4" w:rsidRPr="00347ED6" w:rsidRDefault="00000000" w:rsidP="008C1564">
            <w:pPr>
              <w:pStyle w:val="tabla"/>
              <w:rPr>
                <w:lang w:val="en-US"/>
              </w:rPr>
            </w:pPr>
            <w:r w:rsidRPr="00347ED6">
              <w:rPr>
                <w:lang w:val="en-US"/>
              </w:rPr>
              <w:t xml:space="preserve">        return service.login(usuario, contrasenia);</w:t>
            </w:r>
          </w:p>
          <w:p w14:paraId="670251A8" w14:textId="77777777" w:rsidR="00E868F4" w:rsidRPr="00347ED6" w:rsidRDefault="00000000" w:rsidP="008C1564">
            <w:pPr>
              <w:pStyle w:val="tabla"/>
              <w:rPr>
                <w:lang w:val="en-US"/>
              </w:rPr>
            </w:pPr>
            <w:r w:rsidRPr="00347ED6">
              <w:rPr>
                <w:lang w:val="en-US"/>
              </w:rPr>
              <w:t xml:space="preserve">    }</w:t>
            </w:r>
          </w:p>
          <w:p w14:paraId="5F038600" w14:textId="77777777" w:rsidR="00E868F4" w:rsidRPr="00347ED6" w:rsidRDefault="00E868F4" w:rsidP="008C1564">
            <w:pPr>
              <w:pStyle w:val="tabla"/>
              <w:rPr>
                <w:lang w:val="en-US"/>
              </w:rPr>
            </w:pPr>
          </w:p>
          <w:p w14:paraId="2538A463" w14:textId="77777777" w:rsidR="00E868F4" w:rsidRPr="00347ED6" w:rsidRDefault="00000000" w:rsidP="008C1564">
            <w:pPr>
              <w:pStyle w:val="tabla"/>
              <w:rPr>
                <w:lang w:val="en-US"/>
              </w:rPr>
            </w:pPr>
            <w:r w:rsidRPr="00347ED6">
              <w:rPr>
                <w:lang w:val="en-US"/>
              </w:rPr>
              <w:t xml:space="preserve">    public double convertirLongitud(double valor, String unidadInicial, String unidadFinal) throws Exception {</w:t>
            </w:r>
          </w:p>
          <w:p w14:paraId="09074382" w14:textId="77777777" w:rsidR="00E868F4" w:rsidRDefault="00000000" w:rsidP="008C1564">
            <w:pPr>
              <w:pStyle w:val="tabla"/>
            </w:pPr>
            <w:r w:rsidRPr="00347ED6">
              <w:rPr>
                <w:lang w:val="en-US"/>
              </w:rPr>
              <w:t xml:space="preserve">        </w:t>
            </w:r>
            <w:r>
              <w:t>return service.convertirLongitud(valor, unidadInicial, unidadFinal);</w:t>
            </w:r>
          </w:p>
          <w:p w14:paraId="76B58806" w14:textId="77777777" w:rsidR="00E868F4" w:rsidRPr="00347ED6" w:rsidRDefault="00000000" w:rsidP="008C1564">
            <w:pPr>
              <w:pStyle w:val="tabla"/>
              <w:rPr>
                <w:lang w:val="en-US"/>
              </w:rPr>
            </w:pPr>
            <w:r>
              <w:t xml:space="preserve">    </w:t>
            </w:r>
            <w:r w:rsidRPr="00347ED6">
              <w:rPr>
                <w:lang w:val="en-US"/>
              </w:rPr>
              <w:t>}</w:t>
            </w:r>
          </w:p>
          <w:p w14:paraId="2D30380E" w14:textId="77777777" w:rsidR="00E868F4" w:rsidRPr="00347ED6" w:rsidRDefault="00E868F4" w:rsidP="008C1564">
            <w:pPr>
              <w:pStyle w:val="tabla"/>
              <w:rPr>
                <w:lang w:val="en-US"/>
              </w:rPr>
            </w:pPr>
          </w:p>
          <w:p w14:paraId="2DE33DE4" w14:textId="77777777" w:rsidR="00E868F4" w:rsidRPr="00347ED6" w:rsidRDefault="00000000" w:rsidP="008C1564">
            <w:pPr>
              <w:pStyle w:val="tabla"/>
              <w:rPr>
                <w:lang w:val="en-US"/>
              </w:rPr>
            </w:pPr>
            <w:r w:rsidRPr="00347ED6">
              <w:rPr>
                <w:lang w:val="en-US"/>
              </w:rPr>
              <w:t xml:space="preserve">    public double convertirMasa(double valor, String unidadInicial, String unidadFinal) throws Exception {</w:t>
            </w:r>
          </w:p>
          <w:p w14:paraId="01CA0E47" w14:textId="77777777" w:rsidR="00E868F4" w:rsidRDefault="00000000" w:rsidP="008C1564">
            <w:pPr>
              <w:pStyle w:val="tabla"/>
            </w:pPr>
            <w:r w:rsidRPr="00347ED6">
              <w:rPr>
                <w:lang w:val="en-US"/>
              </w:rPr>
              <w:t xml:space="preserve">        </w:t>
            </w:r>
            <w:r>
              <w:t>return service.convertirMasa(valor, unidadInicial, unidadFinal);</w:t>
            </w:r>
          </w:p>
          <w:p w14:paraId="3F9260FB" w14:textId="77777777" w:rsidR="00E868F4" w:rsidRPr="00347ED6" w:rsidRDefault="00000000" w:rsidP="008C1564">
            <w:pPr>
              <w:pStyle w:val="tabla"/>
              <w:rPr>
                <w:lang w:val="en-US"/>
              </w:rPr>
            </w:pPr>
            <w:r>
              <w:t xml:space="preserve">    </w:t>
            </w:r>
            <w:r w:rsidRPr="00347ED6">
              <w:rPr>
                <w:lang w:val="en-US"/>
              </w:rPr>
              <w:t>}</w:t>
            </w:r>
          </w:p>
          <w:p w14:paraId="6D9F56F3" w14:textId="77777777" w:rsidR="00E868F4" w:rsidRPr="00347ED6" w:rsidRDefault="00E868F4" w:rsidP="008C1564">
            <w:pPr>
              <w:pStyle w:val="tabla"/>
              <w:rPr>
                <w:lang w:val="en-US"/>
              </w:rPr>
            </w:pPr>
          </w:p>
          <w:p w14:paraId="14D789FD" w14:textId="77777777" w:rsidR="00E868F4" w:rsidRPr="00347ED6" w:rsidRDefault="00000000" w:rsidP="008C1564">
            <w:pPr>
              <w:pStyle w:val="tabla"/>
              <w:rPr>
                <w:lang w:val="en-US"/>
              </w:rPr>
            </w:pPr>
            <w:r w:rsidRPr="00347ED6">
              <w:rPr>
                <w:lang w:val="en-US"/>
              </w:rPr>
              <w:t xml:space="preserve">    public double convertirTemperatura(double valor, String unidadInicial, String unidadFinal) throws Exception {</w:t>
            </w:r>
          </w:p>
          <w:p w14:paraId="2BD55CFE" w14:textId="77777777" w:rsidR="00E868F4" w:rsidRDefault="00000000" w:rsidP="008C1564">
            <w:pPr>
              <w:pStyle w:val="tabla"/>
            </w:pPr>
            <w:r w:rsidRPr="00347ED6">
              <w:rPr>
                <w:lang w:val="en-US"/>
              </w:rPr>
              <w:t xml:space="preserve">        </w:t>
            </w:r>
            <w:r>
              <w:t>return service.convertirTemperatura(valor, unidadInicial, unidadFinal);</w:t>
            </w:r>
          </w:p>
          <w:p w14:paraId="335D4AF3" w14:textId="77777777" w:rsidR="00E868F4" w:rsidRDefault="00000000" w:rsidP="008C1564">
            <w:pPr>
              <w:pStyle w:val="tabla"/>
            </w:pPr>
            <w:r>
              <w:lastRenderedPageBreak/>
              <w:t xml:space="preserve">    }</w:t>
            </w:r>
          </w:p>
          <w:p w14:paraId="1D111B7B" w14:textId="77777777" w:rsidR="00E868F4" w:rsidRDefault="00000000" w:rsidP="008C1564">
            <w:pPr>
              <w:pStyle w:val="tabla"/>
            </w:pPr>
            <w:r>
              <w:t>}</w:t>
            </w:r>
          </w:p>
        </w:tc>
      </w:tr>
    </w:tbl>
    <w:p w14:paraId="2CC2E3F5" w14:textId="77777777" w:rsidR="00E868F4" w:rsidRDefault="00000000" w:rsidP="00C47985">
      <w:pPr>
        <w:pStyle w:val="Heading4"/>
        <w:rPr>
          <w:color w:val="000000"/>
        </w:rPr>
      </w:pPr>
      <w:bookmarkStart w:id="248" w:name="fig.28"/>
      <w:bookmarkStart w:id="249" w:name="_Toc243926055"/>
      <w:bookmarkStart w:id="250" w:name="_Toc243926336"/>
      <w:bookmarkEnd w:id="248"/>
      <w:r>
        <w:lastRenderedPageBreak/>
        <w:t>Figura 28</w:t>
      </w:r>
      <w:r>
        <w:br/>
        <w:t>Ejecución del Cliente Móvil (Login con imagen Sullivan)</w:t>
      </w:r>
      <w:bookmarkEnd w:id="249"/>
      <w:bookmarkEnd w:id="250"/>
    </w:p>
    <w:p w14:paraId="4BAFED65" w14:textId="77777777" w:rsidR="00E868F4" w:rsidRDefault="00000000" w:rsidP="003A0697">
      <w:pPr>
        <w:jc w:val="center"/>
      </w:pPr>
      <w:r>
        <w:rPr>
          <w:noProof/>
        </w:rPr>
        <w:drawing>
          <wp:inline distT="114300" distB="114300" distL="114300" distR="114300" wp14:anchorId="55A105A3" wp14:editId="1D62150F">
            <wp:extent cx="2205095" cy="3461162"/>
            <wp:effectExtent l="0" t="0" r="0" b="0"/>
            <wp:docPr id="9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2205095" cy="3461162"/>
                    </a:xfrm>
                    <a:prstGeom prst="rect">
                      <a:avLst/>
                    </a:prstGeom>
                    <a:ln/>
                  </pic:spPr>
                </pic:pic>
              </a:graphicData>
            </a:graphic>
          </wp:inline>
        </w:drawing>
      </w:r>
    </w:p>
    <w:p w14:paraId="373308CB" w14:textId="77777777" w:rsidR="00E868F4" w:rsidRDefault="00000000" w:rsidP="00C47985">
      <w:pPr>
        <w:pStyle w:val="Heading4"/>
        <w:rPr>
          <w:color w:val="000000"/>
        </w:rPr>
      </w:pPr>
      <w:bookmarkStart w:id="251" w:name="fig.29"/>
      <w:bookmarkStart w:id="252" w:name="_Toc243926056"/>
      <w:bookmarkStart w:id="253" w:name="_Toc243926337"/>
      <w:bookmarkEnd w:id="251"/>
      <w:r>
        <w:lastRenderedPageBreak/>
        <w:t>Figura 29</w:t>
      </w:r>
      <w:r>
        <w:br/>
        <w:t>Ejecución del Cliente Móvil (Conversión y resultados dinámicos)</w:t>
      </w:r>
      <w:bookmarkEnd w:id="252"/>
      <w:bookmarkEnd w:id="253"/>
    </w:p>
    <w:p w14:paraId="3BE52A10" w14:textId="77777777" w:rsidR="00E868F4" w:rsidRDefault="00000000" w:rsidP="003A0697">
      <w:pPr>
        <w:jc w:val="center"/>
      </w:pPr>
      <w:r>
        <w:rPr>
          <w:noProof/>
        </w:rPr>
        <w:drawing>
          <wp:inline distT="114300" distB="114300" distL="114300" distR="114300" wp14:anchorId="56CEA7EE" wp14:editId="510D3A3D">
            <wp:extent cx="2333625" cy="3883462"/>
            <wp:effectExtent l="0" t="0" r="0" b="0"/>
            <wp:docPr id="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2333625" cy="3883462"/>
                    </a:xfrm>
                    <a:prstGeom prst="rect">
                      <a:avLst/>
                    </a:prstGeom>
                    <a:ln/>
                  </pic:spPr>
                </pic:pic>
              </a:graphicData>
            </a:graphic>
          </wp:inline>
        </w:drawing>
      </w:r>
    </w:p>
    <w:p w14:paraId="618B8B3E" w14:textId="77777777" w:rsidR="00E868F4" w:rsidRDefault="00000000" w:rsidP="00C47985">
      <w:pPr>
        <w:pStyle w:val="Heading2"/>
        <w:numPr>
          <w:ilvl w:val="1"/>
          <w:numId w:val="5"/>
        </w:numPr>
      </w:pPr>
      <w:bookmarkStart w:id="254" w:name="h.cliweb"/>
      <w:bookmarkStart w:id="255" w:name="_Toc243933374"/>
      <w:bookmarkEnd w:id="254"/>
      <w:r>
        <w:t>Cliente Web</w:t>
      </w:r>
      <w:bookmarkEnd w:id="255"/>
    </w:p>
    <w:p w14:paraId="4169A4C9" w14:textId="77777777" w:rsidR="00E868F4" w:rsidRDefault="00E868F4" w:rsidP="00C47985"/>
    <w:p w14:paraId="0CE39601" w14:textId="77777777" w:rsidR="00E868F4" w:rsidRDefault="00000000" w:rsidP="00C47985">
      <w:pPr>
        <w:pStyle w:val="Heading3"/>
      </w:pPr>
      <w:bookmarkStart w:id="256" w:name="h.cwp1"/>
      <w:bookmarkStart w:id="257" w:name="_Toc243933375"/>
      <w:bookmarkEnd w:id="256"/>
      <w:r>
        <w:t>Paso 1: Creación del Proyecto Web Jakarta Faces en NetBeans</w:t>
      </w:r>
      <w:bookmarkEnd w:id="257"/>
    </w:p>
    <w:p w14:paraId="11FE55D2" w14:textId="77777777" w:rsidR="00E868F4" w:rsidRDefault="00000000" w:rsidP="00C47985">
      <w:r>
        <w:t>Se crea el proyecto Maven WSConversorWebClient configurando el soporte de Jakarta Faces 4.0 (JSF) sobre Payara Server.</w:t>
      </w:r>
    </w:p>
    <w:p w14:paraId="652F0844" w14:textId="77777777" w:rsidR="00E868F4" w:rsidRDefault="00000000" w:rsidP="00C47985">
      <w:pPr>
        <w:pStyle w:val="Heading4"/>
        <w:rPr>
          <w:color w:val="000000"/>
        </w:rPr>
      </w:pPr>
      <w:bookmarkStart w:id="258" w:name="fig.30"/>
      <w:bookmarkStart w:id="259" w:name="_Toc243926057"/>
      <w:bookmarkStart w:id="260" w:name="_Toc243926338"/>
      <w:bookmarkEnd w:id="258"/>
      <w:r>
        <w:t>Figura 30</w:t>
      </w:r>
      <w:r>
        <w:br/>
        <w:t>Creación del proyecto Web Jakarta Faces en NetBeans</w:t>
      </w:r>
      <w:bookmarkEnd w:id="259"/>
      <w:bookmarkEnd w:id="260"/>
    </w:p>
    <w:p w14:paraId="585D14A2" w14:textId="77777777" w:rsidR="00E868F4" w:rsidRDefault="00000000" w:rsidP="003A0697">
      <w:pPr>
        <w:jc w:val="center"/>
      </w:pPr>
      <w:r>
        <w:rPr>
          <w:noProof/>
        </w:rPr>
        <w:drawing>
          <wp:inline distT="114300" distB="114300" distL="114300" distR="114300" wp14:anchorId="03801BC4" wp14:editId="64B5ED5E">
            <wp:extent cx="4061970" cy="2813690"/>
            <wp:effectExtent l="0" t="0" r="0" b="0"/>
            <wp:docPr id="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4061970" cy="2813690"/>
                    </a:xfrm>
                    <a:prstGeom prst="rect">
                      <a:avLst/>
                    </a:prstGeom>
                    <a:ln/>
                  </pic:spPr>
                </pic:pic>
              </a:graphicData>
            </a:graphic>
          </wp:inline>
        </w:drawing>
      </w:r>
    </w:p>
    <w:p w14:paraId="05ED7554" w14:textId="77777777" w:rsidR="00E868F4" w:rsidRDefault="00000000" w:rsidP="00C47985">
      <w:pPr>
        <w:pStyle w:val="Heading3"/>
      </w:pPr>
      <w:bookmarkStart w:id="261" w:name="h.cwp2"/>
      <w:bookmarkStart w:id="262" w:name="_Toc243933376"/>
      <w:bookmarkEnd w:id="261"/>
      <w:r>
        <w:lastRenderedPageBreak/>
        <w:t>Paso 2: Configuración del Entorno JSF y Descriptores</w:t>
      </w:r>
      <w:bookmarkEnd w:id="262"/>
    </w:p>
    <w:p w14:paraId="01BACF44" w14:textId="77777777" w:rsidR="00E868F4" w:rsidRDefault="00000000" w:rsidP="00C47985">
      <w:r>
        <w:t>En WEB-INF se declaran web.xml (mapeo de FacesServlet con *.xhtml), beans.xml (activación de CDI) y faces-config.xml:</w:t>
      </w:r>
    </w:p>
    <w:p w14:paraId="76AE1C92" w14:textId="77777777" w:rsidR="00E868F4" w:rsidRDefault="00000000" w:rsidP="00C47985">
      <w:pPr>
        <w:pStyle w:val="Heading4"/>
        <w:rPr>
          <w:color w:val="000000"/>
        </w:rPr>
      </w:pPr>
      <w:bookmarkStart w:id="263" w:name="fig.31"/>
      <w:bookmarkStart w:id="264" w:name="_Toc243926058"/>
      <w:bookmarkStart w:id="265" w:name="_Toc243926339"/>
      <w:bookmarkEnd w:id="263"/>
      <w:r>
        <w:t>Figura 31</w:t>
      </w:r>
      <w:r>
        <w:br/>
        <w:t>Descriptores de despliegue web.xml, beans.xml y faces-config.xml</w:t>
      </w:r>
      <w:bookmarkEnd w:id="264"/>
      <w:bookmarkEnd w:id="265"/>
    </w:p>
    <w:p w14:paraId="108B0814" w14:textId="77777777" w:rsidR="00E868F4" w:rsidRDefault="00000000" w:rsidP="003A0697">
      <w:pPr>
        <w:jc w:val="center"/>
      </w:pPr>
      <w:r>
        <w:rPr>
          <w:noProof/>
        </w:rPr>
        <w:drawing>
          <wp:inline distT="114300" distB="114300" distL="114300" distR="114300" wp14:anchorId="32600DB6" wp14:editId="29FABB70">
            <wp:extent cx="2998950" cy="2746513"/>
            <wp:effectExtent l="0" t="0" r="0" b="0"/>
            <wp:docPr id="8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2998950" cy="2746513"/>
                    </a:xfrm>
                    <a:prstGeom prst="rect">
                      <a:avLst/>
                    </a:prstGeom>
                    <a:ln/>
                  </pic:spPr>
                </pic:pic>
              </a:graphicData>
            </a:graphic>
          </wp:inline>
        </w:drawing>
      </w:r>
    </w:p>
    <w:p w14:paraId="40C19532" w14:textId="77777777" w:rsidR="00E868F4" w:rsidRDefault="00000000" w:rsidP="00C47985">
      <w:pPr>
        <w:pStyle w:val="Heading5"/>
      </w:pPr>
      <w:bookmarkStart w:id="266" w:name="tbl.26"/>
      <w:bookmarkStart w:id="267" w:name="_Toc243926451"/>
      <w:bookmarkStart w:id="268" w:name="_Toc243929220"/>
      <w:bookmarkEnd w:id="266"/>
      <w:r>
        <w:t>Tabla 26</w:t>
      </w:r>
      <w:r>
        <w:br/>
        <w:t>Descriptores de despliegue web.xml</w:t>
      </w:r>
      <w:bookmarkEnd w:id="267"/>
      <w:bookmarkEnd w:id="268"/>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00599A76" w14:textId="77777777">
        <w:tc>
          <w:tcPr>
            <w:tcW w:w="8504" w:type="dxa"/>
            <w:tcMar>
              <w:top w:w="100" w:type="dxa"/>
              <w:left w:w="100" w:type="dxa"/>
              <w:bottom w:w="100" w:type="dxa"/>
              <w:right w:w="100" w:type="dxa"/>
            </w:tcMar>
          </w:tcPr>
          <w:p w14:paraId="5D858644" w14:textId="77777777" w:rsidR="00E868F4" w:rsidRPr="00347ED6" w:rsidRDefault="00000000" w:rsidP="008C1564">
            <w:pPr>
              <w:pStyle w:val="tabla"/>
              <w:rPr>
                <w:lang w:val="en-US"/>
              </w:rPr>
            </w:pPr>
            <w:r w:rsidRPr="00347ED6">
              <w:rPr>
                <w:lang w:val="en-US"/>
              </w:rPr>
              <w:t>&lt;?xml version="1.0" encoding="UTF-8"?&gt;</w:t>
            </w:r>
          </w:p>
          <w:p w14:paraId="667CB624" w14:textId="77777777" w:rsidR="00E868F4" w:rsidRPr="00347ED6" w:rsidRDefault="00000000" w:rsidP="008C1564">
            <w:pPr>
              <w:pStyle w:val="tabla"/>
              <w:rPr>
                <w:lang w:val="en-US"/>
              </w:rPr>
            </w:pPr>
            <w:r w:rsidRPr="00347ED6">
              <w:rPr>
                <w:lang w:val="en-US"/>
              </w:rPr>
              <w:t>&lt;web-app xmlns="https://jakarta.ee/xml/ns/jakartaee"</w:t>
            </w:r>
          </w:p>
          <w:p w14:paraId="5964824E" w14:textId="77777777" w:rsidR="00E868F4" w:rsidRPr="00347ED6" w:rsidRDefault="00000000" w:rsidP="008C1564">
            <w:pPr>
              <w:pStyle w:val="tabla"/>
              <w:rPr>
                <w:lang w:val="en-US"/>
              </w:rPr>
            </w:pPr>
            <w:r w:rsidRPr="00347ED6">
              <w:rPr>
                <w:lang w:val="en-US"/>
              </w:rPr>
              <w:t xml:space="preserve">         xmlns:xsi="http://www.w3.org/2001/XMLSchema-instance"</w:t>
            </w:r>
          </w:p>
          <w:p w14:paraId="7FE7D481" w14:textId="77777777" w:rsidR="00E868F4" w:rsidRPr="00347ED6" w:rsidRDefault="00000000" w:rsidP="008C1564">
            <w:pPr>
              <w:pStyle w:val="tabla"/>
              <w:rPr>
                <w:lang w:val="en-US"/>
              </w:rPr>
            </w:pPr>
            <w:r w:rsidRPr="00347ED6">
              <w:rPr>
                <w:lang w:val="en-US"/>
              </w:rPr>
              <w:t xml:space="preserve">         xsi:schemaLocation="https://jakarta.ee/xml/ns/jakartaee https://jakarta.ee/xml/ns/jakartaee/web-app_6_0.xsd"</w:t>
            </w:r>
          </w:p>
          <w:p w14:paraId="7BD067D3" w14:textId="77777777" w:rsidR="00E868F4" w:rsidRPr="00347ED6" w:rsidRDefault="00000000" w:rsidP="008C1564">
            <w:pPr>
              <w:pStyle w:val="tabla"/>
              <w:rPr>
                <w:lang w:val="en-US"/>
              </w:rPr>
            </w:pPr>
            <w:r w:rsidRPr="00347ED6">
              <w:rPr>
                <w:lang w:val="en-US"/>
              </w:rPr>
              <w:t xml:space="preserve">         version="6.0"&gt;</w:t>
            </w:r>
          </w:p>
          <w:p w14:paraId="052BF960" w14:textId="77777777" w:rsidR="00E868F4" w:rsidRPr="00347ED6" w:rsidRDefault="00E868F4" w:rsidP="008C1564">
            <w:pPr>
              <w:pStyle w:val="tabla"/>
              <w:rPr>
                <w:lang w:val="en-US"/>
              </w:rPr>
            </w:pPr>
          </w:p>
          <w:p w14:paraId="030A84C3" w14:textId="77777777" w:rsidR="00E868F4" w:rsidRPr="00347ED6" w:rsidRDefault="00000000" w:rsidP="008C1564">
            <w:pPr>
              <w:pStyle w:val="tabla"/>
              <w:rPr>
                <w:lang w:val="en-US"/>
              </w:rPr>
            </w:pPr>
            <w:r w:rsidRPr="00347ED6">
              <w:rPr>
                <w:lang w:val="en-US"/>
              </w:rPr>
              <w:t xml:space="preserve">    &lt;display-name&gt;WSConversorWebClient&lt;/display-name&gt;</w:t>
            </w:r>
          </w:p>
          <w:p w14:paraId="4593D8BF" w14:textId="77777777" w:rsidR="00E868F4" w:rsidRPr="00347ED6" w:rsidRDefault="00E868F4" w:rsidP="008C1564">
            <w:pPr>
              <w:pStyle w:val="tabla"/>
              <w:rPr>
                <w:lang w:val="en-US"/>
              </w:rPr>
            </w:pPr>
          </w:p>
          <w:p w14:paraId="53EF0229" w14:textId="77777777" w:rsidR="00E868F4" w:rsidRPr="00347ED6" w:rsidRDefault="00000000" w:rsidP="008C1564">
            <w:pPr>
              <w:pStyle w:val="tabla"/>
              <w:rPr>
                <w:lang w:val="en-US"/>
              </w:rPr>
            </w:pPr>
            <w:r w:rsidRPr="00347ED6">
              <w:rPr>
                <w:lang w:val="en-US"/>
              </w:rPr>
              <w:t xml:space="preserve">    &lt;!-- Jakarta Faces Servlet --&gt;</w:t>
            </w:r>
          </w:p>
          <w:p w14:paraId="1332C985" w14:textId="77777777" w:rsidR="00E868F4" w:rsidRPr="00347ED6" w:rsidRDefault="00000000" w:rsidP="008C1564">
            <w:pPr>
              <w:pStyle w:val="tabla"/>
              <w:rPr>
                <w:lang w:val="en-US"/>
              </w:rPr>
            </w:pPr>
            <w:r w:rsidRPr="00347ED6">
              <w:rPr>
                <w:lang w:val="en-US"/>
              </w:rPr>
              <w:t xml:space="preserve">    &lt;servlet&gt;</w:t>
            </w:r>
          </w:p>
          <w:p w14:paraId="1E69B901" w14:textId="77777777" w:rsidR="00E868F4" w:rsidRPr="00347ED6" w:rsidRDefault="00000000" w:rsidP="008C1564">
            <w:pPr>
              <w:pStyle w:val="tabla"/>
              <w:rPr>
                <w:lang w:val="en-US"/>
              </w:rPr>
            </w:pPr>
            <w:r w:rsidRPr="00347ED6">
              <w:rPr>
                <w:lang w:val="en-US"/>
              </w:rPr>
              <w:t xml:space="preserve">        &lt;servlet-name&gt;Faces Servlet&lt;/servlet-name&gt;</w:t>
            </w:r>
          </w:p>
          <w:p w14:paraId="58EB0BFE" w14:textId="77777777" w:rsidR="00E868F4" w:rsidRPr="00347ED6" w:rsidRDefault="00000000" w:rsidP="008C1564">
            <w:pPr>
              <w:pStyle w:val="tabla"/>
              <w:rPr>
                <w:lang w:val="en-US"/>
              </w:rPr>
            </w:pPr>
            <w:r w:rsidRPr="00347ED6">
              <w:rPr>
                <w:lang w:val="en-US"/>
              </w:rPr>
              <w:t xml:space="preserve">        &lt;servlet-class&gt;jakarta.faces.webapp.FacesServlet&lt;/servlet-class&gt;</w:t>
            </w:r>
          </w:p>
          <w:p w14:paraId="4C37E4B1" w14:textId="77777777" w:rsidR="00E868F4" w:rsidRPr="00347ED6" w:rsidRDefault="00000000" w:rsidP="008C1564">
            <w:pPr>
              <w:pStyle w:val="tabla"/>
              <w:rPr>
                <w:lang w:val="en-US"/>
              </w:rPr>
            </w:pPr>
            <w:r w:rsidRPr="00347ED6">
              <w:rPr>
                <w:lang w:val="en-US"/>
              </w:rPr>
              <w:t xml:space="preserve">        &lt;load-on-startup&gt;1&lt;/load-on-startup&gt;</w:t>
            </w:r>
          </w:p>
          <w:p w14:paraId="174D36D7" w14:textId="77777777" w:rsidR="00E868F4" w:rsidRPr="00347ED6" w:rsidRDefault="00000000" w:rsidP="008C1564">
            <w:pPr>
              <w:pStyle w:val="tabla"/>
              <w:rPr>
                <w:lang w:val="en-US"/>
              </w:rPr>
            </w:pPr>
            <w:r w:rsidRPr="00347ED6">
              <w:rPr>
                <w:lang w:val="en-US"/>
              </w:rPr>
              <w:t xml:space="preserve">    &lt;/servlet&gt;</w:t>
            </w:r>
          </w:p>
          <w:p w14:paraId="083D9619" w14:textId="77777777" w:rsidR="00E868F4" w:rsidRPr="00347ED6" w:rsidRDefault="00E868F4" w:rsidP="008C1564">
            <w:pPr>
              <w:pStyle w:val="tabla"/>
              <w:rPr>
                <w:lang w:val="en-US"/>
              </w:rPr>
            </w:pPr>
          </w:p>
          <w:p w14:paraId="3DB3F534" w14:textId="77777777" w:rsidR="00E868F4" w:rsidRPr="00347ED6" w:rsidRDefault="00000000" w:rsidP="008C1564">
            <w:pPr>
              <w:pStyle w:val="tabla"/>
              <w:rPr>
                <w:lang w:val="en-US"/>
              </w:rPr>
            </w:pPr>
            <w:r w:rsidRPr="00347ED6">
              <w:rPr>
                <w:lang w:val="en-US"/>
              </w:rPr>
              <w:t xml:space="preserve">    &lt;servlet-mapping&gt;</w:t>
            </w:r>
          </w:p>
          <w:p w14:paraId="3BD2A79A" w14:textId="77777777" w:rsidR="00E868F4" w:rsidRPr="00347ED6" w:rsidRDefault="00000000" w:rsidP="008C1564">
            <w:pPr>
              <w:pStyle w:val="tabla"/>
              <w:rPr>
                <w:lang w:val="en-US"/>
              </w:rPr>
            </w:pPr>
            <w:r w:rsidRPr="00347ED6">
              <w:rPr>
                <w:lang w:val="en-US"/>
              </w:rPr>
              <w:t xml:space="preserve">        &lt;servlet-name&gt;Faces Servlet&lt;/servlet-name&gt;</w:t>
            </w:r>
          </w:p>
          <w:p w14:paraId="1B74A560" w14:textId="77777777" w:rsidR="00E868F4" w:rsidRPr="00347ED6" w:rsidRDefault="00000000" w:rsidP="008C1564">
            <w:pPr>
              <w:pStyle w:val="tabla"/>
              <w:rPr>
                <w:lang w:val="en-US"/>
              </w:rPr>
            </w:pPr>
            <w:r w:rsidRPr="00347ED6">
              <w:rPr>
                <w:lang w:val="en-US"/>
              </w:rPr>
              <w:t xml:space="preserve">        &lt;url-pattern&gt;*.xhtml&lt;/url-pattern&gt;</w:t>
            </w:r>
          </w:p>
          <w:p w14:paraId="64F912F6" w14:textId="77777777" w:rsidR="00E868F4" w:rsidRPr="00347ED6" w:rsidRDefault="00000000" w:rsidP="008C1564">
            <w:pPr>
              <w:pStyle w:val="tabla"/>
              <w:rPr>
                <w:lang w:val="en-US"/>
              </w:rPr>
            </w:pPr>
            <w:r w:rsidRPr="00347ED6">
              <w:rPr>
                <w:lang w:val="en-US"/>
              </w:rPr>
              <w:t xml:space="preserve">    &lt;/servlet-mapping&gt;</w:t>
            </w:r>
          </w:p>
          <w:p w14:paraId="42596552" w14:textId="77777777" w:rsidR="00E868F4" w:rsidRPr="00347ED6" w:rsidRDefault="00E868F4" w:rsidP="008C1564">
            <w:pPr>
              <w:pStyle w:val="tabla"/>
              <w:rPr>
                <w:lang w:val="en-US"/>
              </w:rPr>
            </w:pPr>
          </w:p>
          <w:p w14:paraId="7A90E196" w14:textId="77777777" w:rsidR="00E868F4" w:rsidRPr="00347ED6" w:rsidRDefault="00000000" w:rsidP="008C1564">
            <w:pPr>
              <w:pStyle w:val="tabla"/>
              <w:rPr>
                <w:lang w:val="en-US"/>
              </w:rPr>
            </w:pPr>
            <w:r w:rsidRPr="00347ED6">
              <w:rPr>
                <w:lang w:val="en-US"/>
              </w:rPr>
              <w:t xml:space="preserve">    &lt;welcome-file-list&gt;</w:t>
            </w:r>
          </w:p>
          <w:p w14:paraId="232B3FCA" w14:textId="77777777" w:rsidR="00E868F4" w:rsidRPr="00347ED6" w:rsidRDefault="00000000" w:rsidP="008C1564">
            <w:pPr>
              <w:pStyle w:val="tabla"/>
              <w:rPr>
                <w:lang w:val="en-US"/>
              </w:rPr>
            </w:pPr>
            <w:r w:rsidRPr="00347ED6">
              <w:rPr>
                <w:lang w:val="en-US"/>
              </w:rPr>
              <w:t xml:space="preserve">        &lt;welcome-file&gt;login.xhtml&lt;/welcome-file&gt;</w:t>
            </w:r>
          </w:p>
          <w:p w14:paraId="4D3AEB71" w14:textId="77777777" w:rsidR="00E868F4" w:rsidRPr="00347ED6" w:rsidRDefault="00000000" w:rsidP="008C1564">
            <w:pPr>
              <w:pStyle w:val="tabla"/>
              <w:rPr>
                <w:lang w:val="en-US"/>
              </w:rPr>
            </w:pPr>
            <w:r w:rsidRPr="00347ED6">
              <w:rPr>
                <w:lang w:val="en-US"/>
              </w:rPr>
              <w:t xml:space="preserve">    &lt;/welcome-file-list&gt;</w:t>
            </w:r>
          </w:p>
          <w:p w14:paraId="68673DB1" w14:textId="77777777" w:rsidR="00E868F4" w:rsidRPr="00347ED6" w:rsidRDefault="00E868F4" w:rsidP="008C1564">
            <w:pPr>
              <w:pStyle w:val="tabla"/>
              <w:rPr>
                <w:lang w:val="en-US"/>
              </w:rPr>
            </w:pPr>
          </w:p>
          <w:p w14:paraId="5BB6A1DD" w14:textId="77777777" w:rsidR="00E868F4" w:rsidRPr="00347ED6" w:rsidRDefault="00000000" w:rsidP="008C1564">
            <w:pPr>
              <w:pStyle w:val="tabla"/>
              <w:rPr>
                <w:lang w:val="en-US"/>
              </w:rPr>
            </w:pPr>
            <w:r w:rsidRPr="00347ED6">
              <w:rPr>
                <w:lang w:val="en-US"/>
              </w:rPr>
              <w:t xml:space="preserve">    &lt;session-config&gt;</w:t>
            </w:r>
          </w:p>
          <w:p w14:paraId="086C9113" w14:textId="77777777" w:rsidR="00E868F4" w:rsidRPr="00347ED6" w:rsidRDefault="00000000" w:rsidP="008C1564">
            <w:pPr>
              <w:pStyle w:val="tabla"/>
              <w:rPr>
                <w:lang w:val="en-US"/>
              </w:rPr>
            </w:pPr>
            <w:r w:rsidRPr="00347ED6">
              <w:rPr>
                <w:lang w:val="en-US"/>
              </w:rPr>
              <w:lastRenderedPageBreak/>
              <w:t xml:space="preserve">        &lt;session-timeout&gt;30&lt;/session-timeout&gt;</w:t>
            </w:r>
          </w:p>
          <w:p w14:paraId="48064E0F" w14:textId="77777777" w:rsidR="00E868F4" w:rsidRPr="00347ED6" w:rsidRDefault="00000000" w:rsidP="008C1564">
            <w:pPr>
              <w:pStyle w:val="tabla"/>
              <w:rPr>
                <w:lang w:val="en-US"/>
              </w:rPr>
            </w:pPr>
            <w:r w:rsidRPr="00347ED6">
              <w:rPr>
                <w:lang w:val="en-US"/>
              </w:rPr>
              <w:t xml:space="preserve">    &lt;/session-config&gt;</w:t>
            </w:r>
          </w:p>
          <w:p w14:paraId="34ED6C38" w14:textId="77777777" w:rsidR="00E868F4" w:rsidRPr="00347ED6" w:rsidRDefault="00E868F4" w:rsidP="008C1564">
            <w:pPr>
              <w:pStyle w:val="tabla"/>
              <w:rPr>
                <w:lang w:val="en-US"/>
              </w:rPr>
            </w:pPr>
          </w:p>
          <w:p w14:paraId="135D60DC" w14:textId="77777777" w:rsidR="00E868F4" w:rsidRDefault="00000000" w:rsidP="008C1564">
            <w:pPr>
              <w:pStyle w:val="tabla"/>
            </w:pPr>
            <w:r>
              <w:t>&lt;/web-app&gt;</w:t>
            </w:r>
          </w:p>
        </w:tc>
      </w:tr>
    </w:tbl>
    <w:p w14:paraId="08875FBC" w14:textId="77777777" w:rsidR="00E868F4" w:rsidRDefault="00000000" w:rsidP="00C47985">
      <w:pPr>
        <w:pStyle w:val="Heading3"/>
      </w:pPr>
      <w:bookmarkStart w:id="269" w:name="h.cwp3"/>
      <w:bookmarkStart w:id="270" w:name="_Toc243933377"/>
      <w:bookmarkEnd w:id="269"/>
      <w:r>
        <w:lastRenderedPageBreak/>
        <w:t>Paso 3: Estructuración MVC en Jakarta Faces</w:t>
      </w:r>
      <w:bookmarkEnd w:id="270"/>
    </w:p>
    <w:p w14:paraId="4C7071FC" w14:textId="77777777" w:rsidR="00E868F4" w:rsidRDefault="00000000" w:rsidP="00C47985">
      <w:r>
        <w:t>Se organizan los paquetes en ec.edu.monster.wsconversorweb.model, ec.edu.monster.wsconversorweb.view y ec.edu.monster.wsconversorweb.controller, sin necesidad de stubs SOAP.</w:t>
      </w:r>
    </w:p>
    <w:p w14:paraId="10D1ABBA" w14:textId="77777777" w:rsidR="00E868F4" w:rsidRDefault="00000000" w:rsidP="00C47985">
      <w:pPr>
        <w:pStyle w:val="Heading4"/>
        <w:rPr>
          <w:color w:val="000000"/>
        </w:rPr>
      </w:pPr>
      <w:bookmarkStart w:id="271" w:name="fig.32"/>
      <w:bookmarkStart w:id="272" w:name="_Toc243926059"/>
      <w:bookmarkStart w:id="273" w:name="_Toc243926340"/>
      <w:bookmarkEnd w:id="271"/>
      <w:r>
        <w:t>Figura 32</w:t>
      </w:r>
      <w:r>
        <w:br/>
        <w:t>Estructuración de paquetes MVC en Cliente Web</w:t>
      </w:r>
      <w:bookmarkEnd w:id="272"/>
      <w:bookmarkEnd w:id="273"/>
    </w:p>
    <w:p w14:paraId="56B5CB4C" w14:textId="30797FD9" w:rsidR="00E868F4" w:rsidRDefault="008C1564" w:rsidP="003A0697">
      <w:pPr>
        <w:jc w:val="center"/>
      </w:pPr>
      <w:r w:rsidRPr="008C1564">
        <w:drawing>
          <wp:inline distT="0" distB="0" distL="0" distR="0" wp14:anchorId="402A7635" wp14:editId="360302B4">
            <wp:extent cx="2918765" cy="2232891"/>
            <wp:effectExtent l="0" t="0" r="0" b="0"/>
            <wp:docPr id="18451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2563" name=""/>
                    <pic:cNvPicPr/>
                  </pic:nvPicPr>
                  <pic:blipFill>
                    <a:blip r:embed="rId42"/>
                    <a:stretch>
                      <a:fillRect/>
                    </a:stretch>
                  </pic:blipFill>
                  <pic:spPr>
                    <a:xfrm>
                      <a:off x="0" y="0"/>
                      <a:ext cx="2926735" cy="2238988"/>
                    </a:xfrm>
                    <a:prstGeom prst="rect">
                      <a:avLst/>
                    </a:prstGeom>
                  </pic:spPr>
                </pic:pic>
              </a:graphicData>
            </a:graphic>
          </wp:inline>
        </w:drawing>
      </w:r>
    </w:p>
    <w:p w14:paraId="1744FC74" w14:textId="77777777" w:rsidR="00E868F4" w:rsidRDefault="00000000" w:rsidP="00C47985">
      <w:pPr>
        <w:pStyle w:val="Heading3"/>
      </w:pPr>
      <w:bookmarkStart w:id="274" w:name="h.cwp4"/>
      <w:bookmarkStart w:id="275" w:name="_Toc243933378"/>
      <w:bookmarkEnd w:id="274"/>
      <w:r>
        <w:t>Paso 4: Implementación de la Capa de Modelo (ConversorService.java)</w:t>
      </w:r>
      <w:bookmarkEnd w:id="275"/>
    </w:p>
    <w:p w14:paraId="4C959973" w14:textId="77777777" w:rsidR="00E868F4" w:rsidRDefault="00000000" w:rsidP="00C47985">
      <w:r>
        <w:t>ConversorService gestiona el consumo de la API RESTful de Payara Server mediante HttpURLConnection y serialización JSON:</w:t>
      </w:r>
    </w:p>
    <w:p w14:paraId="222CAA2B" w14:textId="77777777" w:rsidR="00E868F4" w:rsidRDefault="00000000" w:rsidP="00C47985">
      <w:pPr>
        <w:pStyle w:val="Heading5"/>
      </w:pPr>
      <w:bookmarkStart w:id="276" w:name="tbl.27"/>
      <w:bookmarkStart w:id="277" w:name="_Toc243926452"/>
      <w:bookmarkStart w:id="278" w:name="_Toc243929221"/>
      <w:bookmarkEnd w:id="276"/>
      <w:r>
        <w:t>Tabla 27</w:t>
      </w:r>
      <w:r>
        <w:br/>
        <w:t>Modelo de consumo REST en Cliente Web (ConversorService.java)</w:t>
      </w:r>
      <w:bookmarkEnd w:id="277"/>
      <w:bookmarkEnd w:id="278"/>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1A232988" w14:textId="77777777">
        <w:tc>
          <w:tcPr>
            <w:tcW w:w="8504" w:type="dxa"/>
            <w:tcMar>
              <w:top w:w="100" w:type="dxa"/>
              <w:left w:w="100" w:type="dxa"/>
              <w:bottom w:w="100" w:type="dxa"/>
              <w:right w:w="100" w:type="dxa"/>
            </w:tcMar>
          </w:tcPr>
          <w:p w14:paraId="268901D9" w14:textId="77777777" w:rsidR="00E868F4" w:rsidRPr="00347ED6" w:rsidRDefault="00000000" w:rsidP="008C1564">
            <w:pPr>
              <w:pStyle w:val="tabla"/>
              <w:rPr>
                <w:lang w:val="en-US"/>
              </w:rPr>
            </w:pPr>
            <w:r w:rsidRPr="00347ED6">
              <w:rPr>
                <w:lang w:val="en-US"/>
              </w:rPr>
              <w:t>package ec.edu.monster.wsconversorweb.model;</w:t>
            </w:r>
          </w:p>
          <w:p w14:paraId="7118AD95" w14:textId="77777777" w:rsidR="00E868F4" w:rsidRPr="00347ED6" w:rsidRDefault="00E868F4" w:rsidP="008C1564">
            <w:pPr>
              <w:pStyle w:val="tabla"/>
              <w:rPr>
                <w:lang w:val="en-US"/>
              </w:rPr>
            </w:pPr>
          </w:p>
          <w:p w14:paraId="5AC81F78" w14:textId="77777777" w:rsidR="00E868F4" w:rsidRPr="00347ED6" w:rsidRDefault="00000000" w:rsidP="008C1564">
            <w:pPr>
              <w:pStyle w:val="tabla"/>
              <w:rPr>
                <w:lang w:val="en-US"/>
              </w:rPr>
            </w:pPr>
            <w:r w:rsidRPr="00347ED6">
              <w:rPr>
                <w:lang w:val="en-US"/>
              </w:rPr>
              <w:t>import java.io.BufferedReader;</w:t>
            </w:r>
          </w:p>
          <w:p w14:paraId="4A6C1FA0" w14:textId="77777777" w:rsidR="00E868F4" w:rsidRPr="00347ED6" w:rsidRDefault="00000000" w:rsidP="008C1564">
            <w:pPr>
              <w:pStyle w:val="tabla"/>
              <w:rPr>
                <w:lang w:val="en-US"/>
              </w:rPr>
            </w:pPr>
            <w:r w:rsidRPr="00347ED6">
              <w:rPr>
                <w:lang w:val="en-US"/>
              </w:rPr>
              <w:t>import java.io.InputStreamReader;</w:t>
            </w:r>
          </w:p>
          <w:p w14:paraId="31061F95" w14:textId="77777777" w:rsidR="00E868F4" w:rsidRPr="00347ED6" w:rsidRDefault="00000000" w:rsidP="008C1564">
            <w:pPr>
              <w:pStyle w:val="tabla"/>
              <w:rPr>
                <w:lang w:val="en-US"/>
              </w:rPr>
            </w:pPr>
            <w:r w:rsidRPr="00347ED6">
              <w:rPr>
                <w:lang w:val="en-US"/>
              </w:rPr>
              <w:t>import java.io.OutputStream;</w:t>
            </w:r>
          </w:p>
          <w:p w14:paraId="52F66487" w14:textId="77777777" w:rsidR="00E868F4" w:rsidRPr="00347ED6" w:rsidRDefault="00000000" w:rsidP="008C1564">
            <w:pPr>
              <w:pStyle w:val="tabla"/>
              <w:rPr>
                <w:lang w:val="en-US"/>
              </w:rPr>
            </w:pPr>
            <w:r w:rsidRPr="00347ED6">
              <w:rPr>
                <w:lang w:val="en-US"/>
              </w:rPr>
              <w:t>import java.io.Serializable;</w:t>
            </w:r>
          </w:p>
          <w:p w14:paraId="517B813C" w14:textId="77777777" w:rsidR="00E868F4" w:rsidRPr="00347ED6" w:rsidRDefault="00000000" w:rsidP="008C1564">
            <w:pPr>
              <w:pStyle w:val="tabla"/>
              <w:rPr>
                <w:lang w:val="en-US"/>
              </w:rPr>
            </w:pPr>
            <w:r w:rsidRPr="00347ED6">
              <w:rPr>
                <w:lang w:val="en-US"/>
              </w:rPr>
              <w:t>import java.net.HttpURLConnection;</w:t>
            </w:r>
          </w:p>
          <w:p w14:paraId="0A19ADBF" w14:textId="77777777" w:rsidR="00E868F4" w:rsidRPr="00347ED6" w:rsidRDefault="00000000" w:rsidP="008C1564">
            <w:pPr>
              <w:pStyle w:val="tabla"/>
              <w:rPr>
                <w:lang w:val="en-US"/>
              </w:rPr>
            </w:pPr>
            <w:r w:rsidRPr="00347ED6">
              <w:rPr>
                <w:lang w:val="en-US"/>
              </w:rPr>
              <w:t>import java.net.URL;</w:t>
            </w:r>
          </w:p>
          <w:p w14:paraId="162B2ECA" w14:textId="77777777" w:rsidR="00E868F4" w:rsidRPr="00347ED6" w:rsidRDefault="00000000" w:rsidP="008C1564">
            <w:pPr>
              <w:pStyle w:val="tabla"/>
              <w:rPr>
                <w:lang w:val="en-US"/>
              </w:rPr>
            </w:pPr>
            <w:r w:rsidRPr="00347ED6">
              <w:rPr>
                <w:lang w:val="en-US"/>
              </w:rPr>
              <w:t>import java.net.URLEncoder;</w:t>
            </w:r>
          </w:p>
          <w:p w14:paraId="11AEA9EB" w14:textId="77777777" w:rsidR="00E868F4" w:rsidRPr="00347ED6" w:rsidRDefault="00000000" w:rsidP="008C1564">
            <w:pPr>
              <w:pStyle w:val="tabla"/>
              <w:rPr>
                <w:lang w:val="en-US"/>
              </w:rPr>
            </w:pPr>
            <w:r w:rsidRPr="00347ED6">
              <w:rPr>
                <w:lang w:val="en-US"/>
              </w:rPr>
              <w:t>import java.nio.charset.StandardCharsets;</w:t>
            </w:r>
          </w:p>
          <w:p w14:paraId="74B94820" w14:textId="77777777" w:rsidR="00E868F4" w:rsidRPr="00347ED6" w:rsidRDefault="00000000" w:rsidP="008C1564">
            <w:pPr>
              <w:pStyle w:val="tabla"/>
              <w:rPr>
                <w:lang w:val="en-US"/>
              </w:rPr>
            </w:pPr>
            <w:r w:rsidRPr="00347ED6">
              <w:rPr>
                <w:lang w:val="en-US"/>
              </w:rPr>
              <w:t>import java.util.regex.Matcher;</w:t>
            </w:r>
          </w:p>
          <w:p w14:paraId="0310F6D4" w14:textId="77777777" w:rsidR="00E868F4" w:rsidRPr="00347ED6" w:rsidRDefault="00000000" w:rsidP="008C1564">
            <w:pPr>
              <w:pStyle w:val="tabla"/>
              <w:rPr>
                <w:lang w:val="en-US"/>
              </w:rPr>
            </w:pPr>
            <w:r w:rsidRPr="00347ED6">
              <w:rPr>
                <w:lang w:val="en-US"/>
              </w:rPr>
              <w:t>import java.util.regex.Pattern;</w:t>
            </w:r>
          </w:p>
          <w:p w14:paraId="3CD9D897" w14:textId="77777777" w:rsidR="00E868F4" w:rsidRPr="00347ED6" w:rsidRDefault="00E868F4" w:rsidP="008C1564">
            <w:pPr>
              <w:pStyle w:val="tabla"/>
              <w:rPr>
                <w:lang w:val="en-US"/>
              </w:rPr>
            </w:pPr>
          </w:p>
          <w:p w14:paraId="0C56EDD4" w14:textId="77777777" w:rsidR="00E868F4" w:rsidRPr="00347ED6" w:rsidRDefault="00000000" w:rsidP="008C1564">
            <w:pPr>
              <w:pStyle w:val="tabla"/>
              <w:rPr>
                <w:lang w:val="en-US"/>
              </w:rPr>
            </w:pPr>
            <w:r w:rsidRPr="00347ED6">
              <w:rPr>
                <w:lang w:val="en-US"/>
              </w:rPr>
              <w:t>public class ConversorService implements Serializable {</w:t>
            </w:r>
          </w:p>
          <w:p w14:paraId="7DEEA7BE" w14:textId="77777777" w:rsidR="00E868F4" w:rsidRPr="00347ED6" w:rsidRDefault="00E868F4" w:rsidP="008C1564">
            <w:pPr>
              <w:pStyle w:val="tabla"/>
              <w:rPr>
                <w:lang w:val="en-US"/>
              </w:rPr>
            </w:pPr>
          </w:p>
          <w:p w14:paraId="47A61A09" w14:textId="77777777" w:rsidR="00E868F4" w:rsidRPr="00347ED6" w:rsidRDefault="00000000" w:rsidP="008C1564">
            <w:pPr>
              <w:pStyle w:val="tabla"/>
              <w:rPr>
                <w:lang w:val="en-US"/>
              </w:rPr>
            </w:pPr>
            <w:r w:rsidRPr="00347ED6">
              <w:rPr>
                <w:lang w:val="en-US"/>
              </w:rPr>
              <w:t xml:space="preserve">    private static final String BASE_URL = "http://localhost:8080/WS_ConversorUnidades_Java_REST/api";</w:t>
            </w:r>
          </w:p>
          <w:p w14:paraId="4A41A868" w14:textId="77777777" w:rsidR="00E868F4" w:rsidRPr="00347ED6" w:rsidRDefault="00000000" w:rsidP="008C1564">
            <w:pPr>
              <w:pStyle w:val="tabla"/>
              <w:rPr>
                <w:lang w:val="en-US"/>
              </w:rPr>
            </w:pPr>
            <w:r w:rsidRPr="00347ED6">
              <w:rPr>
                <w:lang w:val="en-US"/>
              </w:rPr>
              <w:t xml:space="preserve">    private static String tokenSesion;</w:t>
            </w:r>
          </w:p>
          <w:p w14:paraId="53E66F27" w14:textId="77777777" w:rsidR="00E868F4" w:rsidRPr="00347ED6" w:rsidRDefault="00E868F4" w:rsidP="008C1564">
            <w:pPr>
              <w:pStyle w:val="tabla"/>
              <w:rPr>
                <w:lang w:val="en-US"/>
              </w:rPr>
            </w:pPr>
          </w:p>
          <w:p w14:paraId="4A430F0C" w14:textId="77777777" w:rsidR="00E868F4" w:rsidRPr="00347ED6" w:rsidRDefault="00000000" w:rsidP="008C1564">
            <w:pPr>
              <w:pStyle w:val="tabla"/>
              <w:rPr>
                <w:lang w:val="en-US"/>
              </w:rPr>
            </w:pPr>
            <w:r w:rsidRPr="00347ED6">
              <w:rPr>
                <w:lang w:val="en-US"/>
              </w:rPr>
              <w:lastRenderedPageBreak/>
              <w:t xml:space="preserve">    public static String getTokenSesion() {</w:t>
            </w:r>
          </w:p>
          <w:p w14:paraId="09A51E13" w14:textId="77777777" w:rsidR="00E868F4" w:rsidRPr="00347ED6" w:rsidRDefault="00000000" w:rsidP="008C1564">
            <w:pPr>
              <w:pStyle w:val="tabla"/>
              <w:rPr>
                <w:lang w:val="en-US"/>
              </w:rPr>
            </w:pPr>
            <w:r w:rsidRPr="00347ED6">
              <w:rPr>
                <w:lang w:val="en-US"/>
              </w:rPr>
              <w:t xml:space="preserve">        return tokenSesion;</w:t>
            </w:r>
          </w:p>
          <w:p w14:paraId="1E7F62CC" w14:textId="77777777" w:rsidR="00E868F4" w:rsidRPr="00347ED6" w:rsidRDefault="00000000" w:rsidP="008C1564">
            <w:pPr>
              <w:pStyle w:val="tabla"/>
              <w:rPr>
                <w:lang w:val="en-US"/>
              </w:rPr>
            </w:pPr>
            <w:r w:rsidRPr="00347ED6">
              <w:rPr>
                <w:lang w:val="en-US"/>
              </w:rPr>
              <w:t xml:space="preserve">    }</w:t>
            </w:r>
          </w:p>
          <w:p w14:paraId="17FDDFD0" w14:textId="77777777" w:rsidR="00E868F4" w:rsidRPr="00347ED6" w:rsidRDefault="00E868F4" w:rsidP="008C1564">
            <w:pPr>
              <w:pStyle w:val="tabla"/>
              <w:rPr>
                <w:lang w:val="en-US"/>
              </w:rPr>
            </w:pPr>
          </w:p>
          <w:p w14:paraId="017FEEC8" w14:textId="77777777" w:rsidR="00E868F4" w:rsidRPr="00347ED6" w:rsidRDefault="00000000" w:rsidP="008C1564">
            <w:pPr>
              <w:pStyle w:val="tabla"/>
              <w:rPr>
                <w:lang w:val="en-US"/>
              </w:rPr>
            </w:pPr>
            <w:r w:rsidRPr="00347ED6">
              <w:rPr>
                <w:lang w:val="en-US"/>
              </w:rPr>
              <w:t xml:space="preserve">    public static void setTokenSesion(String token) {</w:t>
            </w:r>
          </w:p>
          <w:p w14:paraId="23F81552" w14:textId="77777777" w:rsidR="00E868F4" w:rsidRPr="00347ED6" w:rsidRDefault="00000000" w:rsidP="008C1564">
            <w:pPr>
              <w:pStyle w:val="tabla"/>
              <w:rPr>
                <w:lang w:val="en-US"/>
              </w:rPr>
            </w:pPr>
            <w:r w:rsidRPr="00347ED6">
              <w:rPr>
                <w:lang w:val="en-US"/>
              </w:rPr>
              <w:t xml:space="preserve">        tokenSesion = token;</w:t>
            </w:r>
          </w:p>
          <w:p w14:paraId="7F56BA23" w14:textId="77777777" w:rsidR="00E868F4" w:rsidRPr="00347ED6" w:rsidRDefault="00000000" w:rsidP="008C1564">
            <w:pPr>
              <w:pStyle w:val="tabla"/>
              <w:rPr>
                <w:lang w:val="en-US"/>
              </w:rPr>
            </w:pPr>
            <w:r w:rsidRPr="00347ED6">
              <w:rPr>
                <w:lang w:val="en-US"/>
              </w:rPr>
              <w:t xml:space="preserve">    }</w:t>
            </w:r>
          </w:p>
          <w:p w14:paraId="3D2FC3C5" w14:textId="77777777" w:rsidR="00E868F4" w:rsidRPr="00347ED6" w:rsidRDefault="00E868F4" w:rsidP="008C1564">
            <w:pPr>
              <w:pStyle w:val="tabla"/>
              <w:rPr>
                <w:lang w:val="en-US"/>
              </w:rPr>
            </w:pPr>
          </w:p>
          <w:p w14:paraId="6C761FC6" w14:textId="77777777" w:rsidR="00E868F4" w:rsidRPr="00347ED6" w:rsidRDefault="00000000" w:rsidP="008C1564">
            <w:pPr>
              <w:pStyle w:val="tabla"/>
              <w:rPr>
                <w:lang w:val="en-US"/>
              </w:rPr>
            </w:pPr>
            <w:r w:rsidRPr="00347ED6">
              <w:rPr>
                <w:lang w:val="en-US"/>
              </w:rPr>
              <w:t xml:space="preserve">    public String login(String usuario, String contrasenia) {</w:t>
            </w:r>
          </w:p>
          <w:p w14:paraId="0AADEC83" w14:textId="77777777" w:rsidR="00E868F4" w:rsidRPr="00347ED6" w:rsidRDefault="00000000" w:rsidP="008C1564">
            <w:pPr>
              <w:pStyle w:val="tabla"/>
              <w:rPr>
                <w:lang w:val="en-US"/>
              </w:rPr>
            </w:pPr>
            <w:r w:rsidRPr="00347ED6">
              <w:rPr>
                <w:lang w:val="en-US"/>
              </w:rPr>
              <w:t xml:space="preserve">        try {</w:t>
            </w:r>
          </w:p>
          <w:p w14:paraId="4D57218D" w14:textId="77777777" w:rsidR="00E868F4" w:rsidRPr="00347ED6" w:rsidRDefault="00000000" w:rsidP="008C1564">
            <w:pPr>
              <w:pStyle w:val="tabla"/>
              <w:rPr>
                <w:lang w:val="en-US"/>
              </w:rPr>
            </w:pPr>
            <w:r w:rsidRPr="00347ED6">
              <w:rPr>
                <w:lang w:val="en-US"/>
              </w:rPr>
              <w:t xml:space="preserve">            String jsonInput = String.format("{\"usuario\":\"%s\",\"contrasenia\":\"%s\"}",</w:t>
            </w:r>
          </w:p>
          <w:p w14:paraId="22AEEE66" w14:textId="77777777" w:rsidR="00E868F4" w:rsidRPr="00347ED6" w:rsidRDefault="00000000" w:rsidP="008C1564">
            <w:pPr>
              <w:pStyle w:val="tabla"/>
              <w:rPr>
                <w:lang w:val="en-US"/>
              </w:rPr>
            </w:pPr>
            <w:r w:rsidRPr="00347ED6">
              <w:rPr>
                <w:lang w:val="en-US"/>
              </w:rPr>
              <w:t xml:space="preserve">                    escapeJson(usuario), escapeJson(contrasenia));</w:t>
            </w:r>
          </w:p>
          <w:p w14:paraId="2BFC802B" w14:textId="77777777" w:rsidR="00E868F4" w:rsidRPr="00347ED6" w:rsidRDefault="00E868F4" w:rsidP="008C1564">
            <w:pPr>
              <w:pStyle w:val="tabla"/>
              <w:rPr>
                <w:lang w:val="en-US"/>
              </w:rPr>
            </w:pPr>
          </w:p>
          <w:p w14:paraId="10CDC58B" w14:textId="77777777" w:rsidR="00E868F4" w:rsidRPr="00347ED6" w:rsidRDefault="00000000" w:rsidP="008C1564">
            <w:pPr>
              <w:pStyle w:val="tabla"/>
              <w:rPr>
                <w:lang w:val="en-US"/>
              </w:rPr>
            </w:pPr>
            <w:r w:rsidRPr="00347ED6">
              <w:rPr>
                <w:lang w:val="en-US"/>
              </w:rPr>
              <w:t xml:space="preserve">            String respuesta = postJson(BASE_URL + "/auth/login", jsonInput);</w:t>
            </w:r>
          </w:p>
          <w:p w14:paraId="412029C2" w14:textId="77777777" w:rsidR="00E868F4" w:rsidRPr="00347ED6" w:rsidRDefault="00000000" w:rsidP="008C1564">
            <w:pPr>
              <w:pStyle w:val="tabla"/>
              <w:rPr>
                <w:lang w:val="en-US"/>
              </w:rPr>
            </w:pPr>
            <w:r w:rsidRPr="00347ED6">
              <w:rPr>
                <w:lang w:val="en-US"/>
              </w:rPr>
              <w:t xml:space="preserve">            String token = extraerCampoJson(respuesta, "token");</w:t>
            </w:r>
          </w:p>
          <w:p w14:paraId="09EEBD2A" w14:textId="77777777" w:rsidR="00E868F4" w:rsidRPr="00347ED6" w:rsidRDefault="00000000" w:rsidP="008C1564">
            <w:pPr>
              <w:pStyle w:val="tabla"/>
              <w:rPr>
                <w:lang w:val="en-US"/>
              </w:rPr>
            </w:pPr>
            <w:r w:rsidRPr="00347ED6">
              <w:rPr>
                <w:lang w:val="en-US"/>
              </w:rPr>
              <w:t xml:space="preserve">            if (token != null &amp;&amp; !token.isBlank()) {</w:t>
            </w:r>
          </w:p>
          <w:p w14:paraId="26DBA4E3" w14:textId="77777777" w:rsidR="00E868F4" w:rsidRPr="00347ED6" w:rsidRDefault="00000000" w:rsidP="008C1564">
            <w:pPr>
              <w:pStyle w:val="tabla"/>
              <w:rPr>
                <w:lang w:val="en-US"/>
              </w:rPr>
            </w:pPr>
            <w:r w:rsidRPr="00347ED6">
              <w:rPr>
                <w:lang w:val="en-US"/>
              </w:rPr>
              <w:t xml:space="preserve">                tokenSesion = token;</w:t>
            </w:r>
          </w:p>
          <w:p w14:paraId="53516DE2" w14:textId="77777777" w:rsidR="00E868F4" w:rsidRPr="00347ED6" w:rsidRDefault="00000000" w:rsidP="008C1564">
            <w:pPr>
              <w:pStyle w:val="tabla"/>
              <w:rPr>
                <w:lang w:val="en-US"/>
              </w:rPr>
            </w:pPr>
            <w:r w:rsidRPr="00347ED6">
              <w:rPr>
                <w:lang w:val="en-US"/>
              </w:rPr>
              <w:t xml:space="preserve">                return token;</w:t>
            </w:r>
          </w:p>
          <w:p w14:paraId="75F153A3" w14:textId="77777777" w:rsidR="00E868F4" w:rsidRPr="00347ED6" w:rsidRDefault="00000000" w:rsidP="008C1564">
            <w:pPr>
              <w:pStyle w:val="tabla"/>
              <w:rPr>
                <w:lang w:val="en-US"/>
              </w:rPr>
            </w:pPr>
            <w:r w:rsidRPr="00347ED6">
              <w:rPr>
                <w:lang w:val="en-US"/>
              </w:rPr>
              <w:t xml:space="preserve">            }</w:t>
            </w:r>
          </w:p>
          <w:p w14:paraId="46227A91" w14:textId="77777777" w:rsidR="00E868F4" w:rsidRPr="00347ED6" w:rsidRDefault="00000000" w:rsidP="008C1564">
            <w:pPr>
              <w:pStyle w:val="tabla"/>
              <w:rPr>
                <w:lang w:val="en-US"/>
              </w:rPr>
            </w:pPr>
            <w:r w:rsidRPr="00347ED6">
              <w:rPr>
                <w:lang w:val="en-US"/>
              </w:rPr>
              <w:t xml:space="preserve">            return null;</w:t>
            </w:r>
          </w:p>
          <w:p w14:paraId="33C4EB50" w14:textId="77777777" w:rsidR="00E868F4" w:rsidRPr="00347ED6" w:rsidRDefault="00000000" w:rsidP="008C1564">
            <w:pPr>
              <w:pStyle w:val="tabla"/>
              <w:rPr>
                <w:lang w:val="en-US"/>
              </w:rPr>
            </w:pPr>
            <w:r w:rsidRPr="00347ED6">
              <w:rPr>
                <w:lang w:val="en-US"/>
              </w:rPr>
              <w:t xml:space="preserve">        } catch (Exception e) {</w:t>
            </w:r>
          </w:p>
          <w:p w14:paraId="24841F5A" w14:textId="77777777" w:rsidR="00E868F4" w:rsidRPr="00347ED6" w:rsidRDefault="00000000" w:rsidP="008C1564">
            <w:pPr>
              <w:pStyle w:val="tabla"/>
              <w:rPr>
                <w:lang w:val="en-US"/>
              </w:rPr>
            </w:pPr>
            <w:r w:rsidRPr="00347ED6">
              <w:rPr>
                <w:lang w:val="en-US"/>
              </w:rPr>
              <w:t xml:space="preserve">            throw new RuntimeException("Error al iniciar sesiÃ³n: " + e.getMessage(), e);</w:t>
            </w:r>
          </w:p>
          <w:p w14:paraId="7BB37783" w14:textId="77777777" w:rsidR="00E868F4" w:rsidRPr="00347ED6" w:rsidRDefault="00000000" w:rsidP="008C1564">
            <w:pPr>
              <w:pStyle w:val="tabla"/>
              <w:rPr>
                <w:lang w:val="en-US"/>
              </w:rPr>
            </w:pPr>
            <w:r w:rsidRPr="00347ED6">
              <w:rPr>
                <w:lang w:val="en-US"/>
              </w:rPr>
              <w:t xml:space="preserve">        }</w:t>
            </w:r>
          </w:p>
          <w:p w14:paraId="2EFCE928" w14:textId="77777777" w:rsidR="00E868F4" w:rsidRPr="00347ED6" w:rsidRDefault="00000000" w:rsidP="008C1564">
            <w:pPr>
              <w:pStyle w:val="tabla"/>
              <w:rPr>
                <w:lang w:val="en-US"/>
              </w:rPr>
            </w:pPr>
            <w:r w:rsidRPr="00347ED6">
              <w:rPr>
                <w:lang w:val="en-US"/>
              </w:rPr>
              <w:t xml:space="preserve">    }</w:t>
            </w:r>
          </w:p>
          <w:p w14:paraId="37897414" w14:textId="77777777" w:rsidR="00E868F4" w:rsidRPr="00347ED6" w:rsidRDefault="00E868F4" w:rsidP="008C1564">
            <w:pPr>
              <w:pStyle w:val="tabla"/>
              <w:rPr>
                <w:lang w:val="en-US"/>
              </w:rPr>
            </w:pPr>
          </w:p>
          <w:p w14:paraId="2F370739" w14:textId="77777777" w:rsidR="00E868F4" w:rsidRPr="00347ED6" w:rsidRDefault="00000000" w:rsidP="008C1564">
            <w:pPr>
              <w:pStyle w:val="tabla"/>
              <w:rPr>
                <w:lang w:val="en-US"/>
              </w:rPr>
            </w:pPr>
            <w:r w:rsidRPr="00347ED6">
              <w:rPr>
                <w:lang w:val="en-US"/>
              </w:rPr>
              <w:t xml:space="preserve">    public double convertirLongitud(double valor, String unidadInicial, String unidadFinal) {</w:t>
            </w:r>
          </w:p>
          <w:p w14:paraId="6D1CD505" w14:textId="77777777" w:rsidR="00E868F4" w:rsidRDefault="00000000" w:rsidP="008C1564">
            <w:pPr>
              <w:pStyle w:val="tabla"/>
            </w:pPr>
            <w:r w:rsidRPr="00347ED6">
              <w:rPr>
                <w:lang w:val="en-US"/>
              </w:rPr>
              <w:t xml:space="preserve">        </w:t>
            </w:r>
            <w:r>
              <w:t>return ejecutarConversion("longitud", valor, unidadInicial, unidadFinal);</w:t>
            </w:r>
          </w:p>
          <w:p w14:paraId="06250D51" w14:textId="77777777" w:rsidR="00E868F4" w:rsidRPr="00347ED6" w:rsidRDefault="00000000" w:rsidP="008C1564">
            <w:pPr>
              <w:pStyle w:val="tabla"/>
              <w:rPr>
                <w:lang w:val="en-US"/>
              </w:rPr>
            </w:pPr>
            <w:r>
              <w:t xml:space="preserve">    </w:t>
            </w:r>
            <w:r w:rsidRPr="00347ED6">
              <w:rPr>
                <w:lang w:val="en-US"/>
              </w:rPr>
              <w:t>}</w:t>
            </w:r>
          </w:p>
          <w:p w14:paraId="567C9080" w14:textId="77777777" w:rsidR="00E868F4" w:rsidRPr="00347ED6" w:rsidRDefault="00E868F4" w:rsidP="008C1564">
            <w:pPr>
              <w:pStyle w:val="tabla"/>
              <w:rPr>
                <w:lang w:val="en-US"/>
              </w:rPr>
            </w:pPr>
          </w:p>
          <w:p w14:paraId="03C0618F" w14:textId="77777777" w:rsidR="00E868F4" w:rsidRPr="00347ED6" w:rsidRDefault="00000000" w:rsidP="008C1564">
            <w:pPr>
              <w:pStyle w:val="tabla"/>
              <w:rPr>
                <w:lang w:val="en-US"/>
              </w:rPr>
            </w:pPr>
            <w:r w:rsidRPr="00347ED6">
              <w:rPr>
                <w:lang w:val="en-US"/>
              </w:rPr>
              <w:t xml:space="preserve">    public double convertirMasa(double valor, String unidadInicial, String unidadFinal) {</w:t>
            </w:r>
          </w:p>
          <w:p w14:paraId="066B6360" w14:textId="77777777" w:rsidR="00E868F4" w:rsidRDefault="00000000" w:rsidP="008C1564">
            <w:pPr>
              <w:pStyle w:val="tabla"/>
            </w:pPr>
            <w:r w:rsidRPr="00347ED6">
              <w:rPr>
                <w:lang w:val="en-US"/>
              </w:rPr>
              <w:t xml:space="preserve">        </w:t>
            </w:r>
            <w:r>
              <w:t>return ejecutarConversion("masa", valor, unidadInicial, unidadFinal);</w:t>
            </w:r>
          </w:p>
          <w:p w14:paraId="60D004BB" w14:textId="77777777" w:rsidR="00E868F4" w:rsidRPr="00347ED6" w:rsidRDefault="00000000" w:rsidP="008C1564">
            <w:pPr>
              <w:pStyle w:val="tabla"/>
              <w:rPr>
                <w:lang w:val="en-US"/>
              </w:rPr>
            </w:pPr>
            <w:r>
              <w:t xml:space="preserve">    </w:t>
            </w:r>
            <w:r w:rsidRPr="00347ED6">
              <w:rPr>
                <w:lang w:val="en-US"/>
              </w:rPr>
              <w:t>}</w:t>
            </w:r>
          </w:p>
          <w:p w14:paraId="2752763E" w14:textId="77777777" w:rsidR="00E868F4" w:rsidRPr="00347ED6" w:rsidRDefault="00E868F4" w:rsidP="008C1564">
            <w:pPr>
              <w:pStyle w:val="tabla"/>
              <w:rPr>
                <w:lang w:val="en-US"/>
              </w:rPr>
            </w:pPr>
          </w:p>
          <w:p w14:paraId="218EE91D" w14:textId="77777777" w:rsidR="00E868F4" w:rsidRPr="00347ED6" w:rsidRDefault="00000000" w:rsidP="008C1564">
            <w:pPr>
              <w:pStyle w:val="tabla"/>
              <w:rPr>
                <w:lang w:val="en-US"/>
              </w:rPr>
            </w:pPr>
            <w:r w:rsidRPr="00347ED6">
              <w:rPr>
                <w:lang w:val="en-US"/>
              </w:rPr>
              <w:t xml:space="preserve">    public double convertirTemperatura(double valor, String unidadInicial, String unidadFinal) {</w:t>
            </w:r>
          </w:p>
          <w:p w14:paraId="0291C70B" w14:textId="77777777" w:rsidR="00E868F4" w:rsidRDefault="00000000" w:rsidP="008C1564">
            <w:pPr>
              <w:pStyle w:val="tabla"/>
            </w:pPr>
            <w:r w:rsidRPr="00347ED6">
              <w:rPr>
                <w:lang w:val="en-US"/>
              </w:rPr>
              <w:t xml:space="preserve">        </w:t>
            </w:r>
            <w:r>
              <w:t>return ejecutarConversion("temperatura", valor, unidadInicial, unidadFinal);</w:t>
            </w:r>
          </w:p>
          <w:p w14:paraId="2D8DABBE" w14:textId="77777777" w:rsidR="00E868F4" w:rsidRPr="00347ED6" w:rsidRDefault="00000000" w:rsidP="008C1564">
            <w:pPr>
              <w:pStyle w:val="tabla"/>
              <w:rPr>
                <w:lang w:val="en-US"/>
              </w:rPr>
            </w:pPr>
            <w:r>
              <w:t xml:space="preserve">    </w:t>
            </w:r>
            <w:r w:rsidRPr="00347ED6">
              <w:rPr>
                <w:lang w:val="en-US"/>
              </w:rPr>
              <w:t>}</w:t>
            </w:r>
          </w:p>
          <w:p w14:paraId="2F025B17" w14:textId="77777777" w:rsidR="00E868F4" w:rsidRPr="00347ED6" w:rsidRDefault="00E868F4" w:rsidP="008C1564">
            <w:pPr>
              <w:pStyle w:val="tabla"/>
              <w:rPr>
                <w:lang w:val="en-US"/>
              </w:rPr>
            </w:pPr>
          </w:p>
          <w:p w14:paraId="086D3B47" w14:textId="77777777" w:rsidR="00E868F4" w:rsidRPr="00347ED6" w:rsidRDefault="00000000" w:rsidP="008C1564">
            <w:pPr>
              <w:pStyle w:val="tabla"/>
              <w:rPr>
                <w:lang w:val="en-US"/>
              </w:rPr>
            </w:pPr>
            <w:r w:rsidRPr="00347ED6">
              <w:rPr>
                <w:lang w:val="en-US"/>
              </w:rPr>
              <w:t xml:space="preserve">    public String cambiarContrasenia(String actual, String nueva) {</w:t>
            </w:r>
          </w:p>
          <w:p w14:paraId="6187D5ED" w14:textId="77777777" w:rsidR="00E868F4" w:rsidRPr="00347ED6" w:rsidRDefault="00000000" w:rsidP="008C1564">
            <w:pPr>
              <w:pStyle w:val="tabla"/>
              <w:rPr>
                <w:lang w:val="en-US"/>
              </w:rPr>
            </w:pPr>
            <w:r w:rsidRPr="00347ED6">
              <w:rPr>
                <w:lang w:val="en-US"/>
              </w:rPr>
              <w:t xml:space="preserve">        try {</w:t>
            </w:r>
          </w:p>
          <w:p w14:paraId="3326DBB6" w14:textId="77777777" w:rsidR="00E868F4" w:rsidRPr="00347ED6" w:rsidRDefault="00000000" w:rsidP="008C1564">
            <w:pPr>
              <w:pStyle w:val="tabla"/>
              <w:rPr>
                <w:lang w:val="en-US"/>
              </w:rPr>
            </w:pPr>
            <w:r w:rsidRPr="00347ED6">
              <w:rPr>
                <w:lang w:val="en-US"/>
              </w:rPr>
              <w:t xml:space="preserve">            String jsonInput = String.format("{\"contraseniaActual\":\"%s\",\"contraseniaNueva\":\"%s\"}",</w:t>
            </w:r>
          </w:p>
          <w:p w14:paraId="74C79D32" w14:textId="77777777" w:rsidR="00E868F4" w:rsidRPr="00347ED6" w:rsidRDefault="00000000" w:rsidP="008C1564">
            <w:pPr>
              <w:pStyle w:val="tabla"/>
              <w:rPr>
                <w:lang w:val="en-US"/>
              </w:rPr>
            </w:pPr>
            <w:r w:rsidRPr="00347ED6">
              <w:rPr>
                <w:lang w:val="en-US"/>
              </w:rPr>
              <w:t xml:space="preserve">                    escapeJson(actual), escapeJson(nueva));</w:t>
            </w:r>
          </w:p>
          <w:p w14:paraId="28E67D54" w14:textId="77777777" w:rsidR="00E868F4" w:rsidRPr="00347ED6" w:rsidRDefault="00000000" w:rsidP="008C1564">
            <w:pPr>
              <w:pStyle w:val="tabla"/>
              <w:rPr>
                <w:lang w:val="en-US"/>
              </w:rPr>
            </w:pPr>
            <w:r w:rsidRPr="00347ED6">
              <w:rPr>
                <w:lang w:val="en-US"/>
              </w:rPr>
              <w:t xml:space="preserve">            return postJson(BASE_URL + "/auth/cambiar-contrasenia", jsonInput);</w:t>
            </w:r>
          </w:p>
          <w:p w14:paraId="2D62C43A" w14:textId="77777777" w:rsidR="00E868F4" w:rsidRPr="00347ED6" w:rsidRDefault="00000000" w:rsidP="008C1564">
            <w:pPr>
              <w:pStyle w:val="tabla"/>
              <w:rPr>
                <w:lang w:val="en-US"/>
              </w:rPr>
            </w:pPr>
            <w:r w:rsidRPr="00347ED6">
              <w:rPr>
                <w:lang w:val="en-US"/>
              </w:rPr>
              <w:t xml:space="preserve">        } catch (Exception e) {</w:t>
            </w:r>
          </w:p>
          <w:p w14:paraId="410EAE33" w14:textId="77777777" w:rsidR="00E868F4" w:rsidRPr="00347ED6" w:rsidRDefault="00000000" w:rsidP="008C1564">
            <w:pPr>
              <w:pStyle w:val="tabla"/>
              <w:rPr>
                <w:lang w:val="en-US"/>
              </w:rPr>
            </w:pPr>
            <w:r w:rsidRPr="00347ED6">
              <w:rPr>
                <w:lang w:val="en-US"/>
              </w:rPr>
              <w:t xml:space="preserve">            throw new RuntimeException("Error al cambiar contraseÃ±a: " + e.getMessage(), e);</w:t>
            </w:r>
          </w:p>
          <w:p w14:paraId="6B3DBF27" w14:textId="77777777" w:rsidR="00E868F4" w:rsidRPr="00347ED6" w:rsidRDefault="00000000" w:rsidP="008C1564">
            <w:pPr>
              <w:pStyle w:val="tabla"/>
              <w:rPr>
                <w:lang w:val="en-US"/>
              </w:rPr>
            </w:pPr>
            <w:r w:rsidRPr="00347ED6">
              <w:rPr>
                <w:lang w:val="en-US"/>
              </w:rPr>
              <w:t xml:space="preserve">        }</w:t>
            </w:r>
          </w:p>
          <w:p w14:paraId="3ADB3933" w14:textId="77777777" w:rsidR="00E868F4" w:rsidRPr="00347ED6" w:rsidRDefault="00000000" w:rsidP="008C1564">
            <w:pPr>
              <w:pStyle w:val="tabla"/>
              <w:rPr>
                <w:lang w:val="en-US"/>
              </w:rPr>
            </w:pPr>
            <w:r w:rsidRPr="00347ED6">
              <w:rPr>
                <w:lang w:val="en-US"/>
              </w:rPr>
              <w:t xml:space="preserve">    }</w:t>
            </w:r>
          </w:p>
          <w:p w14:paraId="072E2116" w14:textId="77777777" w:rsidR="00E868F4" w:rsidRPr="00347ED6" w:rsidRDefault="00E868F4" w:rsidP="008C1564">
            <w:pPr>
              <w:pStyle w:val="tabla"/>
              <w:rPr>
                <w:lang w:val="en-US"/>
              </w:rPr>
            </w:pPr>
          </w:p>
          <w:p w14:paraId="0FB80E61" w14:textId="77777777" w:rsidR="00E868F4" w:rsidRPr="00347ED6" w:rsidRDefault="00000000" w:rsidP="008C1564">
            <w:pPr>
              <w:pStyle w:val="tabla"/>
              <w:rPr>
                <w:lang w:val="en-US"/>
              </w:rPr>
            </w:pPr>
            <w:r w:rsidRPr="00347ED6">
              <w:rPr>
                <w:lang w:val="en-US"/>
              </w:rPr>
              <w:t xml:space="preserve">    private double ejecutarConversion(String tipo, double valor, String inicial, String finalU) {</w:t>
            </w:r>
          </w:p>
          <w:p w14:paraId="230C5A5C" w14:textId="77777777" w:rsidR="00E868F4" w:rsidRPr="00347ED6" w:rsidRDefault="00000000" w:rsidP="008C1564">
            <w:pPr>
              <w:pStyle w:val="tabla"/>
              <w:rPr>
                <w:lang w:val="en-US"/>
              </w:rPr>
            </w:pPr>
            <w:r w:rsidRPr="00347ED6">
              <w:rPr>
                <w:lang w:val="en-US"/>
              </w:rPr>
              <w:lastRenderedPageBreak/>
              <w:t xml:space="preserve">        try {</w:t>
            </w:r>
          </w:p>
          <w:p w14:paraId="2BF33AF6" w14:textId="77777777" w:rsidR="00E868F4" w:rsidRPr="00347ED6" w:rsidRDefault="00000000" w:rsidP="008C1564">
            <w:pPr>
              <w:pStyle w:val="tabla"/>
              <w:rPr>
                <w:lang w:val="en-US"/>
              </w:rPr>
            </w:pPr>
            <w:r w:rsidRPr="00347ED6">
              <w:rPr>
                <w:lang w:val="en-US"/>
              </w:rPr>
              <w:t xml:space="preserve">            String urlStr = String.format("%s/conversor/%s?valor=%s&amp;unidadInicial=%s&amp;unidadFinal=%s",</w:t>
            </w:r>
          </w:p>
          <w:p w14:paraId="2D29CA68" w14:textId="77777777" w:rsidR="00E868F4" w:rsidRDefault="00000000" w:rsidP="008C1564">
            <w:pPr>
              <w:pStyle w:val="tabla"/>
            </w:pPr>
            <w:r w:rsidRPr="00347ED6">
              <w:rPr>
                <w:lang w:val="en-US"/>
              </w:rPr>
              <w:t xml:space="preserve">                    </w:t>
            </w:r>
            <w:r>
              <w:t>BASE_URL, tipo, valor,</w:t>
            </w:r>
          </w:p>
          <w:p w14:paraId="3746C5DB" w14:textId="77777777" w:rsidR="00E868F4" w:rsidRDefault="00000000" w:rsidP="008C1564">
            <w:pPr>
              <w:pStyle w:val="tabla"/>
            </w:pPr>
            <w:r>
              <w:t xml:space="preserve">                    URLEncoder.encode(inicial, StandardCharsets.UTF_8),</w:t>
            </w:r>
          </w:p>
          <w:p w14:paraId="312146BD" w14:textId="77777777" w:rsidR="00E868F4" w:rsidRDefault="00000000" w:rsidP="008C1564">
            <w:pPr>
              <w:pStyle w:val="tabla"/>
            </w:pPr>
            <w:r>
              <w:t xml:space="preserve">                    URLEncoder.encode(finalU, StandardCharsets.UTF_8));</w:t>
            </w:r>
          </w:p>
          <w:p w14:paraId="64A394E1" w14:textId="77777777" w:rsidR="00E868F4" w:rsidRDefault="00E868F4" w:rsidP="008C1564">
            <w:pPr>
              <w:pStyle w:val="tabla"/>
            </w:pPr>
          </w:p>
          <w:p w14:paraId="72935BDE" w14:textId="77777777" w:rsidR="00E868F4" w:rsidRDefault="00000000" w:rsidP="008C1564">
            <w:pPr>
              <w:pStyle w:val="tabla"/>
            </w:pPr>
            <w:r>
              <w:t xml:space="preserve">            String respuesta = getJson(urlStr);</w:t>
            </w:r>
          </w:p>
          <w:p w14:paraId="1A385594" w14:textId="77777777" w:rsidR="00E868F4" w:rsidRDefault="00000000" w:rsidP="008C1564">
            <w:pPr>
              <w:pStyle w:val="tabla"/>
            </w:pPr>
            <w:r>
              <w:t xml:space="preserve">            String valorFinalStr = extraerCampoJson(respuesta, "valorFinal");</w:t>
            </w:r>
          </w:p>
          <w:p w14:paraId="7E37C10A" w14:textId="77777777" w:rsidR="00E868F4" w:rsidRPr="00347ED6" w:rsidRDefault="00000000" w:rsidP="008C1564">
            <w:pPr>
              <w:pStyle w:val="tabla"/>
              <w:rPr>
                <w:lang w:val="en-US"/>
              </w:rPr>
            </w:pPr>
            <w:r>
              <w:t xml:space="preserve">            </w:t>
            </w:r>
            <w:r w:rsidRPr="00347ED6">
              <w:rPr>
                <w:lang w:val="en-US"/>
              </w:rPr>
              <w:t>if (valorFinalStr != null) {</w:t>
            </w:r>
          </w:p>
          <w:p w14:paraId="3BF59844" w14:textId="77777777" w:rsidR="00E868F4" w:rsidRPr="00347ED6" w:rsidRDefault="00000000" w:rsidP="008C1564">
            <w:pPr>
              <w:pStyle w:val="tabla"/>
              <w:rPr>
                <w:lang w:val="en-US"/>
              </w:rPr>
            </w:pPr>
            <w:r w:rsidRPr="00347ED6">
              <w:rPr>
                <w:lang w:val="en-US"/>
              </w:rPr>
              <w:t xml:space="preserve">                return Double.parseDouble(valorFinalStr);</w:t>
            </w:r>
          </w:p>
          <w:p w14:paraId="57DF3774" w14:textId="77777777" w:rsidR="00E868F4" w:rsidRDefault="00000000" w:rsidP="008C1564">
            <w:pPr>
              <w:pStyle w:val="tabla"/>
            </w:pPr>
            <w:r w:rsidRPr="00347ED6">
              <w:rPr>
                <w:lang w:val="en-US"/>
              </w:rPr>
              <w:t xml:space="preserve">            </w:t>
            </w:r>
            <w:r>
              <w:t>}</w:t>
            </w:r>
          </w:p>
          <w:p w14:paraId="295F334F" w14:textId="77777777" w:rsidR="00E868F4" w:rsidRDefault="00000000" w:rsidP="008C1564">
            <w:pPr>
              <w:pStyle w:val="tabla"/>
            </w:pPr>
            <w:r>
              <w:t xml:space="preserve">            throw new RuntimeException("No se encontrÃ³ 'valorFinal' en la respuesta del servidor: " + respuesta);</w:t>
            </w:r>
          </w:p>
          <w:p w14:paraId="44403331" w14:textId="77777777" w:rsidR="00E868F4" w:rsidRPr="00347ED6" w:rsidRDefault="00000000" w:rsidP="008C1564">
            <w:pPr>
              <w:pStyle w:val="tabla"/>
              <w:rPr>
                <w:lang w:val="en-US"/>
              </w:rPr>
            </w:pPr>
            <w:r>
              <w:t xml:space="preserve">        </w:t>
            </w:r>
            <w:r w:rsidRPr="00347ED6">
              <w:rPr>
                <w:lang w:val="en-US"/>
              </w:rPr>
              <w:t>} catch (Exception e) {</w:t>
            </w:r>
          </w:p>
          <w:p w14:paraId="6DF8C24E" w14:textId="77777777" w:rsidR="00E868F4" w:rsidRPr="00347ED6" w:rsidRDefault="00000000" w:rsidP="008C1564">
            <w:pPr>
              <w:pStyle w:val="tabla"/>
              <w:rPr>
                <w:lang w:val="en-US"/>
              </w:rPr>
            </w:pPr>
            <w:r w:rsidRPr="00347ED6">
              <w:rPr>
                <w:lang w:val="en-US"/>
              </w:rPr>
              <w:t xml:space="preserve">            throw new RuntimeException("Error en conversiÃ³n de " + tipo + ": " + e.getMessage(), e);</w:t>
            </w:r>
          </w:p>
          <w:p w14:paraId="7B430C90" w14:textId="77777777" w:rsidR="00E868F4" w:rsidRPr="00347ED6" w:rsidRDefault="00000000" w:rsidP="008C1564">
            <w:pPr>
              <w:pStyle w:val="tabla"/>
              <w:rPr>
                <w:lang w:val="en-US"/>
              </w:rPr>
            </w:pPr>
            <w:r w:rsidRPr="00347ED6">
              <w:rPr>
                <w:lang w:val="en-US"/>
              </w:rPr>
              <w:t xml:space="preserve">        }</w:t>
            </w:r>
          </w:p>
          <w:p w14:paraId="5645F59C" w14:textId="77777777" w:rsidR="00E868F4" w:rsidRPr="00347ED6" w:rsidRDefault="00000000" w:rsidP="008C1564">
            <w:pPr>
              <w:pStyle w:val="tabla"/>
              <w:rPr>
                <w:lang w:val="en-US"/>
              </w:rPr>
            </w:pPr>
            <w:r w:rsidRPr="00347ED6">
              <w:rPr>
                <w:lang w:val="en-US"/>
              </w:rPr>
              <w:t xml:space="preserve">    }</w:t>
            </w:r>
          </w:p>
          <w:p w14:paraId="54EC40E8" w14:textId="77777777" w:rsidR="00E868F4" w:rsidRPr="00347ED6" w:rsidRDefault="00E868F4" w:rsidP="008C1564">
            <w:pPr>
              <w:pStyle w:val="tabla"/>
              <w:rPr>
                <w:lang w:val="en-US"/>
              </w:rPr>
            </w:pPr>
          </w:p>
          <w:p w14:paraId="0682D8F4" w14:textId="77777777" w:rsidR="00E868F4" w:rsidRPr="00347ED6" w:rsidRDefault="00000000" w:rsidP="008C1564">
            <w:pPr>
              <w:pStyle w:val="tabla"/>
              <w:rPr>
                <w:lang w:val="en-US"/>
              </w:rPr>
            </w:pPr>
            <w:r w:rsidRPr="00347ED6">
              <w:rPr>
                <w:lang w:val="en-US"/>
              </w:rPr>
              <w:t xml:space="preserve">    private String getJson(String urlStr) throws Exception {</w:t>
            </w:r>
          </w:p>
          <w:p w14:paraId="64C9C5DB" w14:textId="77777777" w:rsidR="00E868F4" w:rsidRPr="00347ED6" w:rsidRDefault="00000000" w:rsidP="008C1564">
            <w:pPr>
              <w:pStyle w:val="tabla"/>
              <w:rPr>
                <w:lang w:val="en-US"/>
              </w:rPr>
            </w:pPr>
            <w:r w:rsidRPr="00347ED6">
              <w:rPr>
                <w:lang w:val="en-US"/>
              </w:rPr>
              <w:t xml:space="preserve">        URL url = new URL(urlStr);</w:t>
            </w:r>
          </w:p>
          <w:p w14:paraId="2BB84BC2"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583F2C37" w14:textId="77777777" w:rsidR="00E868F4" w:rsidRPr="00347ED6" w:rsidRDefault="00000000" w:rsidP="008C1564">
            <w:pPr>
              <w:pStyle w:val="tabla"/>
              <w:rPr>
                <w:lang w:val="en-US"/>
              </w:rPr>
            </w:pPr>
            <w:r w:rsidRPr="00347ED6">
              <w:rPr>
                <w:lang w:val="en-US"/>
              </w:rPr>
              <w:t xml:space="preserve">        conn.setRequestMethod("GET");</w:t>
            </w:r>
          </w:p>
          <w:p w14:paraId="0A90128D" w14:textId="77777777" w:rsidR="00E868F4" w:rsidRPr="00347ED6" w:rsidRDefault="00000000" w:rsidP="008C1564">
            <w:pPr>
              <w:pStyle w:val="tabla"/>
              <w:rPr>
                <w:lang w:val="en-US"/>
              </w:rPr>
            </w:pPr>
            <w:r w:rsidRPr="00347ED6">
              <w:rPr>
                <w:lang w:val="en-US"/>
              </w:rPr>
              <w:t xml:space="preserve">        conn.setRequestProperty("Accept", "application/json");</w:t>
            </w:r>
          </w:p>
          <w:p w14:paraId="54245329" w14:textId="77777777" w:rsidR="00E868F4" w:rsidRPr="00347ED6" w:rsidRDefault="00000000" w:rsidP="008C1564">
            <w:pPr>
              <w:pStyle w:val="tabla"/>
              <w:rPr>
                <w:lang w:val="en-US"/>
              </w:rPr>
            </w:pPr>
            <w:r w:rsidRPr="00347ED6">
              <w:rPr>
                <w:lang w:val="en-US"/>
              </w:rPr>
              <w:t xml:space="preserve">        if (tokenSesion != null) {</w:t>
            </w:r>
          </w:p>
          <w:p w14:paraId="10971E9E"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107E5B42" w14:textId="77777777" w:rsidR="00E868F4" w:rsidRPr="00347ED6" w:rsidRDefault="00000000" w:rsidP="008C1564">
            <w:pPr>
              <w:pStyle w:val="tabla"/>
              <w:rPr>
                <w:lang w:val="en-US"/>
              </w:rPr>
            </w:pPr>
            <w:r w:rsidRPr="00347ED6">
              <w:rPr>
                <w:lang w:val="en-US"/>
              </w:rPr>
              <w:t xml:space="preserve">        }</w:t>
            </w:r>
          </w:p>
          <w:p w14:paraId="5A7FADDE" w14:textId="77777777" w:rsidR="00E868F4" w:rsidRPr="00347ED6" w:rsidRDefault="00E868F4" w:rsidP="008C1564">
            <w:pPr>
              <w:pStyle w:val="tabla"/>
              <w:rPr>
                <w:lang w:val="en-US"/>
              </w:rPr>
            </w:pPr>
          </w:p>
          <w:p w14:paraId="6F3E1502" w14:textId="77777777" w:rsidR="00E868F4" w:rsidRPr="00347ED6" w:rsidRDefault="00000000" w:rsidP="008C1564">
            <w:pPr>
              <w:pStyle w:val="tabla"/>
              <w:rPr>
                <w:lang w:val="en-US"/>
              </w:rPr>
            </w:pPr>
            <w:r w:rsidRPr="00347ED6">
              <w:rPr>
                <w:lang w:val="en-US"/>
              </w:rPr>
              <w:t xml:space="preserve">        int code = conn.getResponseCode();</w:t>
            </w:r>
          </w:p>
          <w:p w14:paraId="3BB8D521" w14:textId="77777777" w:rsidR="00E868F4" w:rsidRPr="00347ED6" w:rsidRDefault="00000000" w:rsidP="008C1564">
            <w:pPr>
              <w:pStyle w:val="tabla"/>
              <w:rPr>
                <w:lang w:val="en-US"/>
              </w:rPr>
            </w:pPr>
            <w:r w:rsidRPr="00347ED6">
              <w:rPr>
                <w:lang w:val="en-US"/>
              </w:rPr>
              <w:t xml:space="preserve">        if (code != 200) {</w:t>
            </w:r>
          </w:p>
          <w:p w14:paraId="3CD51FF1" w14:textId="77777777" w:rsidR="00E868F4" w:rsidRPr="00347ED6" w:rsidRDefault="00000000" w:rsidP="008C1564">
            <w:pPr>
              <w:pStyle w:val="tabla"/>
              <w:rPr>
                <w:lang w:val="en-US"/>
              </w:rPr>
            </w:pPr>
            <w:r w:rsidRPr="00347ED6">
              <w:rPr>
                <w:lang w:val="en-US"/>
              </w:rPr>
              <w:t xml:space="preserve">            String errorMsg = leerStream(conn.getErrorStream());</w:t>
            </w:r>
          </w:p>
          <w:p w14:paraId="573728EE" w14:textId="77777777" w:rsidR="00E868F4" w:rsidRPr="00347ED6" w:rsidRDefault="00000000" w:rsidP="008C1564">
            <w:pPr>
              <w:pStyle w:val="tabla"/>
              <w:rPr>
                <w:lang w:val="en-US"/>
              </w:rPr>
            </w:pPr>
            <w:r w:rsidRPr="00347ED6">
              <w:rPr>
                <w:lang w:val="en-US"/>
              </w:rPr>
              <w:t xml:space="preserve">            String cleanMsg = extraerCampoJson(errorMsg, "mensaje");</w:t>
            </w:r>
          </w:p>
          <w:p w14:paraId="7A2A1E21" w14:textId="77777777" w:rsidR="00E868F4" w:rsidRPr="00347ED6" w:rsidRDefault="00000000" w:rsidP="008C1564">
            <w:pPr>
              <w:pStyle w:val="tabla"/>
              <w:rPr>
                <w:lang w:val="en-US"/>
              </w:rPr>
            </w:pPr>
            <w:r w:rsidRPr="00347ED6">
              <w:rPr>
                <w:lang w:val="en-US"/>
              </w:rPr>
              <w:t xml:space="preserve">            if (cleanMsg != null &amp;&amp; !cleanMsg.isBlank()) {</w:t>
            </w:r>
          </w:p>
          <w:p w14:paraId="3CD2D8DE" w14:textId="77777777" w:rsidR="00E868F4" w:rsidRPr="00347ED6" w:rsidRDefault="00000000" w:rsidP="008C1564">
            <w:pPr>
              <w:pStyle w:val="tabla"/>
              <w:rPr>
                <w:lang w:val="en-US"/>
              </w:rPr>
            </w:pPr>
            <w:r w:rsidRPr="00347ED6">
              <w:rPr>
                <w:lang w:val="en-US"/>
              </w:rPr>
              <w:t xml:space="preserve">                throw new RuntimeException(cleanMsg);</w:t>
            </w:r>
          </w:p>
          <w:p w14:paraId="7FD6804E" w14:textId="77777777" w:rsidR="00E868F4" w:rsidRPr="00347ED6" w:rsidRDefault="00000000" w:rsidP="008C1564">
            <w:pPr>
              <w:pStyle w:val="tabla"/>
              <w:rPr>
                <w:lang w:val="en-US"/>
              </w:rPr>
            </w:pPr>
            <w:r w:rsidRPr="00347ED6">
              <w:rPr>
                <w:lang w:val="en-US"/>
              </w:rPr>
              <w:t xml:space="preserve">            }</w:t>
            </w:r>
          </w:p>
          <w:p w14:paraId="6305315C" w14:textId="77777777" w:rsidR="00E868F4" w:rsidRPr="00347ED6" w:rsidRDefault="00000000" w:rsidP="008C1564">
            <w:pPr>
              <w:pStyle w:val="tabla"/>
              <w:rPr>
                <w:lang w:val="en-US"/>
              </w:rPr>
            </w:pPr>
            <w:r w:rsidRPr="00347ED6">
              <w:rPr>
                <w:lang w:val="en-US"/>
              </w:rPr>
              <w:t xml:space="preserve">            throw new RuntimeException("HTTP " + code + ": " + errorMsg);</w:t>
            </w:r>
          </w:p>
          <w:p w14:paraId="59438E88" w14:textId="77777777" w:rsidR="00E868F4" w:rsidRPr="00347ED6" w:rsidRDefault="00000000" w:rsidP="008C1564">
            <w:pPr>
              <w:pStyle w:val="tabla"/>
              <w:rPr>
                <w:lang w:val="en-US"/>
              </w:rPr>
            </w:pPr>
            <w:r w:rsidRPr="00347ED6">
              <w:rPr>
                <w:lang w:val="en-US"/>
              </w:rPr>
              <w:t xml:space="preserve">        }</w:t>
            </w:r>
          </w:p>
          <w:p w14:paraId="0FBFD7C4" w14:textId="77777777" w:rsidR="00E868F4" w:rsidRPr="00347ED6" w:rsidRDefault="00000000" w:rsidP="008C1564">
            <w:pPr>
              <w:pStyle w:val="tabla"/>
              <w:rPr>
                <w:lang w:val="en-US"/>
              </w:rPr>
            </w:pPr>
            <w:r w:rsidRPr="00347ED6">
              <w:rPr>
                <w:lang w:val="en-US"/>
              </w:rPr>
              <w:t xml:space="preserve">        return leerStream(conn.getInputStream());</w:t>
            </w:r>
          </w:p>
          <w:p w14:paraId="4DC5444F" w14:textId="77777777" w:rsidR="00E868F4" w:rsidRPr="00347ED6" w:rsidRDefault="00000000" w:rsidP="008C1564">
            <w:pPr>
              <w:pStyle w:val="tabla"/>
              <w:rPr>
                <w:lang w:val="en-US"/>
              </w:rPr>
            </w:pPr>
            <w:r w:rsidRPr="00347ED6">
              <w:rPr>
                <w:lang w:val="en-US"/>
              </w:rPr>
              <w:t xml:space="preserve">    }</w:t>
            </w:r>
          </w:p>
          <w:p w14:paraId="23DA56D4" w14:textId="77777777" w:rsidR="00E868F4" w:rsidRPr="00347ED6" w:rsidRDefault="00E868F4" w:rsidP="008C1564">
            <w:pPr>
              <w:pStyle w:val="tabla"/>
              <w:rPr>
                <w:lang w:val="en-US"/>
              </w:rPr>
            </w:pPr>
          </w:p>
          <w:p w14:paraId="0A41CB7A" w14:textId="77777777" w:rsidR="00E868F4" w:rsidRPr="00347ED6" w:rsidRDefault="00000000" w:rsidP="008C1564">
            <w:pPr>
              <w:pStyle w:val="tabla"/>
              <w:rPr>
                <w:lang w:val="en-US"/>
              </w:rPr>
            </w:pPr>
            <w:r w:rsidRPr="00347ED6">
              <w:rPr>
                <w:lang w:val="en-US"/>
              </w:rPr>
              <w:t xml:space="preserve">    private String postJson(String urlStr, String jsonBody) throws Exception {</w:t>
            </w:r>
          </w:p>
          <w:p w14:paraId="1927AD3D" w14:textId="77777777" w:rsidR="00E868F4" w:rsidRPr="00347ED6" w:rsidRDefault="00000000" w:rsidP="008C1564">
            <w:pPr>
              <w:pStyle w:val="tabla"/>
              <w:rPr>
                <w:lang w:val="en-US"/>
              </w:rPr>
            </w:pPr>
            <w:r w:rsidRPr="00347ED6">
              <w:rPr>
                <w:lang w:val="en-US"/>
              </w:rPr>
              <w:t xml:space="preserve">        URL url = new URL(urlStr);</w:t>
            </w:r>
          </w:p>
          <w:p w14:paraId="222DAD31" w14:textId="77777777" w:rsidR="00E868F4" w:rsidRPr="00347ED6" w:rsidRDefault="00000000" w:rsidP="008C1564">
            <w:pPr>
              <w:pStyle w:val="tabla"/>
              <w:rPr>
                <w:lang w:val="en-US"/>
              </w:rPr>
            </w:pPr>
            <w:r w:rsidRPr="00347ED6">
              <w:rPr>
                <w:lang w:val="en-US"/>
              </w:rPr>
              <w:t xml:space="preserve">        HttpURLConnection conn = (HttpURLConnection) url.openConnection();</w:t>
            </w:r>
          </w:p>
          <w:p w14:paraId="4D59F4D6" w14:textId="77777777" w:rsidR="00E868F4" w:rsidRPr="00347ED6" w:rsidRDefault="00000000" w:rsidP="008C1564">
            <w:pPr>
              <w:pStyle w:val="tabla"/>
              <w:rPr>
                <w:lang w:val="en-US"/>
              </w:rPr>
            </w:pPr>
            <w:r w:rsidRPr="00347ED6">
              <w:rPr>
                <w:lang w:val="en-US"/>
              </w:rPr>
              <w:t xml:space="preserve">        conn.setRequestMethod("POST");</w:t>
            </w:r>
          </w:p>
          <w:p w14:paraId="0F128CE3" w14:textId="77777777" w:rsidR="00E868F4" w:rsidRPr="00347ED6" w:rsidRDefault="00000000" w:rsidP="008C1564">
            <w:pPr>
              <w:pStyle w:val="tabla"/>
              <w:rPr>
                <w:lang w:val="en-US"/>
              </w:rPr>
            </w:pPr>
            <w:r w:rsidRPr="00347ED6">
              <w:rPr>
                <w:lang w:val="en-US"/>
              </w:rPr>
              <w:t xml:space="preserve">        conn.setRequestProperty("Content-Type", "application/json; charset=UTF-8");</w:t>
            </w:r>
          </w:p>
          <w:p w14:paraId="55B39D75" w14:textId="77777777" w:rsidR="00E868F4" w:rsidRPr="00347ED6" w:rsidRDefault="00000000" w:rsidP="008C1564">
            <w:pPr>
              <w:pStyle w:val="tabla"/>
              <w:rPr>
                <w:lang w:val="en-US"/>
              </w:rPr>
            </w:pPr>
            <w:r w:rsidRPr="00347ED6">
              <w:rPr>
                <w:lang w:val="en-US"/>
              </w:rPr>
              <w:t xml:space="preserve">        conn.setRequestProperty("Accept", "application/json");</w:t>
            </w:r>
          </w:p>
          <w:p w14:paraId="66AC65CC" w14:textId="77777777" w:rsidR="00E868F4" w:rsidRPr="00347ED6" w:rsidRDefault="00000000" w:rsidP="008C1564">
            <w:pPr>
              <w:pStyle w:val="tabla"/>
              <w:rPr>
                <w:lang w:val="en-US"/>
              </w:rPr>
            </w:pPr>
            <w:r w:rsidRPr="00347ED6">
              <w:rPr>
                <w:lang w:val="en-US"/>
              </w:rPr>
              <w:t xml:space="preserve">        if (tokenSesion != null) {</w:t>
            </w:r>
          </w:p>
          <w:p w14:paraId="7ECA2A35" w14:textId="77777777" w:rsidR="00E868F4" w:rsidRPr="00347ED6" w:rsidRDefault="00000000" w:rsidP="008C1564">
            <w:pPr>
              <w:pStyle w:val="tabla"/>
              <w:rPr>
                <w:lang w:val="en-US"/>
              </w:rPr>
            </w:pPr>
            <w:r w:rsidRPr="00347ED6">
              <w:rPr>
                <w:lang w:val="en-US"/>
              </w:rPr>
              <w:t xml:space="preserve">            conn.setRequestProperty("Authorization", "Bearer " + tokenSesion);</w:t>
            </w:r>
          </w:p>
          <w:p w14:paraId="2CC2310F" w14:textId="77777777" w:rsidR="00E868F4" w:rsidRPr="00347ED6" w:rsidRDefault="00000000" w:rsidP="008C1564">
            <w:pPr>
              <w:pStyle w:val="tabla"/>
              <w:rPr>
                <w:lang w:val="en-US"/>
              </w:rPr>
            </w:pPr>
            <w:r w:rsidRPr="00347ED6">
              <w:rPr>
                <w:lang w:val="en-US"/>
              </w:rPr>
              <w:t xml:space="preserve">        }</w:t>
            </w:r>
          </w:p>
          <w:p w14:paraId="30E0E564" w14:textId="77777777" w:rsidR="00E868F4" w:rsidRPr="00347ED6" w:rsidRDefault="00000000" w:rsidP="008C1564">
            <w:pPr>
              <w:pStyle w:val="tabla"/>
              <w:rPr>
                <w:lang w:val="en-US"/>
              </w:rPr>
            </w:pPr>
            <w:r w:rsidRPr="00347ED6">
              <w:rPr>
                <w:lang w:val="en-US"/>
              </w:rPr>
              <w:lastRenderedPageBreak/>
              <w:t xml:space="preserve">        conn.setDoOutput(true);</w:t>
            </w:r>
          </w:p>
          <w:p w14:paraId="3ECCF81B" w14:textId="77777777" w:rsidR="00E868F4" w:rsidRPr="00347ED6" w:rsidRDefault="00E868F4" w:rsidP="008C1564">
            <w:pPr>
              <w:pStyle w:val="tabla"/>
              <w:rPr>
                <w:lang w:val="en-US"/>
              </w:rPr>
            </w:pPr>
          </w:p>
          <w:p w14:paraId="58570849" w14:textId="77777777" w:rsidR="00E868F4" w:rsidRPr="00347ED6" w:rsidRDefault="00000000" w:rsidP="008C1564">
            <w:pPr>
              <w:pStyle w:val="tabla"/>
              <w:rPr>
                <w:lang w:val="en-US"/>
              </w:rPr>
            </w:pPr>
            <w:r w:rsidRPr="00347ED6">
              <w:rPr>
                <w:lang w:val="en-US"/>
              </w:rPr>
              <w:t xml:space="preserve">        try (OutputStream os = conn.getOutputStream()) {</w:t>
            </w:r>
          </w:p>
          <w:p w14:paraId="1DE5C89D" w14:textId="77777777" w:rsidR="00E868F4" w:rsidRPr="00347ED6" w:rsidRDefault="00000000" w:rsidP="008C1564">
            <w:pPr>
              <w:pStyle w:val="tabla"/>
              <w:rPr>
                <w:lang w:val="en-US"/>
              </w:rPr>
            </w:pPr>
            <w:r w:rsidRPr="00347ED6">
              <w:rPr>
                <w:lang w:val="en-US"/>
              </w:rPr>
              <w:t xml:space="preserve">            byte[] input = jsonBody.getBytes(StandardCharsets.UTF_8);</w:t>
            </w:r>
          </w:p>
          <w:p w14:paraId="134DFEB0" w14:textId="77777777" w:rsidR="00E868F4" w:rsidRPr="00347ED6" w:rsidRDefault="00000000" w:rsidP="008C1564">
            <w:pPr>
              <w:pStyle w:val="tabla"/>
              <w:rPr>
                <w:lang w:val="en-US"/>
              </w:rPr>
            </w:pPr>
            <w:r w:rsidRPr="00347ED6">
              <w:rPr>
                <w:lang w:val="en-US"/>
              </w:rPr>
              <w:t xml:space="preserve">            os.write(input, 0, input.length);</w:t>
            </w:r>
          </w:p>
          <w:p w14:paraId="32305CA3" w14:textId="77777777" w:rsidR="00E868F4" w:rsidRPr="00347ED6" w:rsidRDefault="00000000" w:rsidP="008C1564">
            <w:pPr>
              <w:pStyle w:val="tabla"/>
              <w:rPr>
                <w:lang w:val="en-US"/>
              </w:rPr>
            </w:pPr>
            <w:r w:rsidRPr="00347ED6">
              <w:rPr>
                <w:lang w:val="en-US"/>
              </w:rPr>
              <w:t xml:space="preserve">        }</w:t>
            </w:r>
          </w:p>
          <w:p w14:paraId="045EA39F" w14:textId="77777777" w:rsidR="00E868F4" w:rsidRPr="00347ED6" w:rsidRDefault="00E868F4" w:rsidP="008C1564">
            <w:pPr>
              <w:pStyle w:val="tabla"/>
              <w:rPr>
                <w:lang w:val="en-US"/>
              </w:rPr>
            </w:pPr>
          </w:p>
          <w:p w14:paraId="3DB7CC66" w14:textId="77777777" w:rsidR="00E868F4" w:rsidRPr="00347ED6" w:rsidRDefault="00000000" w:rsidP="008C1564">
            <w:pPr>
              <w:pStyle w:val="tabla"/>
              <w:rPr>
                <w:lang w:val="en-US"/>
              </w:rPr>
            </w:pPr>
            <w:r w:rsidRPr="00347ED6">
              <w:rPr>
                <w:lang w:val="en-US"/>
              </w:rPr>
              <w:t xml:space="preserve">        int code = conn.getResponseCode();</w:t>
            </w:r>
          </w:p>
          <w:p w14:paraId="4F294364" w14:textId="77777777" w:rsidR="00E868F4" w:rsidRPr="00347ED6" w:rsidRDefault="00000000" w:rsidP="008C1564">
            <w:pPr>
              <w:pStyle w:val="tabla"/>
              <w:rPr>
                <w:lang w:val="en-US"/>
              </w:rPr>
            </w:pPr>
            <w:r w:rsidRPr="00347ED6">
              <w:rPr>
                <w:lang w:val="en-US"/>
              </w:rPr>
              <w:t xml:space="preserve">        if (code &gt;= 400) {</w:t>
            </w:r>
          </w:p>
          <w:p w14:paraId="7D0B211A" w14:textId="77777777" w:rsidR="00E868F4" w:rsidRPr="00347ED6" w:rsidRDefault="00000000" w:rsidP="008C1564">
            <w:pPr>
              <w:pStyle w:val="tabla"/>
              <w:rPr>
                <w:lang w:val="en-US"/>
              </w:rPr>
            </w:pPr>
            <w:r w:rsidRPr="00347ED6">
              <w:rPr>
                <w:lang w:val="en-US"/>
              </w:rPr>
              <w:t xml:space="preserve">            String errorMsg = leerStream(conn.getErrorStream());</w:t>
            </w:r>
          </w:p>
          <w:p w14:paraId="2F01D11E" w14:textId="77777777" w:rsidR="00E868F4" w:rsidRPr="00347ED6" w:rsidRDefault="00000000" w:rsidP="008C1564">
            <w:pPr>
              <w:pStyle w:val="tabla"/>
              <w:rPr>
                <w:lang w:val="en-US"/>
              </w:rPr>
            </w:pPr>
            <w:r w:rsidRPr="00347ED6">
              <w:rPr>
                <w:lang w:val="en-US"/>
              </w:rPr>
              <w:t xml:space="preserve">            String cleanMsg = extraerCampoJson(errorMsg, "mensaje");</w:t>
            </w:r>
          </w:p>
          <w:p w14:paraId="73C02A50" w14:textId="77777777" w:rsidR="00E868F4" w:rsidRPr="00347ED6" w:rsidRDefault="00000000" w:rsidP="008C1564">
            <w:pPr>
              <w:pStyle w:val="tabla"/>
              <w:rPr>
                <w:lang w:val="en-US"/>
              </w:rPr>
            </w:pPr>
            <w:r w:rsidRPr="00347ED6">
              <w:rPr>
                <w:lang w:val="en-US"/>
              </w:rPr>
              <w:t xml:space="preserve">            if (cleanMsg != null &amp;&amp; !cleanMsg.isBlank()) {</w:t>
            </w:r>
          </w:p>
          <w:p w14:paraId="2E2424AB" w14:textId="77777777" w:rsidR="00E868F4" w:rsidRPr="00347ED6" w:rsidRDefault="00000000" w:rsidP="008C1564">
            <w:pPr>
              <w:pStyle w:val="tabla"/>
              <w:rPr>
                <w:lang w:val="en-US"/>
              </w:rPr>
            </w:pPr>
            <w:r w:rsidRPr="00347ED6">
              <w:rPr>
                <w:lang w:val="en-US"/>
              </w:rPr>
              <w:t xml:space="preserve">                throw new RuntimeException(cleanMsg);</w:t>
            </w:r>
          </w:p>
          <w:p w14:paraId="3B9F7349" w14:textId="77777777" w:rsidR="00E868F4" w:rsidRPr="00347ED6" w:rsidRDefault="00000000" w:rsidP="008C1564">
            <w:pPr>
              <w:pStyle w:val="tabla"/>
              <w:rPr>
                <w:lang w:val="en-US"/>
              </w:rPr>
            </w:pPr>
            <w:r w:rsidRPr="00347ED6">
              <w:rPr>
                <w:lang w:val="en-US"/>
              </w:rPr>
              <w:t xml:space="preserve">            }</w:t>
            </w:r>
          </w:p>
          <w:p w14:paraId="6F169614" w14:textId="77777777" w:rsidR="00E868F4" w:rsidRPr="00347ED6" w:rsidRDefault="00000000" w:rsidP="008C1564">
            <w:pPr>
              <w:pStyle w:val="tabla"/>
              <w:rPr>
                <w:lang w:val="en-US"/>
              </w:rPr>
            </w:pPr>
            <w:r w:rsidRPr="00347ED6">
              <w:rPr>
                <w:lang w:val="en-US"/>
              </w:rPr>
              <w:t xml:space="preserve">            throw new RuntimeException("HTTP " + code + ": " + errorMsg);</w:t>
            </w:r>
          </w:p>
          <w:p w14:paraId="50885FF2" w14:textId="77777777" w:rsidR="00E868F4" w:rsidRPr="00347ED6" w:rsidRDefault="00000000" w:rsidP="008C1564">
            <w:pPr>
              <w:pStyle w:val="tabla"/>
              <w:rPr>
                <w:lang w:val="en-US"/>
              </w:rPr>
            </w:pPr>
            <w:r w:rsidRPr="00347ED6">
              <w:rPr>
                <w:lang w:val="en-US"/>
              </w:rPr>
              <w:t xml:space="preserve">        }</w:t>
            </w:r>
          </w:p>
          <w:p w14:paraId="1AD5A94C" w14:textId="77777777" w:rsidR="00E868F4" w:rsidRPr="00347ED6" w:rsidRDefault="00000000" w:rsidP="008C1564">
            <w:pPr>
              <w:pStyle w:val="tabla"/>
              <w:rPr>
                <w:lang w:val="en-US"/>
              </w:rPr>
            </w:pPr>
            <w:r w:rsidRPr="00347ED6">
              <w:rPr>
                <w:lang w:val="en-US"/>
              </w:rPr>
              <w:t xml:space="preserve">        return leerStream(conn.getInputStream());</w:t>
            </w:r>
          </w:p>
          <w:p w14:paraId="11CC8F0C" w14:textId="77777777" w:rsidR="00E868F4" w:rsidRPr="00347ED6" w:rsidRDefault="00000000" w:rsidP="008C1564">
            <w:pPr>
              <w:pStyle w:val="tabla"/>
              <w:rPr>
                <w:lang w:val="en-US"/>
              </w:rPr>
            </w:pPr>
            <w:r w:rsidRPr="00347ED6">
              <w:rPr>
                <w:lang w:val="en-US"/>
              </w:rPr>
              <w:t xml:space="preserve">    }</w:t>
            </w:r>
          </w:p>
          <w:p w14:paraId="6F9868F1" w14:textId="77777777" w:rsidR="00E868F4" w:rsidRPr="00347ED6" w:rsidRDefault="00E868F4" w:rsidP="008C1564">
            <w:pPr>
              <w:pStyle w:val="tabla"/>
              <w:rPr>
                <w:lang w:val="en-US"/>
              </w:rPr>
            </w:pPr>
          </w:p>
          <w:p w14:paraId="44FEDE7C" w14:textId="77777777" w:rsidR="00E868F4" w:rsidRPr="00347ED6" w:rsidRDefault="00000000" w:rsidP="008C1564">
            <w:pPr>
              <w:pStyle w:val="tabla"/>
              <w:rPr>
                <w:lang w:val="en-US"/>
              </w:rPr>
            </w:pPr>
            <w:r w:rsidRPr="00347ED6">
              <w:rPr>
                <w:lang w:val="en-US"/>
              </w:rPr>
              <w:t xml:space="preserve">    private String leerStream(java.io.InputStream is) throws Exception {</w:t>
            </w:r>
          </w:p>
          <w:p w14:paraId="00AA1B7C" w14:textId="77777777" w:rsidR="00E868F4" w:rsidRPr="00347ED6" w:rsidRDefault="00000000" w:rsidP="008C1564">
            <w:pPr>
              <w:pStyle w:val="tabla"/>
              <w:rPr>
                <w:lang w:val="en-US"/>
              </w:rPr>
            </w:pPr>
            <w:r w:rsidRPr="00347ED6">
              <w:rPr>
                <w:lang w:val="en-US"/>
              </w:rPr>
              <w:t xml:space="preserve">        if (is == null) return "";</w:t>
            </w:r>
          </w:p>
          <w:p w14:paraId="18ED0EC2" w14:textId="77777777" w:rsidR="00E868F4" w:rsidRPr="00347ED6" w:rsidRDefault="00000000" w:rsidP="008C1564">
            <w:pPr>
              <w:pStyle w:val="tabla"/>
              <w:rPr>
                <w:lang w:val="en-US"/>
              </w:rPr>
            </w:pPr>
            <w:r w:rsidRPr="00347ED6">
              <w:rPr>
                <w:lang w:val="en-US"/>
              </w:rPr>
              <w:t xml:space="preserve">        try (BufferedReader br = new BufferedReader(new InputStreamReader(is, StandardCharsets.UTF_8))) {</w:t>
            </w:r>
          </w:p>
          <w:p w14:paraId="595BF07C" w14:textId="77777777" w:rsidR="00E868F4" w:rsidRPr="00347ED6" w:rsidRDefault="00000000" w:rsidP="008C1564">
            <w:pPr>
              <w:pStyle w:val="tabla"/>
              <w:rPr>
                <w:lang w:val="en-US"/>
              </w:rPr>
            </w:pPr>
            <w:r w:rsidRPr="00347ED6">
              <w:rPr>
                <w:lang w:val="en-US"/>
              </w:rPr>
              <w:t xml:space="preserve">            StringBuilder sb = new StringBuilder();</w:t>
            </w:r>
          </w:p>
          <w:p w14:paraId="37259961" w14:textId="77777777" w:rsidR="00E868F4" w:rsidRPr="00347ED6" w:rsidRDefault="00000000" w:rsidP="008C1564">
            <w:pPr>
              <w:pStyle w:val="tabla"/>
              <w:rPr>
                <w:lang w:val="en-US"/>
              </w:rPr>
            </w:pPr>
            <w:r w:rsidRPr="00347ED6">
              <w:rPr>
                <w:lang w:val="en-US"/>
              </w:rPr>
              <w:t xml:space="preserve">            String linea;</w:t>
            </w:r>
          </w:p>
          <w:p w14:paraId="3879F59B" w14:textId="77777777" w:rsidR="00E868F4" w:rsidRPr="00347ED6" w:rsidRDefault="00000000" w:rsidP="008C1564">
            <w:pPr>
              <w:pStyle w:val="tabla"/>
              <w:rPr>
                <w:lang w:val="en-US"/>
              </w:rPr>
            </w:pPr>
            <w:r w:rsidRPr="00347ED6">
              <w:rPr>
                <w:lang w:val="en-US"/>
              </w:rPr>
              <w:t xml:space="preserve">            while ((linea = br.readLine()) != null) {</w:t>
            </w:r>
          </w:p>
          <w:p w14:paraId="39D00D35" w14:textId="77777777" w:rsidR="00E868F4" w:rsidRPr="00347ED6" w:rsidRDefault="00000000" w:rsidP="008C1564">
            <w:pPr>
              <w:pStyle w:val="tabla"/>
              <w:rPr>
                <w:lang w:val="en-US"/>
              </w:rPr>
            </w:pPr>
            <w:r w:rsidRPr="00347ED6">
              <w:rPr>
                <w:lang w:val="en-US"/>
              </w:rPr>
              <w:t xml:space="preserve">                sb.append(linea.trim());</w:t>
            </w:r>
          </w:p>
          <w:p w14:paraId="7D97722E" w14:textId="77777777" w:rsidR="00E868F4" w:rsidRPr="00347ED6" w:rsidRDefault="00000000" w:rsidP="008C1564">
            <w:pPr>
              <w:pStyle w:val="tabla"/>
              <w:rPr>
                <w:lang w:val="en-US"/>
              </w:rPr>
            </w:pPr>
            <w:r w:rsidRPr="00347ED6">
              <w:rPr>
                <w:lang w:val="en-US"/>
              </w:rPr>
              <w:t xml:space="preserve">            }</w:t>
            </w:r>
          </w:p>
          <w:p w14:paraId="36045D4D" w14:textId="77777777" w:rsidR="00E868F4" w:rsidRPr="00347ED6" w:rsidRDefault="00000000" w:rsidP="008C1564">
            <w:pPr>
              <w:pStyle w:val="tabla"/>
              <w:rPr>
                <w:lang w:val="en-US"/>
              </w:rPr>
            </w:pPr>
            <w:r w:rsidRPr="00347ED6">
              <w:rPr>
                <w:lang w:val="en-US"/>
              </w:rPr>
              <w:t xml:space="preserve">            return sb.toString();</w:t>
            </w:r>
          </w:p>
          <w:p w14:paraId="607C1FEC" w14:textId="77777777" w:rsidR="00E868F4" w:rsidRPr="00347ED6" w:rsidRDefault="00000000" w:rsidP="008C1564">
            <w:pPr>
              <w:pStyle w:val="tabla"/>
              <w:rPr>
                <w:lang w:val="en-US"/>
              </w:rPr>
            </w:pPr>
            <w:r w:rsidRPr="00347ED6">
              <w:rPr>
                <w:lang w:val="en-US"/>
              </w:rPr>
              <w:t xml:space="preserve">        }</w:t>
            </w:r>
          </w:p>
          <w:p w14:paraId="14E18F7B" w14:textId="77777777" w:rsidR="00E868F4" w:rsidRPr="00347ED6" w:rsidRDefault="00000000" w:rsidP="008C1564">
            <w:pPr>
              <w:pStyle w:val="tabla"/>
              <w:rPr>
                <w:lang w:val="en-US"/>
              </w:rPr>
            </w:pPr>
            <w:r w:rsidRPr="00347ED6">
              <w:rPr>
                <w:lang w:val="en-US"/>
              </w:rPr>
              <w:t xml:space="preserve">    }</w:t>
            </w:r>
          </w:p>
          <w:p w14:paraId="2C4A26FE" w14:textId="77777777" w:rsidR="00E868F4" w:rsidRPr="00347ED6" w:rsidRDefault="00E868F4" w:rsidP="008C1564">
            <w:pPr>
              <w:pStyle w:val="tabla"/>
              <w:rPr>
                <w:lang w:val="en-US"/>
              </w:rPr>
            </w:pPr>
          </w:p>
          <w:p w14:paraId="33C6B8CA" w14:textId="77777777" w:rsidR="00E868F4" w:rsidRPr="00347ED6" w:rsidRDefault="00000000" w:rsidP="008C1564">
            <w:pPr>
              <w:pStyle w:val="tabla"/>
              <w:rPr>
                <w:lang w:val="en-US"/>
              </w:rPr>
            </w:pPr>
            <w:r w:rsidRPr="00347ED6">
              <w:rPr>
                <w:lang w:val="en-US"/>
              </w:rPr>
              <w:t xml:space="preserve">    private String extraerCampoJson(String json, String campo) {</w:t>
            </w:r>
          </w:p>
          <w:p w14:paraId="69ABE10A" w14:textId="77777777" w:rsidR="00E868F4" w:rsidRPr="00347ED6" w:rsidRDefault="00000000" w:rsidP="008C1564">
            <w:pPr>
              <w:pStyle w:val="tabla"/>
              <w:rPr>
                <w:lang w:val="en-US"/>
              </w:rPr>
            </w:pPr>
            <w:r w:rsidRPr="00347ED6">
              <w:rPr>
                <w:lang w:val="en-US"/>
              </w:rPr>
              <w:t xml:space="preserve">        Pattern patternNumero = Pattern.compile("\"" + campo + "\"\\s*:\\s*([0-9.E+-]+)");</w:t>
            </w:r>
          </w:p>
          <w:p w14:paraId="01E53DAA" w14:textId="77777777" w:rsidR="00E868F4" w:rsidRPr="00347ED6" w:rsidRDefault="00000000" w:rsidP="008C1564">
            <w:pPr>
              <w:pStyle w:val="tabla"/>
              <w:rPr>
                <w:lang w:val="en-US"/>
              </w:rPr>
            </w:pPr>
            <w:r w:rsidRPr="00347ED6">
              <w:rPr>
                <w:lang w:val="en-US"/>
              </w:rPr>
              <w:t xml:space="preserve">        Matcher matcherNumero = patternNumero.matcher(json);</w:t>
            </w:r>
          </w:p>
          <w:p w14:paraId="527B4DFE" w14:textId="77777777" w:rsidR="00E868F4" w:rsidRPr="00347ED6" w:rsidRDefault="00000000" w:rsidP="008C1564">
            <w:pPr>
              <w:pStyle w:val="tabla"/>
              <w:rPr>
                <w:lang w:val="en-US"/>
              </w:rPr>
            </w:pPr>
            <w:r w:rsidRPr="00347ED6">
              <w:rPr>
                <w:lang w:val="en-US"/>
              </w:rPr>
              <w:t xml:space="preserve">        if (matcherNumero.find()) {</w:t>
            </w:r>
          </w:p>
          <w:p w14:paraId="5F6BDBB2" w14:textId="77777777" w:rsidR="00E868F4" w:rsidRPr="00347ED6" w:rsidRDefault="00000000" w:rsidP="008C1564">
            <w:pPr>
              <w:pStyle w:val="tabla"/>
              <w:rPr>
                <w:lang w:val="en-US"/>
              </w:rPr>
            </w:pPr>
            <w:r w:rsidRPr="00347ED6">
              <w:rPr>
                <w:lang w:val="en-US"/>
              </w:rPr>
              <w:t xml:space="preserve">            return matcherNumero.group(1);</w:t>
            </w:r>
          </w:p>
          <w:p w14:paraId="47D82503" w14:textId="77777777" w:rsidR="00E868F4" w:rsidRPr="00347ED6" w:rsidRDefault="00000000" w:rsidP="008C1564">
            <w:pPr>
              <w:pStyle w:val="tabla"/>
              <w:rPr>
                <w:lang w:val="en-US"/>
              </w:rPr>
            </w:pPr>
            <w:r w:rsidRPr="00347ED6">
              <w:rPr>
                <w:lang w:val="en-US"/>
              </w:rPr>
              <w:t xml:space="preserve">        }</w:t>
            </w:r>
          </w:p>
          <w:p w14:paraId="4A10CCC4" w14:textId="77777777" w:rsidR="00E868F4" w:rsidRPr="00347ED6" w:rsidRDefault="00E868F4" w:rsidP="008C1564">
            <w:pPr>
              <w:pStyle w:val="tabla"/>
              <w:rPr>
                <w:lang w:val="en-US"/>
              </w:rPr>
            </w:pPr>
          </w:p>
          <w:p w14:paraId="018C4B88" w14:textId="77777777" w:rsidR="00E868F4" w:rsidRPr="00347ED6" w:rsidRDefault="00000000" w:rsidP="008C1564">
            <w:pPr>
              <w:pStyle w:val="tabla"/>
              <w:rPr>
                <w:lang w:val="en-US"/>
              </w:rPr>
            </w:pPr>
            <w:r w:rsidRPr="00347ED6">
              <w:rPr>
                <w:lang w:val="en-US"/>
              </w:rPr>
              <w:t xml:space="preserve">        Pattern patternTexto = Pattern.compile("\"" + campo + "\"\\s*:\\s*\"([^\"]+)\"");</w:t>
            </w:r>
          </w:p>
          <w:p w14:paraId="7E3A4917" w14:textId="77777777" w:rsidR="00E868F4" w:rsidRPr="00347ED6" w:rsidRDefault="00000000" w:rsidP="008C1564">
            <w:pPr>
              <w:pStyle w:val="tabla"/>
              <w:rPr>
                <w:lang w:val="en-US"/>
              </w:rPr>
            </w:pPr>
            <w:r w:rsidRPr="00347ED6">
              <w:rPr>
                <w:lang w:val="en-US"/>
              </w:rPr>
              <w:t xml:space="preserve">        Matcher matcherTexto = patternTexto.matcher(json);</w:t>
            </w:r>
          </w:p>
          <w:p w14:paraId="1D12E966" w14:textId="77777777" w:rsidR="00E868F4" w:rsidRPr="00347ED6" w:rsidRDefault="00000000" w:rsidP="008C1564">
            <w:pPr>
              <w:pStyle w:val="tabla"/>
              <w:rPr>
                <w:lang w:val="en-US"/>
              </w:rPr>
            </w:pPr>
            <w:r w:rsidRPr="00347ED6">
              <w:rPr>
                <w:lang w:val="en-US"/>
              </w:rPr>
              <w:t xml:space="preserve">        if (matcherTexto.find()) {</w:t>
            </w:r>
          </w:p>
          <w:p w14:paraId="7990BE99" w14:textId="77777777" w:rsidR="00E868F4" w:rsidRPr="00347ED6" w:rsidRDefault="00000000" w:rsidP="008C1564">
            <w:pPr>
              <w:pStyle w:val="tabla"/>
              <w:rPr>
                <w:lang w:val="en-US"/>
              </w:rPr>
            </w:pPr>
            <w:r w:rsidRPr="00347ED6">
              <w:rPr>
                <w:lang w:val="en-US"/>
              </w:rPr>
              <w:t xml:space="preserve">            return matcherTexto.group(1);</w:t>
            </w:r>
          </w:p>
          <w:p w14:paraId="40ECFDE6" w14:textId="77777777" w:rsidR="00E868F4" w:rsidRPr="00347ED6" w:rsidRDefault="00000000" w:rsidP="008C1564">
            <w:pPr>
              <w:pStyle w:val="tabla"/>
              <w:rPr>
                <w:lang w:val="en-US"/>
              </w:rPr>
            </w:pPr>
            <w:r w:rsidRPr="00347ED6">
              <w:rPr>
                <w:lang w:val="en-US"/>
              </w:rPr>
              <w:t xml:space="preserve">        }</w:t>
            </w:r>
          </w:p>
          <w:p w14:paraId="5ED54661" w14:textId="77777777" w:rsidR="00E868F4" w:rsidRPr="00347ED6" w:rsidRDefault="00000000" w:rsidP="008C1564">
            <w:pPr>
              <w:pStyle w:val="tabla"/>
              <w:rPr>
                <w:lang w:val="en-US"/>
              </w:rPr>
            </w:pPr>
            <w:r w:rsidRPr="00347ED6">
              <w:rPr>
                <w:lang w:val="en-US"/>
              </w:rPr>
              <w:t xml:space="preserve">        return null;</w:t>
            </w:r>
          </w:p>
          <w:p w14:paraId="36F9F1AC" w14:textId="77777777" w:rsidR="00E868F4" w:rsidRPr="00347ED6" w:rsidRDefault="00000000" w:rsidP="008C1564">
            <w:pPr>
              <w:pStyle w:val="tabla"/>
              <w:rPr>
                <w:lang w:val="en-US"/>
              </w:rPr>
            </w:pPr>
            <w:r w:rsidRPr="00347ED6">
              <w:rPr>
                <w:lang w:val="en-US"/>
              </w:rPr>
              <w:t xml:space="preserve">    }</w:t>
            </w:r>
          </w:p>
          <w:p w14:paraId="2DB925AF" w14:textId="77777777" w:rsidR="00E868F4" w:rsidRPr="00347ED6" w:rsidRDefault="00E868F4" w:rsidP="008C1564">
            <w:pPr>
              <w:pStyle w:val="tabla"/>
              <w:rPr>
                <w:lang w:val="en-US"/>
              </w:rPr>
            </w:pPr>
          </w:p>
          <w:p w14:paraId="32E76804" w14:textId="77777777" w:rsidR="00E868F4" w:rsidRPr="00347ED6" w:rsidRDefault="00000000" w:rsidP="008C1564">
            <w:pPr>
              <w:pStyle w:val="tabla"/>
              <w:rPr>
                <w:lang w:val="en-US"/>
              </w:rPr>
            </w:pPr>
            <w:r w:rsidRPr="00347ED6">
              <w:rPr>
                <w:lang w:val="en-US"/>
              </w:rPr>
              <w:t xml:space="preserve">    private String escapeJson(String texto) {</w:t>
            </w:r>
          </w:p>
          <w:p w14:paraId="728E3931" w14:textId="77777777" w:rsidR="00E868F4" w:rsidRPr="00347ED6" w:rsidRDefault="00000000" w:rsidP="008C1564">
            <w:pPr>
              <w:pStyle w:val="tabla"/>
              <w:rPr>
                <w:lang w:val="en-US"/>
              </w:rPr>
            </w:pPr>
            <w:r w:rsidRPr="00347ED6">
              <w:rPr>
                <w:lang w:val="en-US"/>
              </w:rPr>
              <w:t xml:space="preserve">        if (texto == null) return "";</w:t>
            </w:r>
          </w:p>
          <w:p w14:paraId="5535018A" w14:textId="77777777" w:rsidR="00E868F4" w:rsidRPr="00347ED6" w:rsidRDefault="00000000" w:rsidP="008C1564">
            <w:pPr>
              <w:pStyle w:val="tabla"/>
              <w:rPr>
                <w:lang w:val="en-US"/>
              </w:rPr>
            </w:pPr>
            <w:r w:rsidRPr="00347ED6">
              <w:rPr>
                <w:lang w:val="en-US"/>
              </w:rPr>
              <w:t xml:space="preserve">        return texto.replace("\\", "\\\\").replace("\"", "\\\"");</w:t>
            </w:r>
          </w:p>
          <w:p w14:paraId="6D88E4F8" w14:textId="77777777" w:rsidR="00E868F4" w:rsidRDefault="00000000" w:rsidP="008C1564">
            <w:pPr>
              <w:pStyle w:val="tabla"/>
            </w:pPr>
            <w:r w:rsidRPr="00347ED6">
              <w:rPr>
                <w:lang w:val="en-US"/>
              </w:rPr>
              <w:lastRenderedPageBreak/>
              <w:t xml:space="preserve">    </w:t>
            </w:r>
            <w:r>
              <w:t>}</w:t>
            </w:r>
          </w:p>
          <w:p w14:paraId="37C4F621" w14:textId="77777777" w:rsidR="00E868F4" w:rsidRDefault="00000000" w:rsidP="008C1564">
            <w:pPr>
              <w:pStyle w:val="tabla"/>
            </w:pPr>
            <w:r>
              <w:t>}</w:t>
            </w:r>
          </w:p>
        </w:tc>
      </w:tr>
    </w:tbl>
    <w:p w14:paraId="51FCFC34" w14:textId="77777777" w:rsidR="00E868F4" w:rsidRDefault="00000000" w:rsidP="00C47985">
      <w:pPr>
        <w:pStyle w:val="Heading3"/>
      </w:pPr>
      <w:bookmarkStart w:id="279" w:name="h.cwp5"/>
      <w:bookmarkStart w:id="280" w:name="_Toc243933379"/>
      <w:bookmarkEnd w:id="279"/>
      <w:r>
        <w:lastRenderedPageBreak/>
        <w:t>Paso 5: Implementación de Managed Beans Controladores con CDI</w:t>
      </w:r>
      <w:bookmarkEnd w:id="280"/>
    </w:p>
    <w:p w14:paraId="716440C3" w14:textId="77777777" w:rsidR="00E868F4" w:rsidRDefault="00000000" w:rsidP="00C47985">
      <w:r>
        <w:t>ConversorView implementa la lógica de presentación con @Named y @SessionScoped, coordinando la reactividad Ajax sin JavaScript externo:</w:t>
      </w:r>
    </w:p>
    <w:p w14:paraId="2E156BEE" w14:textId="77777777" w:rsidR="00E868F4" w:rsidRDefault="00000000" w:rsidP="00C47985">
      <w:pPr>
        <w:pStyle w:val="Heading5"/>
      </w:pPr>
      <w:bookmarkStart w:id="281" w:name="tbl.28"/>
      <w:bookmarkStart w:id="282" w:name="_Toc243926453"/>
      <w:bookmarkStart w:id="283" w:name="_Toc243929222"/>
      <w:bookmarkEnd w:id="281"/>
      <w:r>
        <w:t>Tabla 28</w:t>
      </w:r>
      <w:r>
        <w:br/>
        <w:t>Managed Bean reactivo con CDI (ConversorView.java)</w:t>
      </w:r>
      <w:bookmarkEnd w:id="282"/>
      <w:bookmarkEnd w:id="283"/>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19052E89" w14:textId="77777777">
        <w:tc>
          <w:tcPr>
            <w:tcW w:w="8504" w:type="dxa"/>
            <w:tcMar>
              <w:top w:w="100" w:type="dxa"/>
              <w:left w:w="100" w:type="dxa"/>
              <w:bottom w:w="100" w:type="dxa"/>
              <w:right w:w="100" w:type="dxa"/>
            </w:tcMar>
          </w:tcPr>
          <w:p w14:paraId="06DA634E" w14:textId="77777777" w:rsidR="00E868F4" w:rsidRPr="00347ED6" w:rsidRDefault="00000000" w:rsidP="008C1564">
            <w:pPr>
              <w:pStyle w:val="tabla"/>
              <w:rPr>
                <w:lang w:val="en-US"/>
              </w:rPr>
            </w:pPr>
            <w:r w:rsidRPr="00347ED6">
              <w:rPr>
                <w:lang w:val="en-US"/>
              </w:rPr>
              <w:t>package ec.edu.monster.wsconversorweb.view;</w:t>
            </w:r>
          </w:p>
          <w:p w14:paraId="032052A6" w14:textId="77777777" w:rsidR="00E868F4" w:rsidRPr="00347ED6" w:rsidRDefault="00E868F4" w:rsidP="008C1564">
            <w:pPr>
              <w:pStyle w:val="tabla"/>
              <w:rPr>
                <w:lang w:val="en-US"/>
              </w:rPr>
            </w:pPr>
          </w:p>
          <w:p w14:paraId="0A0F5D56" w14:textId="77777777" w:rsidR="00E868F4" w:rsidRDefault="00000000" w:rsidP="008C1564">
            <w:pPr>
              <w:pStyle w:val="tabla"/>
            </w:pPr>
            <w:r>
              <w:t>import ec.edu.monster.wsconversorweb.controller.AppControlador;</w:t>
            </w:r>
          </w:p>
          <w:p w14:paraId="0A7C541C" w14:textId="77777777" w:rsidR="00E868F4" w:rsidRDefault="00000000" w:rsidP="008C1564">
            <w:pPr>
              <w:pStyle w:val="tabla"/>
            </w:pPr>
            <w:r>
              <w:t>import ec.edu.monster.wsconversorweb.model.HistorialItem;</w:t>
            </w:r>
          </w:p>
          <w:p w14:paraId="5EB3728E" w14:textId="77777777" w:rsidR="00E868F4" w:rsidRDefault="00000000" w:rsidP="008C1564">
            <w:pPr>
              <w:pStyle w:val="tabla"/>
            </w:pPr>
            <w:r>
              <w:t>import ec.edu.monster.wsconversorweb.model.UnidadLongitud;</w:t>
            </w:r>
          </w:p>
          <w:p w14:paraId="253E8B9B" w14:textId="77777777" w:rsidR="00E868F4" w:rsidRDefault="00000000" w:rsidP="008C1564">
            <w:pPr>
              <w:pStyle w:val="tabla"/>
            </w:pPr>
            <w:r>
              <w:t>import ec.edu.monster.wsconversorweb.model.UnidadMasa;</w:t>
            </w:r>
          </w:p>
          <w:p w14:paraId="6B7E79F8" w14:textId="77777777" w:rsidR="00E868F4" w:rsidRDefault="00000000" w:rsidP="008C1564">
            <w:pPr>
              <w:pStyle w:val="tabla"/>
            </w:pPr>
            <w:r>
              <w:t>import ec.edu.monster.wsconversorweb.model.UnidadTemperatura;</w:t>
            </w:r>
          </w:p>
          <w:p w14:paraId="6E1A15ED" w14:textId="77777777" w:rsidR="00E868F4" w:rsidRPr="00347ED6" w:rsidRDefault="00000000" w:rsidP="008C1564">
            <w:pPr>
              <w:pStyle w:val="tabla"/>
              <w:rPr>
                <w:lang w:val="en-US"/>
              </w:rPr>
            </w:pPr>
            <w:r w:rsidRPr="00347ED6">
              <w:rPr>
                <w:lang w:val="en-US"/>
              </w:rPr>
              <w:t>import jakarta.annotation.PostConstruct;</w:t>
            </w:r>
          </w:p>
          <w:p w14:paraId="79C82898" w14:textId="77777777" w:rsidR="00E868F4" w:rsidRPr="00347ED6" w:rsidRDefault="00000000" w:rsidP="008C1564">
            <w:pPr>
              <w:pStyle w:val="tabla"/>
              <w:rPr>
                <w:lang w:val="en-US"/>
              </w:rPr>
            </w:pPr>
            <w:r w:rsidRPr="00347ED6">
              <w:rPr>
                <w:lang w:val="en-US"/>
              </w:rPr>
              <w:t>import jakarta.enterprise.context.SessionScoped;</w:t>
            </w:r>
          </w:p>
          <w:p w14:paraId="0ECA4708" w14:textId="77777777" w:rsidR="00E868F4" w:rsidRPr="00347ED6" w:rsidRDefault="00000000" w:rsidP="008C1564">
            <w:pPr>
              <w:pStyle w:val="tabla"/>
              <w:rPr>
                <w:lang w:val="en-US"/>
              </w:rPr>
            </w:pPr>
            <w:r w:rsidRPr="00347ED6">
              <w:rPr>
                <w:lang w:val="en-US"/>
              </w:rPr>
              <w:t>import jakarta.faces.application.FacesMessage;</w:t>
            </w:r>
          </w:p>
          <w:p w14:paraId="0113C278" w14:textId="77777777" w:rsidR="00E868F4" w:rsidRPr="00347ED6" w:rsidRDefault="00000000" w:rsidP="008C1564">
            <w:pPr>
              <w:pStyle w:val="tabla"/>
              <w:rPr>
                <w:lang w:val="en-US"/>
              </w:rPr>
            </w:pPr>
            <w:r w:rsidRPr="00347ED6">
              <w:rPr>
                <w:lang w:val="en-US"/>
              </w:rPr>
              <w:t>import jakarta.faces.context.FacesContext;</w:t>
            </w:r>
          </w:p>
          <w:p w14:paraId="6E1830C9" w14:textId="77777777" w:rsidR="00E868F4" w:rsidRPr="00347ED6" w:rsidRDefault="00000000" w:rsidP="008C1564">
            <w:pPr>
              <w:pStyle w:val="tabla"/>
              <w:rPr>
                <w:lang w:val="en-US"/>
              </w:rPr>
            </w:pPr>
            <w:r w:rsidRPr="00347ED6">
              <w:rPr>
                <w:lang w:val="en-US"/>
              </w:rPr>
              <w:t>import jakarta.inject.Inject;</w:t>
            </w:r>
          </w:p>
          <w:p w14:paraId="31147BE5" w14:textId="77777777" w:rsidR="00E868F4" w:rsidRPr="00347ED6" w:rsidRDefault="00000000" w:rsidP="008C1564">
            <w:pPr>
              <w:pStyle w:val="tabla"/>
              <w:rPr>
                <w:lang w:val="en-US"/>
              </w:rPr>
            </w:pPr>
            <w:r w:rsidRPr="00347ED6">
              <w:rPr>
                <w:lang w:val="en-US"/>
              </w:rPr>
              <w:t>import jakarta.inject.Named;</w:t>
            </w:r>
          </w:p>
          <w:p w14:paraId="79E1BC5B" w14:textId="77777777" w:rsidR="00E868F4" w:rsidRPr="00347ED6" w:rsidRDefault="00000000" w:rsidP="008C1564">
            <w:pPr>
              <w:pStyle w:val="tabla"/>
              <w:rPr>
                <w:lang w:val="en-US"/>
              </w:rPr>
            </w:pPr>
            <w:r w:rsidRPr="00347ED6">
              <w:rPr>
                <w:lang w:val="en-US"/>
              </w:rPr>
              <w:t>import java.io.Serializable;</w:t>
            </w:r>
          </w:p>
          <w:p w14:paraId="6403E9CA" w14:textId="77777777" w:rsidR="00E868F4" w:rsidRPr="00347ED6" w:rsidRDefault="00000000" w:rsidP="008C1564">
            <w:pPr>
              <w:pStyle w:val="tabla"/>
              <w:rPr>
                <w:lang w:val="en-US"/>
              </w:rPr>
            </w:pPr>
            <w:r w:rsidRPr="00347ED6">
              <w:rPr>
                <w:lang w:val="en-US"/>
              </w:rPr>
              <w:t>import java.util.ArrayList;</w:t>
            </w:r>
          </w:p>
          <w:p w14:paraId="052CD89B" w14:textId="77777777" w:rsidR="00E868F4" w:rsidRPr="00347ED6" w:rsidRDefault="00000000" w:rsidP="008C1564">
            <w:pPr>
              <w:pStyle w:val="tabla"/>
              <w:rPr>
                <w:lang w:val="en-US"/>
              </w:rPr>
            </w:pPr>
            <w:r w:rsidRPr="00347ED6">
              <w:rPr>
                <w:lang w:val="en-US"/>
              </w:rPr>
              <w:t>import java.util.Arrays;</w:t>
            </w:r>
          </w:p>
          <w:p w14:paraId="247E6D34" w14:textId="77777777" w:rsidR="00E868F4" w:rsidRDefault="00000000" w:rsidP="008C1564">
            <w:pPr>
              <w:pStyle w:val="tabla"/>
            </w:pPr>
            <w:r>
              <w:t>import java.util.List;</w:t>
            </w:r>
          </w:p>
          <w:p w14:paraId="213034E4" w14:textId="77777777" w:rsidR="00E868F4" w:rsidRDefault="00E868F4" w:rsidP="008C1564">
            <w:pPr>
              <w:pStyle w:val="tabla"/>
            </w:pPr>
          </w:p>
          <w:p w14:paraId="5169CFDD" w14:textId="77777777" w:rsidR="00E868F4" w:rsidRDefault="00000000" w:rsidP="008C1564">
            <w:pPr>
              <w:pStyle w:val="tabla"/>
            </w:pPr>
            <w:r>
              <w:t>/**</w:t>
            </w:r>
          </w:p>
          <w:p w14:paraId="63584499" w14:textId="77777777" w:rsidR="00E868F4" w:rsidRDefault="00000000" w:rsidP="008C1564">
            <w:pPr>
              <w:pStyle w:val="tabla"/>
            </w:pPr>
            <w:r>
              <w:t xml:space="preserve"> * Vista / Bean del Conversor de Unidades para Cliente Web (PatrÃ³n MVC).</w:t>
            </w:r>
          </w:p>
          <w:p w14:paraId="4C4C9053" w14:textId="77777777" w:rsidR="00E868F4" w:rsidRPr="00347ED6" w:rsidRDefault="00000000" w:rsidP="008C1564">
            <w:pPr>
              <w:pStyle w:val="tabla"/>
              <w:rPr>
                <w:lang w:val="en-US"/>
              </w:rPr>
            </w:pPr>
            <w:r>
              <w:t xml:space="preserve"> </w:t>
            </w:r>
            <w:r w:rsidRPr="00347ED6">
              <w:rPr>
                <w:lang w:val="en-US"/>
              </w:rPr>
              <w:t>*/</w:t>
            </w:r>
          </w:p>
          <w:p w14:paraId="3049ABD3" w14:textId="77777777" w:rsidR="00E868F4" w:rsidRPr="00347ED6" w:rsidRDefault="00000000" w:rsidP="008C1564">
            <w:pPr>
              <w:pStyle w:val="tabla"/>
              <w:rPr>
                <w:lang w:val="en-US"/>
              </w:rPr>
            </w:pPr>
            <w:r w:rsidRPr="00347ED6">
              <w:rPr>
                <w:lang w:val="en-US"/>
              </w:rPr>
              <w:t>@Named("conversorView")</w:t>
            </w:r>
          </w:p>
          <w:p w14:paraId="1551982B" w14:textId="77777777" w:rsidR="00E868F4" w:rsidRPr="00347ED6" w:rsidRDefault="00000000" w:rsidP="008C1564">
            <w:pPr>
              <w:pStyle w:val="tabla"/>
              <w:rPr>
                <w:lang w:val="en-US"/>
              </w:rPr>
            </w:pPr>
            <w:r w:rsidRPr="00347ED6">
              <w:rPr>
                <w:lang w:val="en-US"/>
              </w:rPr>
              <w:t>@SessionScoped</w:t>
            </w:r>
          </w:p>
          <w:p w14:paraId="76476D47" w14:textId="77777777" w:rsidR="00E868F4" w:rsidRPr="00347ED6" w:rsidRDefault="00000000" w:rsidP="008C1564">
            <w:pPr>
              <w:pStyle w:val="tabla"/>
              <w:rPr>
                <w:lang w:val="en-US"/>
              </w:rPr>
            </w:pPr>
            <w:r w:rsidRPr="00347ED6">
              <w:rPr>
                <w:lang w:val="en-US"/>
              </w:rPr>
              <w:t>public class ConversorView implements Serializable {</w:t>
            </w:r>
          </w:p>
          <w:p w14:paraId="2D383DD2" w14:textId="77777777" w:rsidR="00E868F4" w:rsidRPr="00347ED6" w:rsidRDefault="00E868F4" w:rsidP="008C1564">
            <w:pPr>
              <w:pStyle w:val="tabla"/>
              <w:rPr>
                <w:lang w:val="en-US"/>
              </w:rPr>
            </w:pPr>
          </w:p>
          <w:p w14:paraId="61A87309" w14:textId="77777777" w:rsidR="00E868F4" w:rsidRPr="00347ED6" w:rsidRDefault="00000000" w:rsidP="008C1564">
            <w:pPr>
              <w:pStyle w:val="tabla"/>
              <w:rPr>
                <w:lang w:val="en-US"/>
              </w:rPr>
            </w:pPr>
            <w:r w:rsidRPr="00347ED6">
              <w:rPr>
                <w:lang w:val="en-US"/>
              </w:rPr>
              <w:t xml:space="preserve">    private static final long serialVersionUID = 1L;</w:t>
            </w:r>
          </w:p>
          <w:p w14:paraId="165200A1" w14:textId="77777777" w:rsidR="00E868F4" w:rsidRPr="00347ED6" w:rsidRDefault="00E868F4" w:rsidP="008C1564">
            <w:pPr>
              <w:pStyle w:val="tabla"/>
              <w:rPr>
                <w:lang w:val="en-US"/>
              </w:rPr>
            </w:pPr>
          </w:p>
          <w:p w14:paraId="62EEEA97" w14:textId="77777777" w:rsidR="00E868F4" w:rsidRPr="00347ED6" w:rsidRDefault="00000000" w:rsidP="008C1564">
            <w:pPr>
              <w:pStyle w:val="tabla"/>
              <w:rPr>
                <w:lang w:val="en-US"/>
              </w:rPr>
            </w:pPr>
            <w:r w:rsidRPr="00347ED6">
              <w:rPr>
                <w:lang w:val="en-US"/>
              </w:rPr>
              <w:t xml:space="preserve">    @Inject</w:t>
            </w:r>
          </w:p>
          <w:p w14:paraId="02AA955A" w14:textId="77777777" w:rsidR="00E868F4" w:rsidRPr="00347ED6" w:rsidRDefault="00000000" w:rsidP="008C1564">
            <w:pPr>
              <w:pStyle w:val="tabla"/>
              <w:rPr>
                <w:lang w:val="en-US"/>
              </w:rPr>
            </w:pPr>
            <w:r w:rsidRPr="00347ED6">
              <w:rPr>
                <w:lang w:val="en-US"/>
              </w:rPr>
              <w:t xml:space="preserve">    private LoginView loginView;</w:t>
            </w:r>
          </w:p>
          <w:p w14:paraId="65303FC9" w14:textId="77777777" w:rsidR="00E868F4" w:rsidRPr="00347ED6" w:rsidRDefault="00E868F4" w:rsidP="008C1564">
            <w:pPr>
              <w:pStyle w:val="tabla"/>
              <w:rPr>
                <w:lang w:val="en-US"/>
              </w:rPr>
            </w:pPr>
          </w:p>
          <w:p w14:paraId="070BF4AA" w14:textId="77777777" w:rsidR="00E868F4" w:rsidRPr="00347ED6" w:rsidRDefault="00000000" w:rsidP="008C1564">
            <w:pPr>
              <w:pStyle w:val="tabla"/>
              <w:rPr>
                <w:lang w:val="en-US"/>
              </w:rPr>
            </w:pPr>
            <w:r w:rsidRPr="00347ED6">
              <w:rPr>
                <w:lang w:val="en-US"/>
              </w:rPr>
              <w:t xml:space="preserve">    private String tipoMagnitud = "LONGITUD";</w:t>
            </w:r>
          </w:p>
          <w:p w14:paraId="70B5E4CA" w14:textId="77777777" w:rsidR="00E868F4" w:rsidRPr="00347ED6" w:rsidRDefault="00000000" w:rsidP="008C1564">
            <w:pPr>
              <w:pStyle w:val="tabla"/>
              <w:rPr>
                <w:lang w:val="en-US"/>
              </w:rPr>
            </w:pPr>
            <w:r w:rsidRPr="00347ED6">
              <w:rPr>
                <w:lang w:val="en-US"/>
              </w:rPr>
              <w:t xml:space="preserve">    private Double valor;</w:t>
            </w:r>
          </w:p>
          <w:p w14:paraId="0D16FAB8" w14:textId="77777777" w:rsidR="00E868F4" w:rsidRPr="00347ED6" w:rsidRDefault="00000000" w:rsidP="008C1564">
            <w:pPr>
              <w:pStyle w:val="tabla"/>
              <w:rPr>
                <w:lang w:val="en-US"/>
              </w:rPr>
            </w:pPr>
            <w:r w:rsidRPr="00347ED6">
              <w:rPr>
                <w:lang w:val="en-US"/>
              </w:rPr>
              <w:t xml:space="preserve">    private String unidadOrigen;</w:t>
            </w:r>
          </w:p>
          <w:p w14:paraId="459D1685" w14:textId="77777777" w:rsidR="00E868F4" w:rsidRPr="00347ED6" w:rsidRDefault="00000000" w:rsidP="008C1564">
            <w:pPr>
              <w:pStyle w:val="tabla"/>
              <w:rPr>
                <w:lang w:val="en-US"/>
              </w:rPr>
            </w:pPr>
            <w:r w:rsidRPr="00347ED6">
              <w:rPr>
                <w:lang w:val="en-US"/>
              </w:rPr>
              <w:t xml:space="preserve">    private String unidadDestino;</w:t>
            </w:r>
          </w:p>
          <w:p w14:paraId="3675D691" w14:textId="77777777" w:rsidR="00E868F4" w:rsidRPr="00347ED6" w:rsidRDefault="00000000" w:rsidP="008C1564">
            <w:pPr>
              <w:pStyle w:val="tabla"/>
              <w:rPr>
                <w:lang w:val="en-US"/>
              </w:rPr>
            </w:pPr>
            <w:r w:rsidRPr="00347ED6">
              <w:rPr>
                <w:lang w:val="en-US"/>
              </w:rPr>
              <w:t xml:space="preserve">    private Double resultado;</w:t>
            </w:r>
          </w:p>
          <w:p w14:paraId="61B541E1" w14:textId="77777777" w:rsidR="00E868F4" w:rsidRPr="00347ED6" w:rsidRDefault="00000000" w:rsidP="008C1564">
            <w:pPr>
              <w:pStyle w:val="tabla"/>
              <w:rPr>
                <w:lang w:val="en-US"/>
              </w:rPr>
            </w:pPr>
            <w:r w:rsidRPr="00347ED6">
              <w:rPr>
                <w:lang w:val="en-US"/>
              </w:rPr>
              <w:t xml:space="preserve">    private final List&lt;HistorialItem&gt; historial = new ArrayList&lt;&gt;();</w:t>
            </w:r>
          </w:p>
          <w:p w14:paraId="01AD4057" w14:textId="77777777" w:rsidR="00E868F4" w:rsidRDefault="00000000" w:rsidP="008C1564">
            <w:pPr>
              <w:pStyle w:val="tabla"/>
            </w:pPr>
            <w:r w:rsidRPr="00347ED6">
              <w:rPr>
                <w:lang w:val="en-US"/>
              </w:rPr>
              <w:t xml:space="preserve">    </w:t>
            </w:r>
            <w:r>
              <w:t>private final AppControlador controlador = new AppControlador();</w:t>
            </w:r>
          </w:p>
          <w:p w14:paraId="6E89F6C9" w14:textId="77777777" w:rsidR="00E868F4" w:rsidRDefault="00E868F4" w:rsidP="008C1564">
            <w:pPr>
              <w:pStyle w:val="tabla"/>
            </w:pPr>
          </w:p>
          <w:p w14:paraId="3DCD6B2B" w14:textId="77777777" w:rsidR="00E868F4" w:rsidRDefault="00000000" w:rsidP="008C1564">
            <w:pPr>
              <w:pStyle w:val="tabla"/>
            </w:pPr>
            <w:r>
              <w:t xml:space="preserve">    @PostConstruct</w:t>
            </w:r>
          </w:p>
          <w:p w14:paraId="0C951BA1" w14:textId="77777777" w:rsidR="00E868F4" w:rsidRDefault="00000000" w:rsidP="008C1564">
            <w:pPr>
              <w:pStyle w:val="tabla"/>
            </w:pPr>
            <w:r>
              <w:t xml:space="preserve">    public void init() {</w:t>
            </w:r>
          </w:p>
          <w:p w14:paraId="4F519C25" w14:textId="77777777" w:rsidR="00E868F4" w:rsidRDefault="00000000" w:rsidP="008C1564">
            <w:pPr>
              <w:pStyle w:val="tabla"/>
            </w:pPr>
            <w:r>
              <w:t xml:space="preserve">        actualizarUnidades();</w:t>
            </w:r>
          </w:p>
          <w:p w14:paraId="08E01B2D" w14:textId="77777777" w:rsidR="00E868F4" w:rsidRPr="00347ED6" w:rsidRDefault="00000000" w:rsidP="008C1564">
            <w:pPr>
              <w:pStyle w:val="tabla"/>
              <w:rPr>
                <w:lang w:val="en-US"/>
              </w:rPr>
            </w:pPr>
            <w:r>
              <w:t xml:space="preserve">    </w:t>
            </w:r>
            <w:r w:rsidRPr="00347ED6">
              <w:rPr>
                <w:lang w:val="en-US"/>
              </w:rPr>
              <w:t>}</w:t>
            </w:r>
          </w:p>
          <w:p w14:paraId="187F37C3" w14:textId="77777777" w:rsidR="00E868F4" w:rsidRPr="00347ED6" w:rsidRDefault="00E868F4" w:rsidP="008C1564">
            <w:pPr>
              <w:pStyle w:val="tabla"/>
              <w:rPr>
                <w:lang w:val="en-US"/>
              </w:rPr>
            </w:pPr>
          </w:p>
          <w:p w14:paraId="638ADFF9" w14:textId="77777777" w:rsidR="00E868F4" w:rsidRPr="00347ED6" w:rsidRDefault="00000000" w:rsidP="008C1564">
            <w:pPr>
              <w:pStyle w:val="tabla"/>
              <w:rPr>
                <w:lang w:val="en-US"/>
              </w:rPr>
            </w:pPr>
            <w:r w:rsidRPr="00347ED6">
              <w:rPr>
                <w:lang w:val="en-US"/>
              </w:rPr>
              <w:t xml:space="preserve">    public void verificarSesion() {</w:t>
            </w:r>
          </w:p>
          <w:p w14:paraId="61BF2CC5" w14:textId="77777777" w:rsidR="00E868F4" w:rsidRPr="00347ED6" w:rsidRDefault="00000000" w:rsidP="008C1564">
            <w:pPr>
              <w:pStyle w:val="tabla"/>
              <w:rPr>
                <w:lang w:val="en-US"/>
              </w:rPr>
            </w:pPr>
            <w:r w:rsidRPr="00347ED6">
              <w:rPr>
                <w:lang w:val="en-US"/>
              </w:rPr>
              <w:t xml:space="preserve">        if (loginView == null || !loginView.isAutenticado()) {</w:t>
            </w:r>
          </w:p>
          <w:p w14:paraId="7E256F2F" w14:textId="77777777" w:rsidR="00E868F4" w:rsidRPr="00347ED6" w:rsidRDefault="00000000" w:rsidP="008C1564">
            <w:pPr>
              <w:pStyle w:val="tabla"/>
              <w:rPr>
                <w:lang w:val="en-US"/>
              </w:rPr>
            </w:pPr>
            <w:r w:rsidRPr="00347ED6">
              <w:rPr>
                <w:lang w:val="en-US"/>
              </w:rPr>
              <w:t xml:space="preserve">            try {</w:t>
            </w:r>
          </w:p>
          <w:p w14:paraId="7D27544F" w14:textId="77777777" w:rsidR="00E868F4" w:rsidRPr="00347ED6" w:rsidRDefault="00000000" w:rsidP="008C1564">
            <w:pPr>
              <w:pStyle w:val="tabla"/>
              <w:rPr>
                <w:lang w:val="en-US"/>
              </w:rPr>
            </w:pPr>
            <w:r w:rsidRPr="00347ED6">
              <w:rPr>
                <w:lang w:val="en-US"/>
              </w:rPr>
              <w:t xml:space="preserve">                FacesContext.getCurrentInstance().getExternalContext().redirect("login.xhtml");</w:t>
            </w:r>
          </w:p>
          <w:p w14:paraId="68DA4CD0" w14:textId="77777777" w:rsidR="00E868F4" w:rsidRPr="00347ED6" w:rsidRDefault="00000000" w:rsidP="008C1564">
            <w:pPr>
              <w:pStyle w:val="tabla"/>
              <w:rPr>
                <w:lang w:val="en-US"/>
              </w:rPr>
            </w:pPr>
            <w:r w:rsidRPr="00347ED6">
              <w:rPr>
                <w:lang w:val="en-US"/>
              </w:rPr>
              <w:t xml:space="preserve">            } catch (Exception ignored) {</w:t>
            </w:r>
          </w:p>
          <w:p w14:paraId="19C1B9FB" w14:textId="77777777" w:rsidR="00E868F4" w:rsidRDefault="00000000" w:rsidP="008C1564">
            <w:pPr>
              <w:pStyle w:val="tabla"/>
            </w:pPr>
            <w:r w:rsidRPr="00347ED6">
              <w:rPr>
                <w:lang w:val="en-US"/>
              </w:rPr>
              <w:t xml:space="preserve">            </w:t>
            </w:r>
            <w:r>
              <w:t>}</w:t>
            </w:r>
          </w:p>
          <w:p w14:paraId="380893AC" w14:textId="77777777" w:rsidR="00E868F4" w:rsidRDefault="00000000" w:rsidP="008C1564">
            <w:pPr>
              <w:pStyle w:val="tabla"/>
            </w:pPr>
            <w:r>
              <w:t xml:space="preserve">        }</w:t>
            </w:r>
          </w:p>
          <w:p w14:paraId="3C15FDE2" w14:textId="77777777" w:rsidR="00E868F4" w:rsidRDefault="00000000" w:rsidP="008C1564">
            <w:pPr>
              <w:pStyle w:val="tabla"/>
            </w:pPr>
            <w:r>
              <w:t xml:space="preserve">    }</w:t>
            </w:r>
          </w:p>
          <w:p w14:paraId="32B99D1F" w14:textId="77777777" w:rsidR="00E868F4" w:rsidRDefault="00E868F4" w:rsidP="008C1564">
            <w:pPr>
              <w:pStyle w:val="tabla"/>
            </w:pPr>
          </w:p>
          <w:p w14:paraId="15CD75D2" w14:textId="77777777" w:rsidR="00E868F4" w:rsidRDefault="00000000" w:rsidP="008C1564">
            <w:pPr>
              <w:pStyle w:val="tabla"/>
            </w:pPr>
            <w:r>
              <w:t xml:space="preserve">    public void cambiarMagnitud() {</w:t>
            </w:r>
          </w:p>
          <w:p w14:paraId="062DBEAD" w14:textId="77777777" w:rsidR="00E868F4" w:rsidRDefault="00000000" w:rsidP="008C1564">
            <w:pPr>
              <w:pStyle w:val="tabla"/>
            </w:pPr>
            <w:r>
              <w:t xml:space="preserve">        actualizarUnidades();</w:t>
            </w:r>
          </w:p>
          <w:p w14:paraId="23F8ADF8" w14:textId="77777777" w:rsidR="00E868F4" w:rsidRDefault="00000000" w:rsidP="008C1564">
            <w:pPr>
              <w:pStyle w:val="tabla"/>
            </w:pPr>
            <w:r>
              <w:t xml:space="preserve">        resultado = null;</w:t>
            </w:r>
          </w:p>
          <w:p w14:paraId="1636C2A3" w14:textId="77777777" w:rsidR="00E868F4" w:rsidRDefault="00000000" w:rsidP="008C1564">
            <w:pPr>
              <w:pStyle w:val="tabla"/>
            </w:pPr>
            <w:r>
              <w:t xml:space="preserve">    }</w:t>
            </w:r>
          </w:p>
          <w:p w14:paraId="4DD59BE4" w14:textId="77777777" w:rsidR="00E868F4" w:rsidRDefault="00E868F4" w:rsidP="008C1564">
            <w:pPr>
              <w:pStyle w:val="tabla"/>
            </w:pPr>
          </w:p>
          <w:p w14:paraId="16CA47E8" w14:textId="77777777" w:rsidR="00E868F4" w:rsidRDefault="00000000" w:rsidP="008C1564">
            <w:pPr>
              <w:pStyle w:val="tabla"/>
            </w:pPr>
            <w:r>
              <w:t xml:space="preserve">    private void actualizarUnidades() {</w:t>
            </w:r>
          </w:p>
          <w:p w14:paraId="69354D18" w14:textId="77777777" w:rsidR="00E868F4" w:rsidRDefault="00000000" w:rsidP="008C1564">
            <w:pPr>
              <w:pStyle w:val="tabla"/>
            </w:pPr>
            <w:r>
              <w:t xml:space="preserve">        List&lt;String&gt; disponibles = getUnidadesDisponibles();</w:t>
            </w:r>
          </w:p>
          <w:p w14:paraId="3CDB8C4D" w14:textId="77777777" w:rsidR="00E868F4" w:rsidRDefault="00000000" w:rsidP="008C1564">
            <w:pPr>
              <w:pStyle w:val="tabla"/>
            </w:pPr>
            <w:r>
              <w:t xml:space="preserve">        if (!disponibles.isEmpty()) {</w:t>
            </w:r>
          </w:p>
          <w:p w14:paraId="4DA2461B" w14:textId="77777777" w:rsidR="00E868F4" w:rsidRDefault="00000000" w:rsidP="008C1564">
            <w:pPr>
              <w:pStyle w:val="tabla"/>
            </w:pPr>
            <w:r>
              <w:t xml:space="preserve">            unidadOrigen = disponibles.get(0);</w:t>
            </w:r>
          </w:p>
          <w:p w14:paraId="6568555E" w14:textId="77777777" w:rsidR="00E868F4" w:rsidRDefault="00000000" w:rsidP="008C1564">
            <w:pPr>
              <w:pStyle w:val="tabla"/>
            </w:pPr>
            <w:r>
              <w:t xml:space="preserve">            unidadDestino = disponibles.size() &gt; 1 ? disponibles.get(1) : disponibles.get(0);</w:t>
            </w:r>
          </w:p>
          <w:p w14:paraId="6E9FF600" w14:textId="77777777" w:rsidR="00E868F4" w:rsidRPr="00347ED6" w:rsidRDefault="00000000" w:rsidP="008C1564">
            <w:pPr>
              <w:pStyle w:val="tabla"/>
              <w:rPr>
                <w:lang w:val="en-US"/>
              </w:rPr>
            </w:pPr>
            <w:r>
              <w:t xml:space="preserve">        </w:t>
            </w:r>
            <w:r w:rsidRPr="00347ED6">
              <w:rPr>
                <w:lang w:val="en-US"/>
              </w:rPr>
              <w:t>}</w:t>
            </w:r>
          </w:p>
          <w:p w14:paraId="09AD4BB3" w14:textId="77777777" w:rsidR="00E868F4" w:rsidRPr="00347ED6" w:rsidRDefault="00000000" w:rsidP="008C1564">
            <w:pPr>
              <w:pStyle w:val="tabla"/>
              <w:rPr>
                <w:lang w:val="en-US"/>
              </w:rPr>
            </w:pPr>
            <w:r w:rsidRPr="00347ED6">
              <w:rPr>
                <w:lang w:val="en-US"/>
              </w:rPr>
              <w:t xml:space="preserve">    }</w:t>
            </w:r>
          </w:p>
          <w:p w14:paraId="583DC281" w14:textId="77777777" w:rsidR="00E868F4" w:rsidRPr="00347ED6" w:rsidRDefault="00E868F4" w:rsidP="008C1564">
            <w:pPr>
              <w:pStyle w:val="tabla"/>
              <w:rPr>
                <w:lang w:val="en-US"/>
              </w:rPr>
            </w:pPr>
          </w:p>
          <w:p w14:paraId="545BBCB5" w14:textId="77777777" w:rsidR="00E868F4" w:rsidRPr="00347ED6" w:rsidRDefault="00000000" w:rsidP="008C1564">
            <w:pPr>
              <w:pStyle w:val="tabla"/>
              <w:rPr>
                <w:lang w:val="en-US"/>
              </w:rPr>
            </w:pPr>
            <w:r w:rsidRPr="00347ED6">
              <w:rPr>
                <w:lang w:val="en-US"/>
              </w:rPr>
              <w:t xml:space="preserve">    public List&lt;String&gt; getUnidadesDisponibles() {</w:t>
            </w:r>
          </w:p>
          <w:p w14:paraId="5E635088" w14:textId="77777777" w:rsidR="00E868F4" w:rsidRPr="00347ED6" w:rsidRDefault="00000000" w:rsidP="008C1564">
            <w:pPr>
              <w:pStyle w:val="tabla"/>
              <w:rPr>
                <w:lang w:val="en-US"/>
              </w:rPr>
            </w:pPr>
            <w:r w:rsidRPr="00347ED6">
              <w:rPr>
                <w:lang w:val="en-US"/>
              </w:rPr>
              <w:t xml:space="preserve">        switch (tipoMagnitud) {</w:t>
            </w:r>
          </w:p>
          <w:p w14:paraId="23155703" w14:textId="77777777" w:rsidR="00E868F4" w:rsidRPr="00347ED6" w:rsidRDefault="00000000" w:rsidP="008C1564">
            <w:pPr>
              <w:pStyle w:val="tabla"/>
              <w:rPr>
                <w:lang w:val="en-US"/>
              </w:rPr>
            </w:pPr>
            <w:r w:rsidRPr="00347ED6">
              <w:rPr>
                <w:lang w:val="en-US"/>
              </w:rPr>
              <w:t xml:space="preserve">            case "MASA":</w:t>
            </w:r>
          </w:p>
          <w:p w14:paraId="04B7CD42" w14:textId="77777777" w:rsidR="00E868F4" w:rsidRPr="00347ED6" w:rsidRDefault="00000000" w:rsidP="008C1564">
            <w:pPr>
              <w:pStyle w:val="tabla"/>
              <w:rPr>
                <w:lang w:val="en-US"/>
              </w:rPr>
            </w:pPr>
            <w:r w:rsidRPr="00347ED6">
              <w:rPr>
                <w:lang w:val="en-US"/>
              </w:rPr>
              <w:t xml:space="preserve">                return Arrays.stream(UnidadMasa.values()).map(Enum::name).toList();</w:t>
            </w:r>
          </w:p>
          <w:p w14:paraId="1A4A152D" w14:textId="77777777" w:rsidR="00E868F4" w:rsidRPr="00347ED6" w:rsidRDefault="00000000" w:rsidP="008C1564">
            <w:pPr>
              <w:pStyle w:val="tabla"/>
              <w:rPr>
                <w:lang w:val="en-US"/>
              </w:rPr>
            </w:pPr>
            <w:r w:rsidRPr="00347ED6">
              <w:rPr>
                <w:lang w:val="en-US"/>
              </w:rPr>
              <w:t xml:space="preserve">            case "TEMPERATURA":</w:t>
            </w:r>
          </w:p>
          <w:p w14:paraId="271B1BAB" w14:textId="77777777" w:rsidR="00E868F4" w:rsidRPr="00347ED6" w:rsidRDefault="00000000" w:rsidP="008C1564">
            <w:pPr>
              <w:pStyle w:val="tabla"/>
              <w:rPr>
                <w:lang w:val="en-US"/>
              </w:rPr>
            </w:pPr>
            <w:r w:rsidRPr="00347ED6">
              <w:rPr>
                <w:lang w:val="en-US"/>
              </w:rPr>
              <w:t xml:space="preserve">                return Arrays.stream(UnidadTemperatura.values()).map(Enum::name).toList();</w:t>
            </w:r>
          </w:p>
          <w:p w14:paraId="56012B10" w14:textId="77777777" w:rsidR="00E868F4" w:rsidRPr="00347ED6" w:rsidRDefault="00000000" w:rsidP="008C1564">
            <w:pPr>
              <w:pStyle w:val="tabla"/>
              <w:rPr>
                <w:lang w:val="en-US"/>
              </w:rPr>
            </w:pPr>
            <w:r w:rsidRPr="00347ED6">
              <w:rPr>
                <w:lang w:val="en-US"/>
              </w:rPr>
              <w:t xml:space="preserve">            case "LONGITUD":</w:t>
            </w:r>
          </w:p>
          <w:p w14:paraId="05DDEAA5" w14:textId="77777777" w:rsidR="00E868F4" w:rsidRPr="00347ED6" w:rsidRDefault="00000000" w:rsidP="008C1564">
            <w:pPr>
              <w:pStyle w:val="tabla"/>
              <w:rPr>
                <w:lang w:val="en-US"/>
              </w:rPr>
            </w:pPr>
            <w:r w:rsidRPr="00347ED6">
              <w:rPr>
                <w:lang w:val="en-US"/>
              </w:rPr>
              <w:t xml:space="preserve">            default:</w:t>
            </w:r>
          </w:p>
          <w:p w14:paraId="2D7F69A6" w14:textId="77777777" w:rsidR="00E868F4" w:rsidRPr="00347ED6" w:rsidRDefault="00000000" w:rsidP="008C1564">
            <w:pPr>
              <w:pStyle w:val="tabla"/>
              <w:rPr>
                <w:lang w:val="en-US"/>
              </w:rPr>
            </w:pPr>
            <w:r w:rsidRPr="00347ED6">
              <w:rPr>
                <w:lang w:val="en-US"/>
              </w:rPr>
              <w:t xml:space="preserve">                return Arrays.stream(UnidadLongitud.values()).map(Enum::name).toList();</w:t>
            </w:r>
          </w:p>
          <w:p w14:paraId="0C04D781" w14:textId="77777777" w:rsidR="00E868F4" w:rsidRPr="00347ED6" w:rsidRDefault="00000000" w:rsidP="008C1564">
            <w:pPr>
              <w:pStyle w:val="tabla"/>
              <w:rPr>
                <w:lang w:val="en-US"/>
              </w:rPr>
            </w:pPr>
            <w:r w:rsidRPr="00347ED6">
              <w:rPr>
                <w:lang w:val="en-US"/>
              </w:rPr>
              <w:t xml:space="preserve">        }</w:t>
            </w:r>
          </w:p>
          <w:p w14:paraId="30CC2D4E" w14:textId="77777777" w:rsidR="00E868F4" w:rsidRPr="00347ED6" w:rsidRDefault="00000000" w:rsidP="008C1564">
            <w:pPr>
              <w:pStyle w:val="tabla"/>
              <w:rPr>
                <w:lang w:val="en-US"/>
              </w:rPr>
            </w:pPr>
            <w:r w:rsidRPr="00347ED6">
              <w:rPr>
                <w:lang w:val="en-US"/>
              </w:rPr>
              <w:t xml:space="preserve">    }</w:t>
            </w:r>
          </w:p>
          <w:p w14:paraId="23F2E114" w14:textId="77777777" w:rsidR="00E868F4" w:rsidRPr="00347ED6" w:rsidRDefault="00E868F4" w:rsidP="008C1564">
            <w:pPr>
              <w:pStyle w:val="tabla"/>
              <w:rPr>
                <w:lang w:val="en-US"/>
              </w:rPr>
            </w:pPr>
          </w:p>
          <w:p w14:paraId="37B18AA4" w14:textId="77777777" w:rsidR="00E868F4" w:rsidRPr="00347ED6" w:rsidRDefault="00000000" w:rsidP="008C1564">
            <w:pPr>
              <w:pStyle w:val="tabla"/>
              <w:rPr>
                <w:lang w:val="en-US"/>
              </w:rPr>
            </w:pPr>
            <w:r w:rsidRPr="00347ED6">
              <w:rPr>
                <w:lang w:val="en-US"/>
              </w:rPr>
              <w:t xml:space="preserve">    public String getTitulo() {</w:t>
            </w:r>
          </w:p>
          <w:p w14:paraId="31208F45" w14:textId="77777777" w:rsidR="00E868F4" w:rsidRPr="00347ED6" w:rsidRDefault="00000000" w:rsidP="008C1564">
            <w:pPr>
              <w:pStyle w:val="tabla"/>
              <w:rPr>
                <w:lang w:val="en-US"/>
              </w:rPr>
            </w:pPr>
            <w:r w:rsidRPr="00347ED6">
              <w:rPr>
                <w:lang w:val="en-US"/>
              </w:rPr>
              <w:t xml:space="preserve">        switch (tipoMagnitud) {</w:t>
            </w:r>
          </w:p>
          <w:p w14:paraId="49250DCD" w14:textId="77777777" w:rsidR="00E868F4" w:rsidRPr="00347ED6" w:rsidRDefault="00000000" w:rsidP="008C1564">
            <w:pPr>
              <w:pStyle w:val="tabla"/>
              <w:rPr>
                <w:lang w:val="en-US"/>
              </w:rPr>
            </w:pPr>
            <w:r w:rsidRPr="00347ED6">
              <w:rPr>
                <w:lang w:val="en-US"/>
              </w:rPr>
              <w:t xml:space="preserve">            case "MASA":</w:t>
            </w:r>
          </w:p>
          <w:p w14:paraId="2D8F531B" w14:textId="77777777" w:rsidR="00E868F4" w:rsidRPr="00347ED6" w:rsidRDefault="00000000" w:rsidP="008C1564">
            <w:pPr>
              <w:pStyle w:val="tabla"/>
              <w:rPr>
                <w:lang w:val="en-US"/>
              </w:rPr>
            </w:pPr>
            <w:r w:rsidRPr="00347ED6">
              <w:rPr>
                <w:lang w:val="en-US"/>
              </w:rPr>
              <w:t xml:space="preserve">                return "Conversor de Masa";</w:t>
            </w:r>
          </w:p>
          <w:p w14:paraId="6E740048" w14:textId="77777777" w:rsidR="00E868F4" w:rsidRPr="00347ED6" w:rsidRDefault="00000000" w:rsidP="008C1564">
            <w:pPr>
              <w:pStyle w:val="tabla"/>
              <w:rPr>
                <w:lang w:val="en-US"/>
              </w:rPr>
            </w:pPr>
            <w:r w:rsidRPr="00347ED6">
              <w:rPr>
                <w:lang w:val="en-US"/>
              </w:rPr>
              <w:t xml:space="preserve">            case "TEMPERATURA":</w:t>
            </w:r>
          </w:p>
          <w:p w14:paraId="733BC350" w14:textId="77777777" w:rsidR="00E868F4" w:rsidRPr="00347ED6" w:rsidRDefault="00000000" w:rsidP="008C1564">
            <w:pPr>
              <w:pStyle w:val="tabla"/>
              <w:rPr>
                <w:lang w:val="en-US"/>
              </w:rPr>
            </w:pPr>
            <w:r w:rsidRPr="00347ED6">
              <w:rPr>
                <w:lang w:val="en-US"/>
              </w:rPr>
              <w:t xml:space="preserve">                return "Conversor de Temperatura";</w:t>
            </w:r>
          </w:p>
          <w:p w14:paraId="56C0C953" w14:textId="77777777" w:rsidR="00E868F4" w:rsidRPr="00347ED6" w:rsidRDefault="00000000" w:rsidP="008C1564">
            <w:pPr>
              <w:pStyle w:val="tabla"/>
              <w:rPr>
                <w:lang w:val="en-US"/>
              </w:rPr>
            </w:pPr>
            <w:r w:rsidRPr="00347ED6">
              <w:rPr>
                <w:lang w:val="en-US"/>
              </w:rPr>
              <w:t xml:space="preserve">            case "LONGITUD":</w:t>
            </w:r>
          </w:p>
          <w:p w14:paraId="3CF85955" w14:textId="77777777" w:rsidR="00E868F4" w:rsidRPr="00347ED6" w:rsidRDefault="00000000" w:rsidP="008C1564">
            <w:pPr>
              <w:pStyle w:val="tabla"/>
              <w:rPr>
                <w:lang w:val="en-US"/>
              </w:rPr>
            </w:pPr>
            <w:r w:rsidRPr="00347ED6">
              <w:rPr>
                <w:lang w:val="en-US"/>
              </w:rPr>
              <w:t xml:space="preserve">            default:</w:t>
            </w:r>
          </w:p>
          <w:p w14:paraId="1E87E61A" w14:textId="77777777" w:rsidR="00E868F4" w:rsidRPr="00347ED6" w:rsidRDefault="00000000" w:rsidP="008C1564">
            <w:pPr>
              <w:pStyle w:val="tabla"/>
              <w:rPr>
                <w:lang w:val="en-US"/>
              </w:rPr>
            </w:pPr>
            <w:r w:rsidRPr="00347ED6">
              <w:rPr>
                <w:lang w:val="en-US"/>
              </w:rPr>
              <w:t xml:space="preserve">                return "Conversor de Longitudes";</w:t>
            </w:r>
          </w:p>
          <w:p w14:paraId="5E932D37" w14:textId="77777777" w:rsidR="00E868F4" w:rsidRPr="00347ED6" w:rsidRDefault="00000000" w:rsidP="008C1564">
            <w:pPr>
              <w:pStyle w:val="tabla"/>
              <w:rPr>
                <w:lang w:val="en-US"/>
              </w:rPr>
            </w:pPr>
            <w:r w:rsidRPr="00347ED6">
              <w:rPr>
                <w:lang w:val="en-US"/>
              </w:rPr>
              <w:t xml:space="preserve">        }</w:t>
            </w:r>
          </w:p>
          <w:p w14:paraId="4F3A728B" w14:textId="77777777" w:rsidR="00E868F4" w:rsidRPr="00347ED6" w:rsidRDefault="00000000" w:rsidP="008C1564">
            <w:pPr>
              <w:pStyle w:val="tabla"/>
              <w:rPr>
                <w:lang w:val="en-US"/>
              </w:rPr>
            </w:pPr>
            <w:r w:rsidRPr="00347ED6">
              <w:rPr>
                <w:lang w:val="en-US"/>
              </w:rPr>
              <w:t xml:space="preserve">    }</w:t>
            </w:r>
          </w:p>
          <w:p w14:paraId="104916FD" w14:textId="77777777" w:rsidR="00E868F4" w:rsidRPr="00347ED6" w:rsidRDefault="00E868F4" w:rsidP="008C1564">
            <w:pPr>
              <w:pStyle w:val="tabla"/>
              <w:rPr>
                <w:lang w:val="en-US"/>
              </w:rPr>
            </w:pPr>
          </w:p>
          <w:p w14:paraId="5F03AF3E" w14:textId="77777777" w:rsidR="00E868F4" w:rsidRPr="00347ED6" w:rsidRDefault="00000000" w:rsidP="008C1564">
            <w:pPr>
              <w:pStyle w:val="tabla"/>
              <w:rPr>
                <w:lang w:val="en-US"/>
              </w:rPr>
            </w:pPr>
            <w:r w:rsidRPr="00347ED6">
              <w:rPr>
                <w:lang w:val="en-US"/>
              </w:rPr>
              <w:t xml:space="preserve">    public void convertir() {</w:t>
            </w:r>
          </w:p>
          <w:p w14:paraId="2B66B45E" w14:textId="77777777" w:rsidR="00E868F4" w:rsidRPr="00347ED6" w:rsidRDefault="00000000" w:rsidP="008C1564">
            <w:pPr>
              <w:pStyle w:val="tabla"/>
              <w:rPr>
                <w:lang w:val="en-US"/>
              </w:rPr>
            </w:pPr>
            <w:r w:rsidRPr="00347ED6">
              <w:rPr>
                <w:lang w:val="en-US"/>
              </w:rPr>
              <w:t xml:space="preserve">        if (loginView == null || !loginView.isAutenticado()) {</w:t>
            </w:r>
          </w:p>
          <w:p w14:paraId="1E2241A2" w14:textId="77777777" w:rsidR="00E868F4" w:rsidRPr="00347ED6" w:rsidRDefault="00000000" w:rsidP="008C1564">
            <w:pPr>
              <w:pStyle w:val="tabla"/>
              <w:rPr>
                <w:lang w:val="en-US"/>
              </w:rPr>
            </w:pPr>
            <w:r w:rsidRPr="00347ED6">
              <w:rPr>
                <w:lang w:val="en-US"/>
              </w:rPr>
              <w:t xml:space="preserve">            FacesContext.getCurrentInstance().addMessage(null,</w:t>
            </w:r>
          </w:p>
          <w:p w14:paraId="233CA245" w14:textId="77777777" w:rsidR="00E868F4" w:rsidRPr="00347ED6" w:rsidRDefault="00000000" w:rsidP="008C1564">
            <w:pPr>
              <w:pStyle w:val="tabla"/>
              <w:rPr>
                <w:lang w:val="en-US"/>
              </w:rPr>
            </w:pPr>
            <w:r w:rsidRPr="00347ED6">
              <w:rPr>
                <w:lang w:val="en-US"/>
              </w:rPr>
              <w:lastRenderedPageBreak/>
              <w:t xml:space="preserve">                new FacesMessage(FacesMessage.SEVERITY_ERROR, "Debe iniciar sesiÃ³n primero.", null));</w:t>
            </w:r>
          </w:p>
          <w:p w14:paraId="6829F04E" w14:textId="77777777" w:rsidR="00E868F4" w:rsidRPr="00347ED6" w:rsidRDefault="00000000" w:rsidP="008C1564">
            <w:pPr>
              <w:pStyle w:val="tabla"/>
              <w:rPr>
                <w:lang w:val="en-US"/>
              </w:rPr>
            </w:pPr>
            <w:r w:rsidRPr="00347ED6">
              <w:rPr>
                <w:lang w:val="en-US"/>
              </w:rPr>
              <w:t xml:space="preserve">            return;</w:t>
            </w:r>
          </w:p>
          <w:p w14:paraId="2BF4C5DE" w14:textId="77777777" w:rsidR="00E868F4" w:rsidRPr="00347ED6" w:rsidRDefault="00000000" w:rsidP="008C1564">
            <w:pPr>
              <w:pStyle w:val="tabla"/>
              <w:rPr>
                <w:lang w:val="en-US"/>
              </w:rPr>
            </w:pPr>
            <w:r w:rsidRPr="00347ED6">
              <w:rPr>
                <w:lang w:val="en-US"/>
              </w:rPr>
              <w:t xml:space="preserve">        }</w:t>
            </w:r>
          </w:p>
          <w:p w14:paraId="68578DD8" w14:textId="77777777" w:rsidR="00E868F4" w:rsidRPr="00347ED6" w:rsidRDefault="00E868F4" w:rsidP="008C1564">
            <w:pPr>
              <w:pStyle w:val="tabla"/>
              <w:rPr>
                <w:lang w:val="en-US"/>
              </w:rPr>
            </w:pPr>
          </w:p>
          <w:p w14:paraId="01E97A27" w14:textId="77777777" w:rsidR="00E868F4" w:rsidRPr="00347ED6" w:rsidRDefault="00000000" w:rsidP="008C1564">
            <w:pPr>
              <w:pStyle w:val="tabla"/>
              <w:rPr>
                <w:lang w:val="en-US"/>
              </w:rPr>
            </w:pPr>
            <w:r w:rsidRPr="00347ED6">
              <w:rPr>
                <w:lang w:val="en-US"/>
              </w:rPr>
              <w:t xml:space="preserve">        if (valor == null) {</w:t>
            </w:r>
          </w:p>
          <w:p w14:paraId="74FFE61C" w14:textId="77777777" w:rsidR="00E868F4" w:rsidRPr="00347ED6" w:rsidRDefault="00000000" w:rsidP="008C1564">
            <w:pPr>
              <w:pStyle w:val="tabla"/>
              <w:rPr>
                <w:lang w:val="en-US"/>
              </w:rPr>
            </w:pPr>
            <w:r w:rsidRPr="00347ED6">
              <w:rPr>
                <w:lang w:val="en-US"/>
              </w:rPr>
              <w:t xml:space="preserve">            FacesContext.getCurrentInstance().addMessage(null,</w:t>
            </w:r>
          </w:p>
          <w:p w14:paraId="182BA601" w14:textId="77777777" w:rsidR="00E868F4" w:rsidRPr="00347ED6" w:rsidRDefault="00000000" w:rsidP="008C1564">
            <w:pPr>
              <w:pStyle w:val="tabla"/>
              <w:rPr>
                <w:lang w:val="en-US"/>
              </w:rPr>
            </w:pPr>
            <w:r w:rsidRPr="00347ED6">
              <w:rPr>
                <w:lang w:val="en-US"/>
              </w:rPr>
              <w:t xml:space="preserve">                new FacesMessage(FacesMessage.SEVERITY_ERROR, "Por favor ingrese un valor numÃ©rico.", null));</w:t>
            </w:r>
          </w:p>
          <w:p w14:paraId="5D8C3912" w14:textId="77777777" w:rsidR="00E868F4" w:rsidRPr="00347ED6" w:rsidRDefault="00000000" w:rsidP="008C1564">
            <w:pPr>
              <w:pStyle w:val="tabla"/>
              <w:rPr>
                <w:lang w:val="en-US"/>
              </w:rPr>
            </w:pPr>
            <w:r w:rsidRPr="00347ED6">
              <w:rPr>
                <w:lang w:val="en-US"/>
              </w:rPr>
              <w:t xml:space="preserve">            return;</w:t>
            </w:r>
          </w:p>
          <w:p w14:paraId="67765708" w14:textId="77777777" w:rsidR="00E868F4" w:rsidRPr="00347ED6" w:rsidRDefault="00000000" w:rsidP="008C1564">
            <w:pPr>
              <w:pStyle w:val="tabla"/>
              <w:rPr>
                <w:lang w:val="en-US"/>
              </w:rPr>
            </w:pPr>
            <w:r w:rsidRPr="00347ED6">
              <w:rPr>
                <w:lang w:val="en-US"/>
              </w:rPr>
              <w:t xml:space="preserve">        }</w:t>
            </w:r>
          </w:p>
          <w:p w14:paraId="41F5B289" w14:textId="77777777" w:rsidR="00E868F4" w:rsidRPr="00347ED6" w:rsidRDefault="00E868F4" w:rsidP="008C1564">
            <w:pPr>
              <w:pStyle w:val="tabla"/>
              <w:rPr>
                <w:lang w:val="en-US"/>
              </w:rPr>
            </w:pPr>
          </w:p>
          <w:p w14:paraId="09CF0970" w14:textId="77777777" w:rsidR="00E868F4" w:rsidRPr="00347ED6" w:rsidRDefault="00000000" w:rsidP="008C1564">
            <w:pPr>
              <w:pStyle w:val="tabla"/>
              <w:rPr>
                <w:lang w:val="en-US"/>
              </w:rPr>
            </w:pPr>
            <w:r w:rsidRPr="00347ED6">
              <w:rPr>
                <w:lang w:val="en-US"/>
              </w:rPr>
              <w:t xml:space="preserve">        try {</w:t>
            </w:r>
          </w:p>
          <w:p w14:paraId="66A9D518" w14:textId="77777777" w:rsidR="00E868F4" w:rsidRPr="00347ED6" w:rsidRDefault="00000000" w:rsidP="008C1564">
            <w:pPr>
              <w:pStyle w:val="tabla"/>
              <w:rPr>
                <w:lang w:val="en-US"/>
              </w:rPr>
            </w:pPr>
            <w:r w:rsidRPr="00347ED6">
              <w:rPr>
                <w:lang w:val="en-US"/>
              </w:rPr>
              <w:t xml:space="preserve">            double res;</w:t>
            </w:r>
          </w:p>
          <w:p w14:paraId="1C60D788" w14:textId="77777777" w:rsidR="00E868F4" w:rsidRPr="00347ED6" w:rsidRDefault="00000000" w:rsidP="008C1564">
            <w:pPr>
              <w:pStyle w:val="tabla"/>
              <w:rPr>
                <w:lang w:val="en-US"/>
              </w:rPr>
            </w:pPr>
            <w:r w:rsidRPr="00347ED6">
              <w:rPr>
                <w:lang w:val="en-US"/>
              </w:rPr>
              <w:t xml:space="preserve">            switch (tipoMagnitud) {</w:t>
            </w:r>
          </w:p>
          <w:p w14:paraId="4A393FC4" w14:textId="77777777" w:rsidR="00E868F4" w:rsidRPr="00347ED6" w:rsidRDefault="00000000" w:rsidP="008C1564">
            <w:pPr>
              <w:pStyle w:val="tabla"/>
              <w:rPr>
                <w:lang w:val="en-US"/>
              </w:rPr>
            </w:pPr>
            <w:r w:rsidRPr="00347ED6">
              <w:rPr>
                <w:lang w:val="en-US"/>
              </w:rPr>
              <w:t xml:space="preserve">                case "MASA":</w:t>
            </w:r>
          </w:p>
          <w:p w14:paraId="1150275C" w14:textId="77777777" w:rsidR="00E868F4" w:rsidRDefault="00000000" w:rsidP="008C1564">
            <w:pPr>
              <w:pStyle w:val="tabla"/>
            </w:pPr>
            <w:r w:rsidRPr="00347ED6">
              <w:rPr>
                <w:lang w:val="en-US"/>
              </w:rPr>
              <w:t xml:space="preserve">                    </w:t>
            </w:r>
            <w:r>
              <w:t>res = controlador.convertirMasa(valor, unidadOrigen, unidadDestino);</w:t>
            </w:r>
          </w:p>
          <w:p w14:paraId="4B02B024" w14:textId="77777777" w:rsidR="00E868F4" w:rsidRDefault="00000000" w:rsidP="008C1564">
            <w:pPr>
              <w:pStyle w:val="tabla"/>
            </w:pPr>
            <w:r>
              <w:t xml:space="preserve">                    break;</w:t>
            </w:r>
          </w:p>
          <w:p w14:paraId="412C2600" w14:textId="77777777" w:rsidR="00E868F4" w:rsidRDefault="00000000" w:rsidP="008C1564">
            <w:pPr>
              <w:pStyle w:val="tabla"/>
            </w:pPr>
            <w:r>
              <w:t xml:space="preserve">                case "TEMPERATURA":</w:t>
            </w:r>
          </w:p>
          <w:p w14:paraId="55BAAE6F" w14:textId="77777777" w:rsidR="00E868F4" w:rsidRDefault="00000000" w:rsidP="008C1564">
            <w:pPr>
              <w:pStyle w:val="tabla"/>
            </w:pPr>
            <w:r>
              <w:t xml:space="preserve">                    res = controlador.convertirTemperatura(valor, unidadOrigen, unidadDestino);</w:t>
            </w:r>
          </w:p>
          <w:p w14:paraId="75C2A965" w14:textId="77777777" w:rsidR="00E868F4" w:rsidRDefault="00000000" w:rsidP="008C1564">
            <w:pPr>
              <w:pStyle w:val="tabla"/>
            </w:pPr>
            <w:r>
              <w:t xml:space="preserve">                    break;</w:t>
            </w:r>
          </w:p>
          <w:p w14:paraId="47E97610" w14:textId="77777777" w:rsidR="00E868F4" w:rsidRDefault="00000000" w:rsidP="008C1564">
            <w:pPr>
              <w:pStyle w:val="tabla"/>
            </w:pPr>
            <w:r>
              <w:t xml:space="preserve">                case "LONGITUD":</w:t>
            </w:r>
          </w:p>
          <w:p w14:paraId="62630CB7" w14:textId="77777777" w:rsidR="00E868F4" w:rsidRDefault="00000000" w:rsidP="008C1564">
            <w:pPr>
              <w:pStyle w:val="tabla"/>
            </w:pPr>
            <w:r>
              <w:t xml:space="preserve">                default:</w:t>
            </w:r>
          </w:p>
          <w:p w14:paraId="0CEBBE92" w14:textId="77777777" w:rsidR="00E868F4" w:rsidRDefault="00000000" w:rsidP="008C1564">
            <w:pPr>
              <w:pStyle w:val="tabla"/>
            </w:pPr>
            <w:r>
              <w:t xml:space="preserve">                    res = controlador.convertirLongitud(valor, unidadOrigen, unidadDestino);</w:t>
            </w:r>
          </w:p>
          <w:p w14:paraId="4AFAA4B4" w14:textId="77777777" w:rsidR="00E868F4" w:rsidRDefault="00000000" w:rsidP="008C1564">
            <w:pPr>
              <w:pStyle w:val="tabla"/>
            </w:pPr>
            <w:r>
              <w:t xml:space="preserve">                    break;</w:t>
            </w:r>
          </w:p>
          <w:p w14:paraId="0C8D7A0A" w14:textId="77777777" w:rsidR="00E868F4" w:rsidRDefault="00000000" w:rsidP="008C1564">
            <w:pPr>
              <w:pStyle w:val="tabla"/>
            </w:pPr>
            <w:r>
              <w:t xml:space="preserve">            }</w:t>
            </w:r>
          </w:p>
          <w:p w14:paraId="2A8F93A5" w14:textId="77777777" w:rsidR="00E868F4" w:rsidRDefault="00000000" w:rsidP="008C1564">
            <w:pPr>
              <w:pStyle w:val="tabla"/>
            </w:pPr>
            <w:r>
              <w:t xml:space="preserve">            resultado = res;</w:t>
            </w:r>
          </w:p>
          <w:p w14:paraId="611FFBC1" w14:textId="77777777" w:rsidR="00E868F4" w:rsidRDefault="00000000" w:rsidP="008C1564">
            <w:pPr>
              <w:pStyle w:val="tabla"/>
            </w:pPr>
            <w:r>
              <w:t xml:space="preserve">            historial.add(0, new HistorialItem(tipoMagnitud, valor, unidadOrigen, res, unidadDestino));</w:t>
            </w:r>
          </w:p>
          <w:p w14:paraId="2309FAA6" w14:textId="77777777" w:rsidR="00E868F4" w:rsidRPr="00347ED6" w:rsidRDefault="00000000" w:rsidP="008C1564">
            <w:pPr>
              <w:pStyle w:val="tabla"/>
              <w:rPr>
                <w:lang w:val="en-US"/>
              </w:rPr>
            </w:pPr>
            <w:r>
              <w:t xml:space="preserve">        </w:t>
            </w:r>
            <w:r w:rsidRPr="00347ED6">
              <w:rPr>
                <w:lang w:val="en-US"/>
              </w:rPr>
              <w:t>} catch (Exception e) {</w:t>
            </w:r>
          </w:p>
          <w:p w14:paraId="50E17C7C" w14:textId="77777777" w:rsidR="00E868F4" w:rsidRPr="00347ED6" w:rsidRDefault="00000000" w:rsidP="008C1564">
            <w:pPr>
              <w:pStyle w:val="tabla"/>
              <w:rPr>
                <w:lang w:val="en-US"/>
              </w:rPr>
            </w:pPr>
            <w:r w:rsidRPr="00347ED6">
              <w:rPr>
                <w:lang w:val="en-US"/>
              </w:rPr>
              <w:t xml:space="preserve">            FacesContext.getCurrentInstance().addMessage(null,</w:t>
            </w:r>
          </w:p>
          <w:p w14:paraId="75717424" w14:textId="77777777" w:rsidR="00E868F4" w:rsidRPr="00347ED6" w:rsidRDefault="00000000" w:rsidP="008C1564">
            <w:pPr>
              <w:pStyle w:val="tabla"/>
              <w:rPr>
                <w:lang w:val="en-US"/>
              </w:rPr>
            </w:pPr>
            <w:r w:rsidRPr="00347ED6">
              <w:rPr>
                <w:lang w:val="en-US"/>
              </w:rPr>
              <w:t xml:space="preserve">                new FacesMessage(FacesMessage.SEVERITY_ERROR, "Error en conversiÃ³n: " + e.getMessage(), null));</w:t>
            </w:r>
          </w:p>
          <w:p w14:paraId="1C8173C7" w14:textId="77777777" w:rsidR="00E868F4" w:rsidRDefault="00000000" w:rsidP="008C1564">
            <w:pPr>
              <w:pStyle w:val="tabla"/>
            </w:pPr>
            <w:r w:rsidRPr="00347ED6">
              <w:rPr>
                <w:lang w:val="en-US"/>
              </w:rPr>
              <w:t xml:space="preserve">        </w:t>
            </w:r>
            <w:r>
              <w:t>}</w:t>
            </w:r>
          </w:p>
          <w:p w14:paraId="2D4365F2" w14:textId="77777777" w:rsidR="00E868F4" w:rsidRDefault="00000000" w:rsidP="008C1564">
            <w:pPr>
              <w:pStyle w:val="tabla"/>
            </w:pPr>
            <w:r>
              <w:t xml:space="preserve">    }</w:t>
            </w:r>
          </w:p>
          <w:p w14:paraId="0DAAC7CA" w14:textId="77777777" w:rsidR="00E868F4" w:rsidRDefault="00E868F4" w:rsidP="008C1564">
            <w:pPr>
              <w:pStyle w:val="tabla"/>
            </w:pPr>
          </w:p>
          <w:p w14:paraId="6BBF3FCF" w14:textId="77777777" w:rsidR="00E868F4" w:rsidRDefault="00000000" w:rsidP="008C1564">
            <w:pPr>
              <w:pStyle w:val="tabla"/>
            </w:pPr>
            <w:r>
              <w:t xml:space="preserve">    public void limpiar() {</w:t>
            </w:r>
          </w:p>
          <w:p w14:paraId="22FFE794" w14:textId="77777777" w:rsidR="00E868F4" w:rsidRDefault="00000000" w:rsidP="008C1564">
            <w:pPr>
              <w:pStyle w:val="tabla"/>
            </w:pPr>
            <w:r>
              <w:t xml:space="preserve">        valor = null;</w:t>
            </w:r>
          </w:p>
          <w:p w14:paraId="4E63EA83" w14:textId="77777777" w:rsidR="00E868F4" w:rsidRDefault="00000000" w:rsidP="008C1564">
            <w:pPr>
              <w:pStyle w:val="tabla"/>
            </w:pPr>
            <w:r>
              <w:t xml:space="preserve">        resultado = null;</w:t>
            </w:r>
          </w:p>
          <w:p w14:paraId="6A2883F2" w14:textId="77777777" w:rsidR="00E868F4" w:rsidRPr="00347ED6" w:rsidRDefault="00000000" w:rsidP="008C1564">
            <w:pPr>
              <w:pStyle w:val="tabla"/>
              <w:rPr>
                <w:lang w:val="en-US"/>
              </w:rPr>
            </w:pPr>
            <w:r>
              <w:t xml:space="preserve">        </w:t>
            </w:r>
            <w:r w:rsidRPr="00347ED6">
              <w:rPr>
                <w:lang w:val="en-US"/>
              </w:rPr>
              <w:t>actualizarUnidades();</w:t>
            </w:r>
          </w:p>
          <w:p w14:paraId="2F5ACB62" w14:textId="77777777" w:rsidR="00E868F4" w:rsidRPr="00347ED6" w:rsidRDefault="00000000" w:rsidP="008C1564">
            <w:pPr>
              <w:pStyle w:val="tabla"/>
              <w:rPr>
                <w:lang w:val="en-US"/>
              </w:rPr>
            </w:pPr>
            <w:r w:rsidRPr="00347ED6">
              <w:rPr>
                <w:lang w:val="en-US"/>
              </w:rPr>
              <w:t xml:space="preserve">    }</w:t>
            </w:r>
          </w:p>
          <w:p w14:paraId="49393ABA" w14:textId="77777777" w:rsidR="00E868F4" w:rsidRPr="00347ED6" w:rsidRDefault="00E868F4" w:rsidP="008C1564">
            <w:pPr>
              <w:pStyle w:val="tabla"/>
              <w:rPr>
                <w:lang w:val="en-US"/>
              </w:rPr>
            </w:pPr>
          </w:p>
          <w:p w14:paraId="338EE064" w14:textId="77777777" w:rsidR="00E868F4" w:rsidRPr="00347ED6" w:rsidRDefault="00000000" w:rsidP="008C1564">
            <w:pPr>
              <w:pStyle w:val="tabla"/>
              <w:rPr>
                <w:lang w:val="en-US"/>
              </w:rPr>
            </w:pPr>
            <w:r w:rsidRPr="00347ED6">
              <w:rPr>
                <w:lang w:val="en-US"/>
              </w:rPr>
              <w:t xml:space="preserve">    public String logout() {</w:t>
            </w:r>
          </w:p>
          <w:p w14:paraId="0B43289C" w14:textId="77777777" w:rsidR="00E868F4" w:rsidRPr="00347ED6" w:rsidRDefault="00000000" w:rsidP="008C1564">
            <w:pPr>
              <w:pStyle w:val="tabla"/>
              <w:rPr>
                <w:lang w:val="en-US"/>
              </w:rPr>
            </w:pPr>
            <w:r w:rsidRPr="00347ED6">
              <w:rPr>
                <w:lang w:val="en-US"/>
              </w:rPr>
              <w:t xml:space="preserve">        return loginView.logout();</w:t>
            </w:r>
          </w:p>
          <w:p w14:paraId="2A7998B4" w14:textId="77777777" w:rsidR="00E868F4" w:rsidRPr="00347ED6" w:rsidRDefault="00000000" w:rsidP="008C1564">
            <w:pPr>
              <w:pStyle w:val="tabla"/>
              <w:rPr>
                <w:lang w:val="en-US"/>
              </w:rPr>
            </w:pPr>
            <w:r w:rsidRPr="00347ED6">
              <w:rPr>
                <w:lang w:val="en-US"/>
              </w:rPr>
              <w:t xml:space="preserve">    }</w:t>
            </w:r>
          </w:p>
          <w:p w14:paraId="15E3F56E" w14:textId="77777777" w:rsidR="00E868F4" w:rsidRPr="00347ED6" w:rsidRDefault="00E868F4" w:rsidP="008C1564">
            <w:pPr>
              <w:pStyle w:val="tabla"/>
              <w:rPr>
                <w:lang w:val="en-US"/>
              </w:rPr>
            </w:pPr>
          </w:p>
          <w:p w14:paraId="654B2DBD" w14:textId="77777777" w:rsidR="00E868F4" w:rsidRPr="00347ED6" w:rsidRDefault="00000000" w:rsidP="008C1564">
            <w:pPr>
              <w:pStyle w:val="tabla"/>
              <w:rPr>
                <w:lang w:val="en-US"/>
              </w:rPr>
            </w:pPr>
            <w:r w:rsidRPr="00347ED6">
              <w:rPr>
                <w:lang w:val="en-US"/>
              </w:rPr>
              <w:t xml:space="preserve">    public String getTipoMagnitud() {</w:t>
            </w:r>
          </w:p>
          <w:p w14:paraId="10268F05" w14:textId="77777777" w:rsidR="00E868F4" w:rsidRPr="00347ED6" w:rsidRDefault="00000000" w:rsidP="008C1564">
            <w:pPr>
              <w:pStyle w:val="tabla"/>
              <w:rPr>
                <w:lang w:val="en-US"/>
              </w:rPr>
            </w:pPr>
            <w:r w:rsidRPr="00347ED6">
              <w:rPr>
                <w:lang w:val="en-US"/>
              </w:rPr>
              <w:t xml:space="preserve">        return tipoMagnitud;</w:t>
            </w:r>
          </w:p>
          <w:p w14:paraId="324960C0" w14:textId="77777777" w:rsidR="00E868F4" w:rsidRPr="00347ED6" w:rsidRDefault="00000000" w:rsidP="008C1564">
            <w:pPr>
              <w:pStyle w:val="tabla"/>
              <w:rPr>
                <w:lang w:val="en-US"/>
              </w:rPr>
            </w:pPr>
            <w:r w:rsidRPr="00347ED6">
              <w:rPr>
                <w:lang w:val="en-US"/>
              </w:rPr>
              <w:t xml:space="preserve">    }</w:t>
            </w:r>
          </w:p>
          <w:p w14:paraId="4411667D" w14:textId="77777777" w:rsidR="00E868F4" w:rsidRPr="00347ED6" w:rsidRDefault="00E868F4" w:rsidP="008C1564">
            <w:pPr>
              <w:pStyle w:val="tabla"/>
              <w:rPr>
                <w:lang w:val="en-US"/>
              </w:rPr>
            </w:pPr>
          </w:p>
          <w:p w14:paraId="6A95A0D9" w14:textId="77777777" w:rsidR="00E868F4" w:rsidRPr="00347ED6" w:rsidRDefault="00000000" w:rsidP="008C1564">
            <w:pPr>
              <w:pStyle w:val="tabla"/>
              <w:rPr>
                <w:lang w:val="en-US"/>
              </w:rPr>
            </w:pPr>
            <w:r w:rsidRPr="00347ED6">
              <w:rPr>
                <w:lang w:val="en-US"/>
              </w:rPr>
              <w:lastRenderedPageBreak/>
              <w:t xml:space="preserve">    public void setTipoMagnitud(String tipoMagnitud) {</w:t>
            </w:r>
          </w:p>
          <w:p w14:paraId="0948A410" w14:textId="77777777" w:rsidR="00E868F4" w:rsidRPr="00347ED6" w:rsidRDefault="00000000" w:rsidP="008C1564">
            <w:pPr>
              <w:pStyle w:val="tabla"/>
              <w:rPr>
                <w:lang w:val="en-US"/>
              </w:rPr>
            </w:pPr>
            <w:r w:rsidRPr="00347ED6">
              <w:rPr>
                <w:lang w:val="en-US"/>
              </w:rPr>
              <w:t xml:space="preserve">        this.tipoMagnitud = tipoMagnitud;</w:t>
            </w:r>
          </w:p>
          <w:p w14:paraId="42CABD9F" w14:textId="77777777" w:rsidR="00E868F4" w:rsidRPr="00347ED6" w:rsidRDefault="00000000" w:rsidP="008C1564">
            <w:pPr>
              <w:pStyle w:val="tabla"/>
              <w:rPr>
                <w:lang w:val="en-US"/>
              </w:rPr>
            </w:pPr>
            <w:r w:rsidRPr="00347ED6">
              <w:rPr>
                <w:lang w:val="en-US"/>
              </w:rPr>
              <w:t xml:space="preserve">    }</w:t>
            </w:r>
          </w:p>
          <w:p w14:paraId="76D9655C" w14:textId="77777777" w:rsidR="00E868F4" w:rsidRPr="00347ED6" w:rsidRDefault="00E868F4" w:rsidP="008C1564">
            <w:pPr>
              <w:pStyle w:val="tabla"/>
              <w:rPr>
                <w:lang w:val="en-US"/>
              </w:rPr>
            </w:pPr>
          </w:p>
          <w:p w14:paraId="0D126A25" w14:textId="77777777" w:rsidR="00E868F4" w:rsidRPr="00347ED6" w:rsidRDefault="00000000" w:rsidP="008C1564">
            <w:pPr>
              <w:pStyle w:val="tabla"/>
              <w:rPr>
                <w:lang w:val="en-US"/>
              </w:rPr>
            </w:pPr>
            <w:r w:rsidRPr="00347ED6">
              <w:rPr>
                <w:lang w:val="en-US"/>
              </w:rPr>
              <w:t xml:space="preserve">    public Double getValor() {</w:t>
            </w:r>
          </w:p>
          <w:p w14:paraId="167EBA54" w14:textId="77777777" w:rsidR="00E868F4" w:rsidRPr="00347ED6" w:rsidRDefault="00000000" w:rsidP="008C1564">
            <w:pPr>
              <w:pStyle w:val="tabla"/>
              <w:rPr>
                <w:lang w:val="en-US"/>
              </w:rPr>
            </w:pPr>
            <w:r w:rsidRPr="00347ED6">
              <w:rPr>
                <w:lang w:val="en-US"/>
              </w:rPr>
              <w:t xml:space="preserve">        return valor;</w:t>
            </w:r>
          </w:p>
          <w:p w14:paraId="16BED46D" w14:textId="77777777" w:rsidR="00E868F4" w:rsidRPr="00347ED6" w:rsidRDefault="00000000" w:rsidP="008C1564">
            <w:pPr>
              <w:pStyle w:val="tabla"/>
              <w:rPr>
                <w:lang w:val="en-US"/>
              </w:rPr>
            </w:pPr>
            <w:r w:rsidRPr="00347ED6">
              <w:rPr>
                <w:lang w:val="en-US"/>
              </w:rPr>
              <w:t xml:space="preserve">    }</w:t>
            </w:r>
          </w:p>
          <w:p w14:paraId="31E81E02" w14:textId="77777777" w:rsidR="00E868F4" w:rsidRPr="00347ED6" w:rsidRDefault="00E868F4" w:rsidP="008C1564">
            <w:pPr>
              <w:pStyle w:val="tabla"/>
              <w:rPr>
                <w:lang w:val="en-US"/>
              </w:rPr>
            </w:pPr>
          </w:p>
          <w:p w14:paraId="30D40659" w14:textId="77777777" w:rsidR="00E868F4" w:rsidRPr="00347ED6" w:rsidRDefault="00000000" w:rsidP="008C1564">
            <w:pPr>
              <w:pStyle w:val="tabla"/>
              <w:rPr>
                <w:lang w:val="en-US"/>
              </w:rPr>
            </w:pPr>
            <w:r w:rsidRPr="00347ED6">
              <w:rPr>
                <w:lang w:val="en-US"/>
              </w:rPr>
              <w:t xml:space="preserve">    public void setValor(Double valor) {</w:t>
            </w:r>
          </w:p>
          <w:p w14:paraId="51045315" w14:textId="77777777" w:rsidR="00E868F4" w:rsidRDefault="00000000" w:rsidP="008C1564">
            <w:pPr>
              <w:pStyle w:val="tabla"/>
            </w:pPr>
            <w:r w:rsidRPr="00347ED6">
              <w:rPr>
                <w:lang w:val="en-US"/>
              </w:rPr>
              <w:t xml:space="preserve">        </w:t>
            </w:r>
            <w:r>
              <w:t>this.valor = valor;</w:t>
            </w:r>
          </w:p>
          <w:p w14:paraId="2DF422CC" w14:textId="77777777" w:rsidR="00E868F4" w:rsidRDefault="00000000" w:rsidP="008C1564">
            <w:pPr>
              <w:pStyle w:val="tabla"/>
            </w:pPr>
            <w:r>
              <w:t xml:space="preserve">    }</w:t>
            </w:r>
          </w:p>
          <w:p w14:paraId="09E7C19B" w14:textId="77777777" w:rsidR="00E868F4" w:rsidRDefault="00E868F4" w:rsidP="008C1564">
            <w:pPr>
              <w:pStyle w:val="tabla"/>
            </w:pPr>
          </w:p>
          <w:p w14:paraId="1AFB1474" w14:textId="77777777" w:rsidR="00E868F4" w:rsidRDefault="00000000" w:rsidP="008C1564">
            <w:pPr>
              <w:pStyle w:val="tabla"/>
            </w:pPr>
            <w:r>
              <w:t xml:space="preserve">    public String getUnidadOrigen() {</w:t>
            </w:r>
          </w:p>
          <w:p w14:paraId="2D4C6203" w14:textId="77777777" w:rsidR="00E868F4" w:rsidRDefault="00000000" w:rsidP="008C1564">
            <w:pPr>
              <w:pStyle w:val="tabla"/>
            </w:pPr>
            <w:r>
              <w:t xml:space="preserve">        return unidadOrigen;</w:t>
            </w:r>
          </w:p>
          <w:p w14:paraId="6658C595" w14:textId="77777777" w:rsidR="00E868F4" w:rsidRDefault="00000000" w:rsidP="008C1564">
            <w:pPr>
              <w:pStyle w:val="tabla"/>
            </w:pPr>
            <w:r>
              <w:t xml:space="preserve">    }</w:t>
            </w:r>
          </w:p>
          <w:p w14:paraId="76A0E3AE" w14:textId="77777777" w:rsidR="00E868F4" w:rsidRDefault="00E868F4" w:rsidP="008C1564">
            <w:pPr>
              <w:pStyle w:val="tabla"/>
            </w:pPr>
          </w:p>
          <w:p w14:paraId="154B8266" w14:textId="77777777" w:rsidR="00E868F4" w:rsidRDefault="00000000" w:rsidP="008C1564">
            <w:pPr>
              <w:pStyle w:val="tabla"/>
            </w:pPr>
            <w:r>
              <w:t xml:space="preserve">    public void setUnidadOrigen(String unidadOrigen) {</w:t>
            </w:r>
          </w:p>
          <w:p w14:paraId="0CD64405" w14:textId="77777777" w:rsidR="00E868F4" w:rsidRDefault="00000000" w:rsidP="008C1564">
            <w:pPr>
              <w:pStyle w:val="tabla"/>
            </w:pPr>
            <w:r>
              <w:t xml:space="preserve">        this.unidadOrigen = unidadOrigen;</w:t>
            </w:r>
          </w:p>
          <w:p w14:paraId="12FC39CD" w14:textId="77777777" w:rsidR="00E868F4" w:rsidRDefault="00000000" w:rsidP="008C1564">
            <w:pPr>
              <w:pStyle w:val="tabla"/>
            </w:pPr>
            <w:r>
              <w:t xml:space="preserve">    }</w:t>
            </w:r>
          </w:p>
          <w:p w14:paraId="714239F9" w14:textId="77777777" w:rsidR="00E868F4" w:rsidRDefault="00E868F4" w:rsidP="008C1564">
            <w:pPr>
              <w:pStyle w:val="tabla"/>
            </w:pPr>
          </w:p>
          <w:p w14:paraId="14B6F0C2" w14:textId="77777777" w:rsidR="00E868F4" w:rsidRDefault="00000000" w:rsidP="008C1564">
            <w:pPr>
              <w:pStyle w:val="tabla"/>
            </w:pPr>
            <w:r>
              <w:t xml:space="preserve">    public String getUnidadDestino() {</w:t>
            </w:r>
          </w:p>
          <w:p w14:paraId="493EFA26" w14:textId="77777777" w:rsidR="00E868F4" w:rsidRDefault="00000000" w:rsidP="008C1564">
            <w:pPr>
              <w:pStyle w:val="tabla"/>
            </w:pPr>
            <w:r>
              <w:t xml:space="preserve">        return unidadDestino;</w:t>
            </w:r>
          </w:p>
          <w:p w14:paraId="100F5C13" w14:textId="77777777" w:rsidR="00E868F4" w:rsidRDefault="00000000" w:rsidP="008C1564">
            <w:pPr>
              <w:pStyle w:val="tabla"/>
            </w:pPr>
            <w:r>
              <w:t xml:space="preserve">    }</w:t>
            </w:r>
          </w:p>
          <w:p w14:paraId="384BF754" w14:textId="77777777" w:rsidR="00E868F4" w:rsidRDefault="00E868F4" w:rsidP="008C1564">
            <w:pPr>
              <w:pStyle w:val="tabla"/>
            </w:pPr>
          </w:p>
          <w:p w14:paraId="555C34B8" w14:textId="77777777" w:rsidR="00E868F4" w:rsidRDefault="00000000" w:rsidP="008C1564">
            <w:pPr>
              <w:pStyle w:val="tabla"/>
            </w:pPr>
            <w:r>
              <w:t xml:space="preserve">    public void setUnidadDestino(String unidadDestino) {</w:t>
            </w:r>
          </w:p>
          <w:p w14:paraId="4D5F6390" w14:textId="77777777" w:rsidR="00E868F4" w:rsidRDefault="00000000" w:rsidP="008C1564">
            <w:pPr>
              <w:pStyle w:val="tabla"/>
            </w:pPr>
            <w:r>
              <w:t xml:space="preserve">        this.unidadDestino = unidadDestino;</w:t>
            </w:r>
          </w:p>
          <w:p w14:paraId="5F7B7AA8" w14:textId="77777777" w:rsidR="00E868F4" w:rsidRPr="00347ED6" w:rsidRDefault="00000000" w:rsidP="008C1564">
            <w:pPr>
              <w:pStyle w:val="tabla"/>
              <w:rPr>
                <w:lang w:val="en-US"/>
              </w:rPr>
            </w:pPr>
            <w:r>
              <w:t xml:space="preserve">    </w:t>
            </w:r>
            <w:r w:rsidRPr="00347ED6">
              <w:rPr>
                <w:lang w:val="en-US"/>
              </w:rPr>
              <w:t>}</w:t>
            </w:r>
          </w:p>
          <w:p w14:paraId="1F1D55BA" w14:textId="77777777" w:rsidR="00E868F4" w:rsidRPr="00347ED6" w:rsidRDefault="00E868F4" w:rsidP="008C1564">
            <w:pPr>
              <w:pStyle w:val="tabla"/>
              <w:rPr>
                <w:lang w:val="en-US"/>
              </w:rPr>
            </w:pPr>
          </w:p>
          <w:p w14:paraId="436E7A1E" w14:textId="77777777" w:rsidR="00E868F4" w:rsidRPr="00347ED6" w:rsidRDefault="00000000" w:rsidP="008C1564">
            <w:pPr>
              <w:pStyle w:val="tabla"/>
              <w:rPr>
                <w:lang w:val="en-US"/>
              </w:rPr>
            </w:pPr>
            <w:r w:rsidRPr="00347ED6">
              <w:rPr>
                <w:lang w:val="en-US"/>
              </w:rPr>
              <w:t xml:space="preserve">    public Double getResultado() {</w:t>
            </w:r>
          </w:p>
          <w:p w14:paraId="004F978F" w14:textId="77777777" w:rsidR="00E868F4" w:rsidRPr="00347ED6" w:rsidRDefault="00000000" w:rsidP="008C1564">
            <w:pPr>
              <w:pStyle w:val="tabla"/>
              <w:rPr>
                <w:lang w:val="en-US"/>
              </w:rPr>
            </w:pPr>
            <w:r w:rsidRPr="00347ED6">
              <w:rPr>
                <w:lang w:val="en-US"/>
              </w:rPr>
              <w:t xml:space="preserve">        return resultado;</w:t>
            </w:r>
          </w:p>
          <w:p w14:paraId="08760771" w14:textId="77777777" w:rsidR="00E868F4" w:rsidRDefault="00000000" w:rsidP="008C1564">
            <w:pPr>
              <w:pStyle w:val="tabla"/>
            </w:pPr>
            <w:r w:rsidRPr="00347ED6">
              <w:rPr>
                <w:lang w:val="en-US"/>
              </w:rPr>
              <w:t xml:space="preserve">    </w:t>
            </w:r>
            <w:r>
              <w:t>}</w:t>
            </w:r>
          </w:p>
          <w:p w14:paraId="33084043" w14:textId="77777777" w:rsidR="00E868F4" w:rsidRDefault="00E868F4" w:rsidP="008C1564">
            <w:pPr>
              <w:pStyle w:val="tabla"/>
            </w:pPr>
          </w:p>
          <w:p w14:paraId="5E9613C2" w14:textId="77777777" w:rsidR="00E868F4" w:rsidRDefault="00000000" w:rsidP="008C1564">
            <w:pPr>
              <w:pStyle w:val="tabla"/>
            </w:pPr>
            <w:r>
              <w:t xml:space="preserve">    public void setResultado(Double resultado) {</w:t>
            </w:r>
          </w:p>
          <w:p w14:paraId="3E80EABB" w14:textId="77777777" w:rsidR="00E868F4" w:rsidRDefault="00000000" w:rsidP="008C1564">
            <w:pPr>
              <w:pStyle w:val="tabla"/>
            </w:pPr>
            <w:r>
              <w:t xml:space="preserve">        this.resultado = resultado;</w:t>
            </w:r>
          </w:p>
          <w:p w14:paraId="72B9E3A5" w14:textId="77777777" w:rsidR="00E868F4" w:rsidRPr="00347ED6" w:rsidRDefault="00000000" w:rsidP="008C1564">
            <w:pPr>
              <w:pStyle w:val="tabla"/>
              <w:rPr>
                <w:lang w:val="en-US"/>
              </w:rPr>
            </w:pPr>
            <w:r>
              <w:t xml:space="preserve">    </w:t>
            </w:r>
            <w:r w:rsidRPr="00347ED6">
              <w:rPr>
                <w:lang w:val="en-US"/>
              </w:rPr>
              <w:t>}</w:t>
            </w:r>
          </w:p>
          <w:p w14:paraId="605F175E" w14:textId="77777777" w:rsidR="00E868F4" w:rsidRPr="00347ED6" w:rsidRDefault="00E868F4" w:rsidP="008C1564">
            <w:pPr>
              <w:pStyle w:val="tabla"/>
              <w:rPr>
                <w:lang w:val="en-US"/>
              </w:rPr>
            </w:pPr>
          </w:p>
          <w:p w14:paraId="3B1056AD" w14:textId="77777777" w:rsidR="00E868F4" w:rsidRPr="00347ED6" w:rsidRDefault="00000000" w:rsidP="008C1564">
            <w:pPr>
              <w:pStyle w:val="tabla"/>
              <w:rPr>
                <w:lang w:val="en-US"/>
              </w:rPr>
            </w:pPr>
            <w:r w:rsidRPr="00347ED6">
              <w:rPr>
                <w:lang w:val="en-US"/>
              </w:rPr>
              <w:t xml:space="preserve">    public List&lt;HistorialItem&gt; getHistorial() {</w:t>
            </w:r>
          </w:p>
          <w:p w14:paraId="7CDA0967" w14:textId="77777777" w:rsidR="00E868F4" w:rsidRPr="00347ED6" w:rsidRDefault="00000000" w:rsidP="008C1564">
            <w:pPr>
              <w:pStyle w:val="tabla"/>
              <w:rPr>
                <w:lang w:val="en-US"/>
              </w:rPr>
            </w:pPr>
            <w:r w:rsidRPr="00347ED6">
              <w:rPr>
                <w:lang w:val="en-US"/>
              </w:rPr>
              <w:t xml:space="preserve">        return historial;</w:t>
            </w:r>
          </w:p>
          <w:p w14:paraId="53A7BD76" w14:textId="77777777" w:rsidR="00E868F4" w:rsidRPr="00347ED6" w:rsidRDefault="00000000" w:rsidP="008C1564">
            <w:pPr>
              <w:pStyle w:val="tabla"/>
              <w:rPr>
                <w:lang w:val="en-US"/>
              </w:rPr>
            </w:pPr>
            <w:r w:rsidRPr="00347ED6">
              <w:rPr>
                <w:lang w:val="en-US"/>
              </w:rPr>
              <w:t xml:space="preserve">    }</w:t>
            </w:r>
          </w:p>
          <w:p w14:paraId="651C3A3F" w14:textId="77777777" w:rsidR="00E868F4" w:rsidRPr="00347ED6" w:rsidRDefault="00E868F4" w:rsidP="008C1564">
            <w:pPr>
              <w:pStyle w:val="tabla"/>
              <w:rPr>
                <w:lang w:val="en-US"/>
              </w:rPr>
            </w:pPr>
          </w:p>
          <w:p w14:paraId="06F36FB0" w14:textId="77777777" w:rsidR="00E868F4" w:rsidRPr="00347ED6" w:rsidRDefault="00000000" w:rsidP="008C1564">
            <w:pPr>
              <w:pStyle w:val="tabla"/>
              <w:rPr>
                <w:lang w:val="en-US"/>
              </w:rPr>
            </w:pPr>
            <w:r w:rsidRPr="00347ED6">
              <w:rPr>
                <w:lang w:val="en-US"/>
              </w:rPr>
              <w:t xml:space="preserve">    public LoginView getLoginView() {</w:t>
            </w:r>
          </w:p>
          <w:p w14:paraId="44105C86" w14:textId="77777777" w:rsidR="00E868F4" w:rsidRPr="00347ED6" w:rsidRDefault="00000000" w:rsidP="008C1564">
            <w:pPr>
              <w:pStyle w:val="tabla"/>
              <w:rPr>
                <w:lang w:val="en-US"/>
              </w:rPr>
            </w:pPr>
            <w:r w:rsidRPr="00347ED6">
              <w:rPr>
                <w:lang w:val="en-US"/>
              </w:rPr>
              <w:t xml:space="preserve">        return loginView;</w:t>
            </w:r>
          </w:p>
          <w:p w14:paraId="42BA5340" w14:textId="77777777" w:rsidR="00E868F4" w:rsidRPr="00347ED6" w:rsidRDefault="00000000" w:rsidP="008C1564">
            <w:pPr>
              <w:pStyle w:val="tabla"/>
              <w:rPr>
                <w:lang w:val="en-US"/>
              </w:rPr>
            </w:pPr>
            <w:r w:rsidRPr="00347ED6">
              <w:rPr>
                <w:lang w:val="en-US"/>
              </w:rPr>
              <w:t xml:space="preserve">    }</w:t>
            </w:r>
          </w:p>
          <w:p w14:paraId="01189E89" w14:textId="77777777" w:rsidR="00E868F4" w:rsidRPr="00347ED6" w:rsidRDefault="00E868F4" w:rsidP="008C1564">
            <w:pPr>
              <w:pStyle w:val="tabla"/>
              <w:rPr>
                <w:lang w:val="en-US"/>
              </w:rPr>
            </w:pPr>
          </w:p>
          <w:p w14:paraId="2886B0E8" w14:textId="77777777" w:rsidR="00E868F4" w:rsidRPr="00347ED6" w:rsidRDefault="00000000" w:rsidP="008C1564">
            <w:pPr>
              <w:pStyle w:val="tabla"/>
              <w:rPr>
                <w:lang w:val="en-US"/>
              </w:rPr>
            </w:pPr>
            <w:r w:rsidRPr="00347ED6">
              <w:rPr>
                <w:lang w:val="en-US"/>
              </w:rPr>
              <w:t xml:space="preserve">    public void setLoginView(LoginView loginView) {</w:t>
            </w:r>
          </w:p>
          <w:p w14:paraId="523D8488" w14:textId="77777777" w:rsidR="00E868F4" w:rsidRDefault="00000000" w:rsidP="008C1564">
            <w:pPr>
              <w:pStyle w:val="tabla"/>
            </w:pPr>
            <w:r w:rsidRPr="00347ED6">
              <w:rPr>
                <w:lang w:val="en-US"/>
              </w:rPr>
              <w:t xml:space="preserve">        </w:t>
            </w:r>
            <w:r>
              <w:t>this.loginView = loginView;</w:t>
            </w:r>
          </w:p>
          <w:p w14:paraId="1D1228FE" w14:textId="77777777" w:rsidR="00E868F4" w:rsidRDefault="00000000" w:rsidP="008C1564">
            <w:pPr>
              <w:pStyle w:val="tabla"/>
            </w:pPr>
            <w:r>
              <w:t xml:space="preserve">    }</w:t>
            </w:r>
          </w:p>
          <w:p w14:paraId="5CBB5052" w14:textId="77777777" w:rsidR="00E868F4" w:rsidRDefault="00000000" w:rsidP="008C1564">
            <w:pPr>
              <w:pStyle w:val="tabla"/>
            </w:pPr>
            <w:r>
              <w:t>}</w:t>
            </w:r>
          </w:p>
        </w:tc>
      </w:tr>
    </w:tbl>
    <w:p w14:paraId="76D701F4" w14:textId="77777777" w:rsidR="00E868F4" w:rsidRDefault="00000000" w:rsidP="00C47985">
      <w:pPr>
        <w:pStyle w:val="Heading3"/>
      </w:pPr>
      <w:bookmarkStart w:id="284" w:name="h.cwp6"/>
      <w:bookmarkStart w:id="285" w:name="_Toc243933380"/>
      <w:bookmarkEnd w:id="284"/>
      <w:r>
        <w:lastRenderedPageBreak/>
        <w:t>Paso 6: Diseño de Vistas Web con Facelets (XHTML)</w:t>
      </w:r>
      <w:bookmarkEnd w:id="285"/>
    </w:p>
    <w:p w14:paraId="3172D2B8" w14:textId="77777777" w:rsidR="00E868F4" w:rsidRDefault="00000000" w:rsidP="00C47985">
      <w:r>
        <w:t>login.xhtml y conversor.xhtml implementan interfaces puras Facelets con componentes estándar &lt;h:form&gt;, &lt;h:selectOneMenu&gt; y llamadas asíncronas &lt;f:ajax&gt;:</w:t>
      </w:r>
    </w:p>
    <w:p w14:paraId="1D0AB809" w14:textId="77777777" w:rsidR="00E868F4" w:rsidRDefault="00000000" w:rsidP="00C47985">
      <w:pPr>
        <w:pStyle w:val="Heading5"/>
      </w:pPr>
      <w:bookmarkStart w:id="286" w:name="tbl.29"/>
      <w:bookmarkStart w:id="287" w:name="_Toc243926454"/>
      <w:bookmarkStart w:id="288" w:name="_Toc243929223"/>
      <w:bookmarkEnd w:id="286"/>
      <w:r>
        <w:t>Tabla 29</w:t>
      </w:r>
      <w:r>
        <w:br/>
        <w:t>Formulario Facelets de autenticación web (login.xhtml)</w:t>
      </w:r>
      <w:bookmarkEnd w:id="287"/>
      <w:bookmarkEnd w:id="288"/>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084D3382" w14:textId="77777777">
        <w:tc>
          <w:tcPr>
            <w:tcW w:w="8504" w:type="dxa"/>
            <w:tcMar>
              <w:top w:w="100" w:type="dxa"/>
              <w:left w:w="100" w:type="dxa"/>
              <w:bottom w:w="100" w:type="dxa"/>
              <w:right w:w="100" w:type="dxa"/>
            </w:tcMar>
          </w:tcPr>
          <w:p w14:paraId="3F42E6EB" w14:textId="77777777" w:rsidR="00E868F4" w:rsidRPr="00347ED6" w:rsidRDefault="00000000" w:rsidP="008C1564">
            <w:pPr>
              <w:pStyle w:val="tabla"/>
              <w:rPr>
                <w:lang w:val="en-US"/>
              </w:rPr>
            </w:pPr>
            <w:r w:rsidRPr="00347ED6">
              <w:rPr>
                <w:lang w:val="en-US"/>
              </w:rPr>
              <w:t>&lt;!DOCTYPE html&gt;</w:t>
            </w:r>
          </w:p>
          <w:p w14:paraId="04A1A150" w14:textId="77777777" w:rsidR="00E868F4" w:rsidRPr="00347ED6" w:rsidRDefault="00000000" w:rsidP="008C1564">
            <w:pPr>
              <w:pStyle w:val="tabla"/>
              <w:rPr>
                <w:lang w:val="en-US"/>
              </w:rPr>
            </w:pPr>
            <w:r w:rsidRPr="00347ED6">
              <w:rPr>
                <w:lang w:val="en-US"/>
              </w:rPr>
              <w:t>&lt;html xmlns="http://www.w3.org/1999/xhtml"</w:t>
            </w:r>
          </w:p>
          <w:p w14:paraId="47B628AB" w14:textId="77777777" w:rsidR="00E868F4" w:rsidRPr="00347ED6" w:rsidRDefault="00000000" w:rsidP="008C1564">
            <w:pPr>
              <w:pStyle w:val="tabla"/>
              <w:rPr>
                <w:lang w:val="en-US"/>
              </w:rPr>
            </w:pPr>
            <w:r w:rsidRPr="00347ED6">
              <w:rPr>
                <w:lang w:val="en-US"/>
              </w:rPr>
              <w:t xml:space="preserve">      xmlns:h="jakarta.faces.html"</w:t>
            </w:r>
          </w:p>
          <w:p w14:paraId="32430136" w14:textId="77777777" w:rsidR="00E868F4" w:rsidRPr="00347ED6" w:rsidRDefault="00000000" w:rsidP="008C1564">
            <w:pPr>
              <w:pStyle w:val="tabla"/>
              <w:rPr>
                <w:lang w:val="en-US"/>
              </w:rPr>
            </w:pPr>
            <w:r w:rsidRPr="00347ED6">
              <w:rPr>
                <w:lang w:val="en-US"/>
              </w:rPr>
              <w:t xml:space="preserve">      xmlns:f="jakarta.faces.core"&gt;</w:t>
            </w:r>
          </w:p>
          <w:p w14:paraId="4F924D55" w14:textId="77777777" w:rsidR="00E868F4" w:rsidRPr="00347ED6" w:rsidRDefault="00000000" w:rsidP="008C1564">
            <w:pPr>
              <w:pStyle w:val="tabla"/>
              <w:rPr>
                <w:lang w:val="en-US"/>
              </w:rPr>
            </w:pPr>
            <w:r w:rsidRPr="00347ED6">
              <w:rPr>
                <w:lang w:val="en-US"/>
              </w:rPr>
              <w:t>&lt;h:head&gt;</w:t>
            </w:r>
          </w:p>
          <w:p w14:paraId="3AAD921E" w14:textId="77777777" w:rsidR="00E868F4" w:rsidRPr="00347ED6" w:rsidRDefault="00000000" w:rsidP="008C1564">
            <w:pPr>
              <w:pStyle w:val="tabla"/>
              <w:rPr>
                <w:lang w:val="en-US"/>
              </w:rPr>
            </w:pPr>
            <w:r w:rsidRPr="00347ED6">
              <w:rPr>
                <w:lang w:val="en-US"/>
              </w:rPr>
              <w:t xml:space="preserve">    &lt;meta charset="UTF-8"/&gt;</w:t>
            </w:r>
          </w:p>
          <w:p w14:paraId="2FCB5361" w14:textId="77777777" w:rsidR="00E868F4" w:rsidRPr="00347ED6" w:rsidRDefault="00000000" w:rsidP="008C1564">
            <w:pPr>
              <w:pStyle w:val="tabla"/>
              <w:rPr>
                <w:lang w:val="en-US"/>
              </w:rPr>
            </w:pPr>
            <w:r w:rsidRPr="00347ED6">
              <w:rPr>
                <w:lang w:val="en-US"/>
              </w:rPr>
              <w:t xml:space="preserve">    &lt;title&gt;Iniciar SesiÃ³n - Conversor SOAP (Java Faces)&lt;/title&gt;</w:t>
            </w:r>
          </w:p>
          <w:p w14:paraId="264A78D8" w14:textId="77777777" w:rsidR="00E868F4" w:rsidRPr="00347ED6" w:rsidRDefault="00000000" w:rsidP="008C1564">
            <w:pPr>
              <w:pStyle w:val="tabla"/>
              <w:rPr>
                <w:lang w:val="en-US"/>
              </w:rPr>
            </w:pPr>
            <w:r w:rsidRPr="00347ED6">
              <w:rPr>
                <w:lang w:val="en-US"/>
              </w:rPr>
              <w:t>&lt;/h:head&gt;</w:t>
            </w:r>
          </w:p>
          <w:p w14:paraId="120AD0AF" w14:textId="77777777" w:rsidR="00E868F4" w:rsidRPr="00347ED6" w:rsidRDefault="00000000" w:rsidP="008C1564">
            <w:pPr>
              <w:pStyle w:val="tabla"/>
              <w:rPr>
                <w:lang w:val="en-US"/>
              </w:rPr>
            </w:pPr>
            <w:r w:rsidRPr="00347ED6">
              <w:rPr>
                <w:lang w:val="en-US"/>
              </w:rPr>
              <w:t>&lt;h:body&gt;</w:t>
            </w:r>
          </w:p>
          <w:p w14:paraId="43F497B9" w14:textId="77777777" w:rsidR="00E868F4" w:rsidRPr="00347ED6" w:rsidRDefault="00E868F4" w:rsidP="008C1564">
            <w:pPr>
              <w:pStyle w:val="tabla"/>
              <w:rPr>
                <w:lang w:val="en-US"/>
              </w:rPr>
            </w:pPr>
          </w:p>
          <w:p w14:paraId="196D7F5B" w14:textId="77777777" w:rsidR="00E868F4" w:rsidRPr="00347ED6" w:rsidRDefault="00000000" w:rsidP="008C1564">
            <w:pPr>
              <w:pStyle w:val="tabla"/>
              <w:rPr>
                <w:lang w:val="en-US"/>
              </w:rPr>
            </w:pPr>
            <w:r w:rsidRPr="00347ED6">
              <w:rPr>
                <w:lang w:val="en-US"/>
              </w:rPr>
              <w:t xml:space="preserve">    &lt;div align="center"&gt;</w:t>
            </w:r>
          </w:p>
          <w:p w14:paraId="18BB9629" w14:textId="77777777" w:rsidR="00E868F4" w:rsidRPr="00347ED6" w:rsidRDefault="00000000" w:rsidP="008C1564">
            <w:pPr>
              <w:pStyle w:val="tabla"/>
              <w:rPr>
                <w:lang w:val="en-US"/>
              </w:rPr>
            </w:pPr>
            <w:r w:rsidRPr="00347ED6">
              <w:rPr>
                <w:lang w:val="en-US"/>
              </w:rPr>
              <w:t xml:space="preserve">        &lt;h:form id="loginForm"&gt;</w:t>
            </w:r>
          </w:p>
          <w:p w14:paraId="6F7C5D09" w14:textId="77777777" w:rsidR="00E868F4" w:rsidRPr="00347ED6" w:rsidRDefault="00000000" w:rsidP="008C1564">
            <w:pPr>
              <w:pStyle w:val="tabla"/>
              <w:rPr>
                <w:lang w:val="en-US"/>
              </w:rPr>
            </w:pPr>
            <w:r w:rsidRPr="00347ED6">
              <w:rPr>
                <w:lang w:val="en-US"/>
              </w:rPr>
              <w:t xml:space="preserve">            &lt;h:panelGrid columns="1" style="text-align: center; margin-top: 50px; border: 1px solid #999; padding: 25px; border-radius: 8px; width: 380px;"&gt;</w:t>
            </w:r>
          </w:p>
          <w:p w14:paraId="110A20AD" w14:textId="77777777" w:rsidR="00E868F4" w:rsidRPr="00347ED6" w:rsidRDefault="00000000" w:rsidP="008C1564">
            <w:pPr>
              <w:pStyle w:val="tabla"/>
              <w:rPr>
                <w:lang w:val="en-US"/>
              </w:rPr>
            </w:pPr>
            <w:r w:rsidRPr="00347ED6">
              <w:rPr>
                <w:lang w:val="en-US"/>
              </w:rPr>
              <w:t xml:space="preserve">                </w:t>
            </w:r>
          </w:p>
          <w:p w14:paraId="4C9450CF" w14:textId="77777777" w:rsidR="00E868F4" w:rsidRPr="00347ED6" w:rsidRDefault="00000000" w:rsidP="008C1564">
            <w:pPr>
              <w:pStyle w:val="tabla"/>
              <w:rPr>
                <w:lang w:val="en-US"/>
              </w:rPr>
            </w:pPr>
            <w:r w:rsidRPr="00347ED6">
              <w:rPr>
                <w:lang w:val="en-US"/>
              </w:rPr>
              <w:t xml:space="preserve">                &lt;h:graphicImage value="/images/sullivan.png" width="120" height="120" alt="Sullivan Monsters Inc" /&gt;</w:t>
            </w:r>
          </w:p>
          <w:p w14:paraId="70ECE55F" w14:textId="77777777" w:rsidR="00E868F4" w:rsidRPr="00347ED6" w:rsidRDefault="00E868F4" w:rsidP="008C1564">
            <w:pPr>
              <w:pStyle w:val="tabla"/>
              <w:rPr>
                <w:lang w:val="en-US"/>
              </w:rPr>
            </w:pPr>
          </w:p>
          <w:p w14:paraId="4B2854FD" w14:textId="77777777" w:rsidR="00E868F4" w:rsidRPr="00347ED6" w:rsidRDefault="00000000" w:rsidP="008C1564">
            <w:pPr>
              <w:pStyle w:val="tabla"/>
              <w:rPr>
                <w:lang w:val="en-US"/>
              </w:rPr>
            </w:pPr>
            <w:r w:rsidRPr="00347ED6">
              <w:rPr>
                <w:lang w:val="en-US"/>
              </w:rPr>
              <w:t xml:space="preserve">                &lt;h:outputText value="INICIAR SESIÃ“N" style="font-size: 20px; font-weight: bold; margin: 15px 0; display: block;" /&gt;</w:t>
            </w:r>
          </w:p>
          <w:p w14:paraId="655141E7" w14:textId="77777777" w:rsidR="00E868F4" w:rsidRPr="00347ED6" w:rsidRDefault="00E868F4" w:rsidP="008C1564">
            <w:pPr>
              <w:pStyle w:val="tabla"/>
              <w:rPr>
                <w:lang w:val="en-US"/>
              </w:rPr>
            </w:pPr>
          </w:p>
          <w:p w14:paraId="795A2C82" w14:textId="77777777" w:rsidR="00E868F4" w:rsidRPr="00347ED6" w:rsidRDefault="00000000" w:rsidP="008C1564">
            <w:pPr>
              <w:pStyle w:val="tabla"/>
              <w:rPr>
                <w:lang w:val="en-US"/>
              </w:rPr>
            </w:pPr>
            <w:r w:rsidRPr="00347ED6">
              <w:rPr>
                <w:lang w:val="en-US"/>
              </w:rPr>
              <w:t xml:space="preserve">                &lt;h:messages globalOnly="true" style="color: red; list-style-type: none; padding: 0;" /&gt;</w:t>
            </w:r>
          </w:p>
          <w:p w14:paraId="136A5F28" w14:textId="77777777" w:rsidR="00E868F4" w:rsidRPr="00347ED6" w:rsidRDefault="00E868F4" w:rsidP="008C1564">
            <w:pPr>
              <w:pStyle w:val="tabla"/>
              <w:rPr>
                <w:lang w:val="en-US"/>
              </w:rPr>
            </w:pPr>
          </w:p>
          <w:p w14:paraId="72D1329B" w14:textId="77777777" w:rsidR="00E868F4" w:rsidRPr="00347ED6" w:rsidRDefault="00000000" w:rsidP="008C1564">
            <w:pPr>
              <w:pStyle w:val="tabla"/>
              <w:rPr>
                <w:lang w:val="en-US"/>
              </w:rPr>
            </w:pPr>
            <w:r w:rsidRPr="00347ED6">
              <w:rPr>
                <w:lang w:val="en-US"/>
              </w:rPr>
              <w:t xml:space="preserve">                &lt;h:panelGrid columns="2" cellpadding="8" style="text-align: left; width: 100%;"&gt;</w:t>
            </w:r>
          </w:p>
          <w:p w14:paraId="5E8F6389" w14:textId="77777777" w:rsidR="00E868F4" w:rsidRPr="00347ED6" w:rsidRDefault="00000000" w:rsidP="008C1564">
            <w:pPr>
              <w:pStyle w:val="tabla"/>
              <w:rPr>
                <w:lang w:val="en-US"/>
              </w:rPr>
            </w:pPr>
            <w:r w:rsidRPr="00347ED6">
              <w:rPr>
                <w:lang w:val="en-US"/>
              </w:rPr>
              <w:t xml:space="preserve">                    &lt;h:outputLabel for="usuario" value="Usuario:" style="font-weight: bold;" /&gt;</w:t>
            </w:r>
          </w:p>
          <w:p w14:paraId="3DEA6918" w14:textId="77777777" w:rsidR="00E868F4" w:rsidRPr="00347ED6" w:rsidRDefault="00000000" w:rsidP="008C1564">
            <w:pPr>
              <w:pStyle w:val="tabla"/>
              <w:rPr>
                <w:lang w:val="en-US"/>
              </w:rPr>
            </w:pPr>
            <w:r w:rsidRPr="00347ED6">
              <w:rPr>
                <w:lang w:val="en-US"/>
              </w:rPr>
              <w:t xml:space="preserve">                    &lt;h:inputText id="usuario" value="#{loginView.usuario}" required="true" requiredMessage="Ingrese su usuario." style="width: 100%;" /&gt;</w:t>
            </w:r>
          </w:p>
          <w:p w14:paraId="64CE8DE4" w14:textId="77777777" w:rsidR="00E868F4" w:rsidRPr="00347ED6" w:rsidRDefault="00E868F4" w:rsidP="008C1564">
            <w:pPr>
              <w:pStyle w:val="tabla"/>
              <w:rPr>
                <w:lang w:val="en-US"/>
              </w:rPr>
            </w:pPr>
          </w:p>
          <w:p w14:paraId="63264B4D" w14:textId="77777777" w:rsidR="00E868F4" w:rsidRPr="00347ED6" w:rsidRDefault="00000000" w:rsidP="008C1564">
            <w:pPr>
              <w:pStyle w:val="tabla"/>
              <w:rPr>
                <w:lang w:val="en-US"/>
              </w:rPr>
            </w:pPr>
            <w:r w:rsidRPr="00347ED6">
              <w:rPr>
                <w:lang w:val="en-US"/>
              </w:rPr>
              <w:t xml:space="preserve">                    &lt;h:outputLabel for="contrasenia" value="ContraseÃ±a:" style="font-weight: bold;" /&gt;</w:t>
            </w:r>
          </w:p>
          <w:p w14:paraId="4F23C341" w14:textId="77777777" w:rsidR="00E868F4" w:rsidRPr="00347ED6" w:rsidRDefault="00000000" w:rsidP="008C1564">
            <w:pPr>
              <w:pStyle w:val="tabla"/>
              <w:rPr>
                <w:lang w:val="en-US"/>
              </w:rPr>
            </w:pPr>
            <w:r w:rsidRPr="00347ED6">
              <w:rPr>
                <w:lang w:val="en-US"/>
              </w:rPr>
              <w:t xml:space="preserve">                    &lt;h:inputSecret id="contrasenia" value="#{loginView.contrasenia}" required="true" requiredMessage="Ingrese su contraseÃ±a." style="width: 100%;" /&gt;</w:t>
            </w:r>
          </w:p>
          <w:p w14:paraId="2A067F3D" w14:textId="77777777" w:rsidR="00E868F4" w:rsidRPr="00347ED6" w:rsidRDefault="00000000" w:rsidP="008C1564">
            <w:pPr>
              <w:pStyle w:val="tabla"/>
              <w:rPr>
                <w:lang w:val="en-US"/>
              </w:rPr>
            </w:pPr>
            <w:r w:rsidRPr="00347ED6">
              <w:rPr>
                <w:lang w:val="en-US"/>
              </w:rPr>
              <w:t xml:space="preserve">                &lt;/h:panelGrid&gt;</w:t>
            </w:r>
          </w:p>
          <w:p w14:paraId="564C0CD8" w14:textId="77777777" w:rsidR="00E868F4" w:rsidRPr="00347ED6" w:rsidRDefault="00E868F4" w:rsidP="008C1564">
            <w:pPr>
              <w:pStyle w:val="tabla"/>
              <w:rPr>
                <w:lang w:val="en-US"/>
              </w:rPr>
            </w:pPr>
          </w:p>
          <w:p w14:paraId="3E959176" w14:textId="77777777" w:rsidR="00E868F4" w:rsidRPr="00347ED6" w:rsidRDefault="00000000" w:rsidP="008C1564">
            <w:pPr>
              <w:pStyle w:val="tabla"/>
              <w:rPr>
                <w:lang w:val="en-US"/>
              </w:rPr>
            </w:pPr>
            <w:r w:rsidRPr="00347ED6">
              <w:rPr>
                <w:lang w:val="en-US"/>
              </w:rPr>
              <w:t xml:space="preserve">                &lt;h:panelGroup layout="block" style="margin-top: 15px;"&gt;</w:t>
            </w:r>
          </w:p>
          <w:p w14:paraId="0AFA314A" w14:textId="77777777" w:rsidR="00E868F4" w:rsidRPr="00347ED6" w:rsidRDefault="00000000" w:rsidP="008C1564">
            <w:pPr>
              <w:pStyle w:val="tabla"/>
              <w:rPr>
                <w:lang w:val="en-US"/>
              </w:rPr>
            </w:pPr>
            <w:r w:rsidRPr="00347ED6">
              <w:rPr>
                <w:lang w:val="en-US"/>
              </w:rPr>
              <w:t xml:space="preserve">                    &lt;h:commandButton value="Ingresar" action="#{loginView.login}" style="padding: 6px 16px; margin-right: 10px; cursor: pointer;" /&gt;</w:t>
            </w:r>
          </w:p>
          <w:p w14:paraId="3B419A0E" w14:textId="77777777" w:rsidR="00E868F4" w:rsidRPr="00347ED6" w:rsidRDefault="00000000" w:rsidP="008C1564">
            <w:pPr>
              <w:pStyle w:val="tabla"/>
              <w:rPr>
                <w:lang w:val="en-US"/>
              </w:rPr>
            </w:pPr>
            <w:r w:rsidRPr="00347ED6">
              <w:rPr>
                <w:lang w:val="en-US"/>
              </w:rPr>
              <w:t xml:space="preserve">                    &lt;h:commandButton value="Limpiar" action="#{loginView.limpiar}" immediate="true" style="padding: 6px 16px; cursor: pointer;"&gt;</w:t>
            </w:r>
          </w:p>
          <w:p w14:paraId="5EBFF170" w14:textId="77777777" w:rsidR="00E868F4" w:rsidRDefault="00000000" w:rsidP="008C1564">
            <w:pPr>
              <w:pStyle w:val="tabla"/>
            </w:pPr>
            <w:r w:rsidRPr="00347ED6">
              <w:rPr>
                <w:lang w:val="en-US"/>
              </w:rPr>
              <w:t xml:space="preserve">                        </w:t>
            </w:r>
            <w:r>
              <w:t>&lt;f:ajax execute="@this" render="loginForm" /&gt;</w:t>
            </w:r>
          </w:p>
          <w:p w14:paraId="049E342D" w14:textId="77777777" w:rsidR="00E868F4" w:rsidRPr="00347ED6" w:rsidRDefault="00000000" w:rsidP="008C1564">
            <w:pPr>
              <w:pStyle w:val="tabla"/>
              <w:rPr>
                <w:lang w:val="en-US"/>
              </w:rPr>
            </w:pPr>
            <w:r>
              <w:t xml:space="preserve">                    </w:t>
            </w:r>
            <w:r w:rsidRPr="00347ED6">
              <w:rPr>
                <w:lang w:val="en-US"/>
              </w:rPr>
              <w:t>&lt;/h:commandButton&gt;</w:t>
            </w:r>
          </w:p>
          <w:p w14:paraId="444457B2" w14:textId="77777777" w:rsidR="00E868F4" w:rsidRPr="00347ED6" w:rsidRDefault="00000000" w:rsidP="008C1564">
            <w:pPr>
              <w:pStyle w:val="tabla"/>
              <w:rPr>
                <w:lang w:val="en-US"/>
              </w:rPr>
            </w:pPr>
            <w:r w:rsidRPr="00347ED6">
              <w:rPr>
                <w:lang w:val="en-US"/>
              </w:rPr>
              <w:t xml:space="preserve">                &lt;/h:panelGroup&gt;</w:t>
            </w:r>
          </w:p>
          <w:p w14:paraId="0CE52E18" w14:textId="77777777" w:rsidR="00E868F4" w:rsidRPr="00347ED6" w:rsidRDefault="00E868F4" w:rsidP="008C1564">
            <w:pPr>
              <w:pStyle w:val="tabla"/>
              <w:rPr>
                <w:lang w:val="en-US"/>
              </w:rPr>
            </w:pPr>
          </w:p>
          <w:p w14:paraId="4F260DCF" w14:textId="77777777" w:rsidR="00E868F4" w:rsidRPr="00347ED6" w:rsidRDefault="00000000" w:rsidP="008C1564">
            <w:pPr>
              <w:pStyle w:val="tabla"/>
              <w:rPr>
                <w:lang w:val="en-US"/>
              </w:rPr>
            </w:pPr>
            <w:r w:rsidRPr="00347ED6">
              <w:rPr>
                <w:lang w:val="en-US"/>
              </w:rPr>
              <w:t xml:space="preserve">            &lt;/h:panelGrid&gt;</w:t>
            </w:r>
          </w:p>
          <w:p w14:paraId="01EC95CB" w14:textId="77777777" w:rsidR="00E868F4" w:rsidRPr="00347ED6" w:rsidRDefault="00000000" w:rsidP="008C1564">
            <w:pPr>
              <w:pStyle w:val="tabla"/>
              <w:rPr>
                <w:lang w:val="en-US"/>
              </w:rPr>
            </w:pPr>
            <w:r w:rsidRPr="00347ED6">
              <w:rPr>
                <w:lang w:val="en-US"/>
              </w:rPr>
              <w:lastRenderedPageBreak/>
              <w:t xml:space="preserve">        &lt;/h:form&gt;</w:t>
            </w:r>
          </w:p>
          <w:p w14:paraId="6C3B4D2F" w14:textId="77777777" w:rsidR="00E868F4" w:rsidRPr="00347ED6" w:rsidRDefault="00000000" w:rsidP="008C1564">
            <w:pPr>
              <w:pStyle w:val="tabla"/>
              <w:rPr>
                <w:lang w:val="en-US"/>
              </w:rPr>
            </w:pPr>
            <w:r w:rsidRPr="00347ED6">
              <w:rPr>
                <w:lang w:val="en-US"/>
              </w:rPr>
              <w:t xml:space="preserve">    &lt;/div&gt;</w:t>
            </w:r>
          </w:p>
          <w:p w14:paraId="3A0CE602" w14:textId="77777777" w:rsidR="00E868F4" w:rsidRPr="00347ED6" w:rsidRDefault="00E868F4" w:rsidP="008C1564">
            <w:pPr>
              <w:pStyle w:val="tabla"/>
              <w:rPr>
                <w:lang w:val="en-US"/>
              </w:rPr>
            </w:pPr>
          </w:p>
          <w:p w14:paraId="1BE0B4B8" w14:textId="77777777" w:rsidR="00E868F4" w:rsidRPr="00347ED6" w:rsidRDefault="00000000" w:rsidP="008C1564">
            <w:pPr>
              <w:pStyle w:val="tabla"/>
              <w:rPr>
                <w:lang w:val="en-US"/>
              </w:rPr>
            </w:pPr>
            <w:r w:rsidRPr="00347ED6">
              <w:rPr>
                <w:lang w:val="en-US"/>
              </w:rPr>
              <w:t>&lt;/h:body&gt;</w:t>
            </w:r>
          </w:p>
          <w:p w14:paraId="1681B018" w14:textId="77777777" w:rsidR="00E868F4" w:rsidRDefault="00000000" w:rsidP="008C1564">
            <w:pPr>
              <w:pStyle w:val="tabla"/>
            </w:pPr>
            <w:r>
              <w:t>&lt;/html&gt;</w:t>
            </w:r>
          </w:p>
        </w:tc>
      </w:tr>
    </w:tbl>
    <w:p w14:paraId="14BDAAD7" w14:textId="77777777" w:rsidR="00E868F4" w:rsidRDefault="00000000" w:rsidP="00C47985">
      <w:pPr>
        <w:pStyle w:val="Heading5"/>
      </w:pPr>
      <w:bookmarkStart w:id="289" w:name="tbl.30"/>
      <w:bookmarkStart w:id="290" w:name="_Toc243926455"/>
      <w:bookmarkStart w:id="291" w:name="_Toc243929224"/>
      <w:bookmarkEnd w:id="289"/>
      <w:r>
        <w:lastRenderedPageBreak/>
        <w:t>Tabla 30</w:t>
      </w:r>
      <w:r>
        <w:br/>
        <w:t>Interfaz Facelets del conversor web reactivo (conversor.xhtml)</w:t>
      </w:r>
      <w:bookmarkEnd w:id="290"/>
      <w:bookmarkEnd w:id="291"/>
    </w:p>
    <w:tbl>
      <w:tblPr>
        <w:tblStyle w:val="affff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4"/>
      </w:tblGrid>
      <w:tr w:rsidR="00E868F4" w14:paraId="32A6155C" w14:textId="77777777">
        <w:tc>
          <w:tcPr>
            <w:tcW w:w="8504" w:type="dxa"/>
            <w:tcMar>
              <w:top w:w="100" w:type="dxa"/>
              <w:left w:w="100" w:type="dxa"/>
              <w:bottom w:w="100" w:type="dxa"/>
              <w:right w:w="100" w:type="dxa"/>
            </w:tcMar>
          </w:tcPr>
          <w:p w14:paraId="4B4FBED0" w14:textId="77777777" w:rsidR="00E868F4" w:rsidRPr="00347ED6" w:rsidRDefault="00000000" w:rsidP="008C1564">
            <w:pPr>
              <w:pStyle w:val="tabla"/>
              <w:rPr>
                <w:lang w:val="en-US"/>
              </w:rPr>
            </w:pPr>
            <w:r w:rsidRPr="00347ED6">
              <w:rPr>
                <w:lang w:val="en-US"/>
              </w:rPr>
              <w:t>&lt;!DOCTYPE html&gt;</w:t>
            </w:r>
          </w:p>
          <w:p w14:paraId="4D58210E" w14:textId="77777777" w:rsidR="00E868F4" w:rsidRPr="00347ED6" w:rsidRDefault="00000000" w:rsidP="008C1564">
            <w:pPr>
              <w:pStyle w:val="tabla"/>
              <w:rPr>
                <w:lang w:val="en-US"/>
              </w:rPr>
            </w:pPr>
            <w:r w:rsidRPr="00347ED6">
              <w:rPr>
                <w:lang w:val="en-US"/>
              </w:rPr>
              <w:t>&lt;html xmlns="http://www.w3.org/1999/xhtml"</w:t>
            </w:r>
          </w:p>
          <w:p w14:paraId="48F8FAB7" w14:textId="77777777" w:rsidR="00E868F4" w:rsidRPr="00347ED6" w:rsidRDefault="00000000" w:rsidP="008C1564">
            <w:pPr>
              <w:pStyle w:val="tabla"/>
              <w:rPr>
                <w:lang w:val="en-US"/>
              </w:rPr>
            </w:pPr>
            <w:r w:rsidRPr="00347ED6">
              <w:rPr>
                <w:lang w:val="en-US"/>
              </w:rPr>
              <w:t xml:space="preserve">      xmlns:h="jakarta.faces.html"</w:t>
            </w:r>
          </w:p>
          <w:p w14:paraId="12B71626" w14:textId="77777777" w:rsidR="00E868F4" w:rsidRPr="00347ED6" w:rsidRDefault="00000000" w:rsidP="008C1564">
            <w:pPr>
              <w:pStyle w:val="tabla"/>
              <w:rPr>
                <w:lang w:val="en-US"/>
              </w:rPr>
            </w:pPr>
            <w:r w:rsidRPr="00347ED6">
              <w:rPr>
                <w:lang w:val="en-US"/>
              </w:rPr>
              <w:t xml:space="preserve">      xmlns:f="jakarta.faces.core"&gt;</w:t>
            </w:r>
          </w:p>
          <w:p w14:paraId="14D97737" w14:textId="77777777" w:rsidR="00E868F4" w:rsidRPr="00347ED6" w:rsidRDefault="00E868F4" w:rsidP="008C1564">
            <w:pPr>
              <w:pStyle w:val="tabla"/>
              <w:rPr>
                <w:lang w:val="en-US"/>
              </w:rPr>
            </w:pPr>
          </w:p>
          <w:p w14:paraId="75BF306D" w14:textId="77777777" w:rsidR="00E868F4" w:rsidRPr="00347ED6" w:rsidRDefault="00000000" w:rsidP="008C1564">
            <w:pPr>
              <w:pStyle w:val="tabla"/>
              <w:rPr>
                <w:lang w:val="en-US"/>
              </w:rPr>
            </w:pPr>
            <w:r w:rsidRPr="00347ED6">
              <w:rPr>
                <w:lang w:val="en-US"/>
              </w:rPr>
              <w:t>&lt;f:metadata&gt;</w:t>
            </w:r>
          </w:p>
          <w:p w14:paraId="42B1AF52" w14:textId="77777777" w:rsidR="00E868F4" w:rsidRPr="00347ED6" w:rsidRDefault="00000000" w:rsidP="008C1564">
            <w:pPr>
              <w:pStyle w:val="tabla"/>
              <w:rPr>
                <w:lang w:val="en-US"/>
              </w:rPr>
            </w:pPr>
            <w:r w:rsidRPr="00347ED6">
              <w:rPr>
                <w:lang w:val="en-US"/>
              </w:rPr>
              <w:t xml:space="preserve">    &lt;f:viewAction action="#{conversorView.verificarSesion}" /&gt;</w:t>
            </w:r>
          </w:p>
          <w:p w14:paraId="359FC205" w14:textId="77777777" w:rsidR="00E868F4" w:rsidRPr="00347ED6" w:rsidRDefault="00000000" w:rsidP="008C1564">
            <w:pPr>
              <w:pStyle w:val="tabla"/>
              <w:rPr>
                <w:lang w:val="en-US"/>
              </w:rPr>
            </w:pPr>
            <w:r w:rsidRPr="00347ED6">
              <w:rPr>
                <w:lang w:val="en-US"/>
              </w:rPr>
              <w:t>&lt;/f:metadata&gt;</w:t>
            </w:r>
          </w:p>
          <w:p w14:paraId="4CE2FC81" w14:textId="77777777" w:rsidR="00E868F4" w:rsidRPr="00347ED6" w:rsidRDefault="00E868F4" w:rsidP="008C1564">
            <w:pPr>
              <w:pStyle w:val="tabla"/>
              <w:rPr>
                <w:lang w:val="en-US"/>
              </w:rPr>
            </w:pPr>
          </w:p>
          <w:p w14:paraId="3AFDADAA" w14:textId="77777777" w:rsidR="00E868F4" w:rsidRPr="00347ED6" w:rsidRDefault="00000000" w:rsidP="008C1564">
            <w:pPr>
              <w:pStyle w:val="tabla"/>
              <w:rPr>
                <w:lang w:val="en-US"/>
              </w:rPr>
            </w:pPr>
            <w:r w:rsidRPr="00347ED6">
              <w:rPr>
                <w:lang w:val="en-US"/>
              </w:rPr>
              <w:t>&lt;h:head&gt;</w:t>
            </w:r>
          </w:p>
          <w:p w14:paraId="30FC3391" w14:textId="77777777" w:rsidR="00E868F4" w:rsidRPr="00347ED6" w:rsidRDefault="00000000" w:rsidP="008C1564">
            <w:pPr>
              <w:pStyle w:val="tabla"/>
              <w:rPr>
                <w:lang w:val="en-US"/>
              </w:rPr>
            </w:pPr>
            <w:r w:rsidRPr="00347ED6">
              <w:rPr>
                <w:lang w:val="en-US"/>
              </w:rPr>
              <w:t xml:space="preserve">    &lt;meta charset="UTF-8"/&gt;</w:t>
            </w:r>
          </w:p>
          <w:p w14:paraId="56530F3A" w14:textId="77777777" w:rsidR="00E868F4" w:rsidRPr="00347ED6" w:rsidRDefault="00000000" w:rsidP="008C1564">
            <w:pPr>
              <w:pStyle w:val="tabla"/>
              <w:rPr>
                <w:lang w:val="en-US"/>
              </w:rPr>
            </w:pPr>
            <w:r w:rsidRPr="00347ED6">
              <w:rPr>
                <w:lang w:val="en-US"/>
              </w:rPr>
              <w:t xml:space="preserve">    &lt;title&gt;#{conversorView.titulo} - Java Faces&lt;/title&gt;</w:t>
            </w:r>
          </w:p>
          <w:p w14:paraId="4B7BFDD6" w14:textId="77777777" w:rsidR="00E868F4" w:rsidRDefault="00000000" w:rsidP="008C1564">
            <w:pPr>
              <w:pStyle w:val="tabla"/>
            </w:pPr>
            <w:r>
              <w:t>&lt;/h:head&gt;</w:t>
            </w:r>
          </w:p>
          <w:p w14:paraId="6EC5C571" w14:textId="77777777" w:rsidR="00E868F4" w:rsidRDefault="00000000" w:rsidP="008C1564">
            <w:pPr>
              <w:pStyle w:val="tabla"/>
            </w:pPr>
            <w:r>
              <w:t>&lt;h:body&gt;</w:t>
            </w:r>
          </w:p>
          <w:p w14:paraId="343483ED" w14:textId="77777777" w:rsidR="00E868F4" w:rsidRDefault="00E868F4" w:rsidP="008C1564">
            <w:pPr>
              <w:pStyle w:val="tabla"/>
            </w:pPr>
          </w:p>
          <w:p w14:paraId="5DB5E8F2" w14:textId="77777777" w:rsidR="00E868F4" w:rsidRDefault="00000000" w:rsidP="008C1564">
            <w:pPr>
              <w:pStyle w:val="tabla"/>
            </w:pPr>
            <w:r>
              <w:t xml:space="preserve">    &lt;!-- Barra superior con usuario y salir --&gt;</w:t>
            </w:r>
          </w:p>
          <w:p w14:paraId="26B6818E" w14:textId="77777777" w:rsidR="00E868F4" w:rsidRPr="00347ED6" w:rsidRDefault="00000000" w:rsidP="008C1564">
            <w:pPr>
              <w:pStyle w:val="tabla"/>
              <w:rPr>
                <w:lang w:val="en-US"/>
              </w:rPr>
            </w:pPr>
            <w:r>
              <w:t xml:space="preserve">    </w:t>
            </w:r>
            <w:r w:rsidRPr="00347ED6">
              <w:rPr>
                <w:lang w:val="en-US"/>
              </w:rPr>
              <w:t>&lt;h:form id="navForm"&gt;</w:t>
            </w:r>
          </w:p>
          <w:p w14:paraId="4294DECE" w14:textId="77777777" w:rsidR="00E868F4" w:rsidRPr="00347ED6" w:rsidRDefault="00000000" w:rsidP="008C1564">
            <w:pPr>
              <w:pStyle w:val="tabla"/>
              <w:rPr>
                <w:lang w:val="en-US"/>
              </w:rPr>
            </w:pPr>
            <w:r w:rsidRPr="00347ED6">
              <w:rPr>
                <w:lang w:val="en-US"/>
              </w:rPr>
              <w:t xml:space="preserve">        &lt;h:panelGrid columns="2" style="width: 100%; border-bottom: 1px solid #ccc; padding: 10px 20px;"&gt;</w:t>
            </w:r>
          </w:p>
          <w:p w14:paraId="643463D8" w14:textId="77777777" w:rsidR="00E868F4" w:rsidRPr="00347ED6" w:rsidRDefault="00000000" w:rsidP="008C1564">
            <w:pPr>
              <w:pStyle w:val="tabla"/>
              <w:rPr>
                <w:lang w:val="en-US"/>
              </w:rPr>
            </w:pPr>
            <w:r w:rsidRPr="00347ED6">
              <w:rPr>
                <w:lang w:val="en-US"/>
              </w:rPr>
              <w:t xml:space="preserve">            &lt;h:panelGroup&gt;</w:t>
            </w:r>
          </w:p>
          <w:p w14:paraId="48E73B99" w14:textId="77777777" w:rsidR="00E868F4" w:rsidRPr="00347ED6" w:rsidRDefault="00000000" w:rsidP="008C1564">
            <w:pPr>
              <w:pStyle w:val="tabla"/>
              <w:rPr>
                <w:lang w:val="en-US"/>
              </w:rPr>
            </w:pPr>
            <w:r w:rsidRPr="00347ED6">
              <w:rPr>
                <w:lang w:val="en-US"/>
              </w:rPr>
              <w:t xml:space="preserve">                &lt;h:graphicImage value="/images/sullivan.png" width="30" height="30" style="vertical-align: middle; margin-right: 8px;" /&gt;</w:t>
            </w:r>
          </w:p>
          <w:p w14:paraId="69E62629" w14:textId="77777777" w:rsidR="00E868F4" w:rsidRPr="00347ED6" w:rsidRDefault="00000000" w:rsidP="008C1564">
            <w:pPr>
              <w:pStyle w:val="tabla"/>
              <w:rPr>
                <w:lang w:val="en-US"/>
              </w:rPr>
            </w:pPr>
            <w:r w:rsidRPr="00347ED6">
              <w:rPr>
                <w:lang w:val="en-US"/>
              </w:rPr>
              <w:t xml:space="preserve">                &lt;h:outputText value="WS Conversor de Unidades (Jakarta Faces)" style="font-weight: bold; font-size: 16px;" /&gt;</w:t>
            </w:r>
          </w:p>
          <w:p w14:paraId="3D52DAF8" w14:textId="77777777" w:rsidR="00E868F4" w:rsidRPr="00347ED6" w:rsidRDefault="00000000" w:rsidP="008C1564">
            <w:pPr>
              <w:pStyle w:val="tabla"/>
              <w:rPr>
                <w:lang w:val="en-US"/>
              </w:rPr>
            </w:pPr>
            <w:r w:rsidRPr="00347ED6">
              <w:rPr>
                <w:lang w:val="en-US"/>
              </w:rPr>
              <w:t xml:space="preserve">            &lt;/h:panelGroup&gt;</w:t>
            </w:r>
          </w:p>
          <w:p w14:paraId="2EA74166" w14:textId="77777777" w:rsidR="00E868F4" w:rsidRPr="00347ED6" w:rsidRDefault="00000000" w:rsidP="008C1564">
            <w:pPr>
              <w:pStyle w:val="tabla"/>
              <w:rPr>
                <w:lang w:val="en-US"/>
              </w:rPr>
            </w:pPr>
            <w:r w:rsidRPr="00347ED6">
              <w:rPr>
                <w:lang w:val="en-US"/>
              </w:rPr>
              <w:t xml:space="preserve">            &lt;h:panelGroup style="text-align: right; display: block;"&gt;</w:t>
            </w:r>
          </w:p>
          <w:p w14:paraId="6184AFB5" w14:textId="77777777" w:rsidR="00E868F4" w:rsidRPr="00347ED6" w:rsidRDefault="00000000" w:rsidP="008C1564">
            <w:pPr>
              <w:pStyle w:val="tabla"/>
              <w:rPr>
                <w:lang w:val="en-US"/>
              </w:rPr>
            </w:pPr>
            <w:r w:rsidRPr="00347ED6">
              <w:rPr>
                <w:lang w:val="en-US"/>
              </w:rPr>
              <w:t xml:space="preserve">                &lt;h:outputText value="Usuario: " /&gt;</w:t>
            </w:r>
          </w:p>
          <w:p w14:paraId="3A55A1CC" w14:textId="77777777" w:rsidR="00E868F4" w:rsidRPr="00347ED6" w:rsidRDefault="00000000" w:rsidP="008C1564">
            <w:pPr>
              <w:pStyle w:val="tabla"/>
              <w:rPr>
                <w:lang w:val="en-US"/>
              </w:rPr>
            </w:pPr>
            <w:r w:rsidRPr="00347ED6">
              <w:rPr>
                <w:lang w:val="en-US"/>
              </w:rPr>
              <w:t xml:space="preserve">                &lt;h:outputText value="#{loginView.nombreUsuario}" style="font-weight: bold; margin-right: 15px;" /&gt;</w:t>
            </w:r>
          </w:p>
          <w:p w14:paraId="022CF04C" w14:textId="77777777" w:rsidR="00E868F4" w:rsidRPr="00347ED6" w:rsidRDefault="00000000" w:rsidP="008C1564">
            <w:pPr>
              <w:pStyle w:val="tabla"/>
              <w:rPr>
                <w:lang w:val="en-US"/>
              </w:rPr>
            </w:pPr>
            <w:r w:rsidRPr="00347ED6">
              <w:rPr>
                <w:lang w:val="en-US"/>
              </w:rPr>
              <w:t xml:space="preserve">                &lt;h:commandLink value="Cerrar SesiÃ³n" action="#{conversorView.logout}" style="color: #c00; font-weight: bold;" /&gt;</w:t>
            </w:r>
          </w:p>
          <w:p w14:paraId="110B3747" w14:textId="77777777" w:rsidR="00E868F4" w:rsidRPr="00347ED6" w:rsidRDefault="00000000" w:rsidP="008C1564">
            <w:pPr>
              <w:pStyle w:val="tabla"/>
              <w:rPr>
                <w:lang w:val="en-US"/>
              </w:rPr>
            </w:pPr>
            <w:r w:rsidRPr="00347ED6">
              <w:rPr>
                <w:lang w:val="en-US"/>
              </w:rPr>
              <w:t xml:space="preserve">            &lt;/h:panelGroup&gt;</w:t>
            </w:r>
          </w:p>
          <w:p w14:paraId="765463F3" w14:textId="77777777" w:rsidR="00E868F4" w:rsidRPr="00347ED6" w:rsidRDefault="00000000" w:rsidP="008C1564">
            <w:pPr>
              <w:pStyle w:val="tabla"/>
              <w:rPr>
                <w:lang w:val="en-US"/>
              </w:rPr>
            </w:pPr>
            <w:r w:rsidRPr="00347ED6">
              <w:rPr>
                <w:lang w:val="en-US"/>
              </w:rPr>
              <w:t xml:space="preserve">        &lt;/h:panelGrid&gt;</w:t>
            </w:r>
          </w:p>
          <w:p w14:paraId="1E8B6B39" w14:textId="77777777" w:rsidR="00E868F4" w:rsidRPr="00347ED6" w:rsidRDefault="00000000" w:rsidP="008C1564">
            <w:pPr>
              <w:pStyle w:val="tabla"/>
              <w:rPr>
                <w:lang w:val="en-US"/>
              </w:rPr>
            </w:pPr>
            <w:r w:rsidRPr="00347ED6">
              <w:rPr>
                <w:lang w:val="en-US"/>
              </w:rPr>
              <w:t xml:space="preserve">    &lt;/h:form&gt;</w:t>
            </w:r>
          </w:p>
          <w:p w14:paraId="659D2C9E" w14:textId="77777777" w:rsidR="00E868F4" w:rsidRPr="00347ED6" w:rsidRDefault="00E868F4" w:rsidP="008C1564">
            <w:pPr>
              <w:pStyle w:val="tabla"/>
              <w:rPr>
                <w:lang w:val="en-US"/>
              </w:rPr>
            </w:pPr>
          </w:p>
          <w:p w14:paraId="59C58B1B" w14:textId="77777777" w:rsidR="00E868F4" w:rsidRPr="00347ED6" w:rsidRDefault="00000000" w:rsidP="008C1564">
            <w:pPr>
              <w:pStyle w:val="tabla"/>
              <w:rPr>
                <w:lang w:val="en-US"/>
              </w:rPr>
            </w:pPr>
            <w:r w:rsidRPr="00347ED6">
              <w:rPr>
                <w:lang w:val="en-US"/>
              </w:rPr>
              <w:t xml:space="preserve">    &lt;div align="center"&gt;</w:t>
            </w:r>
          </w:p>
          <w:p w14:paraId="0A765F42" w14:textId="77777777" w:rsidR="00E868F4" w:rsidRPr="00347ED6" w:rsidRDefault="00000000" w:rsidP="008C1564">
            <w:pPr>
              <w:pStyle w:val="tabla"/>
              <w:rPr>
                <w:lang w:val="en-US"/>
              </w:rPr>
            </w:pPr>
            <w:r w:rsidRPr="00347ED6">
              <w:rPr>
                <w:lang w:val="en-US"/>
              </w:rPr>
              <w:t xml:space="preserve">        &lt;h:form id="conversorForm"&gt;</w:t>
            </w:r>
          </w:p>
          <w:p w14:paraId="7A310F49" w14:textId="77777777" w:rsidR="00E868F4" w:rsidRPr="00347ED6" w:rsidRDefault="00000000" w:rsidP="008C1564">
            <w:pPr>
              <w:pStyle w:val="tabla"/>
              <w:rPr>
                <w:lang w:val="en-US"/>
              </w:rPr>
            </w:pPr>
            <w:r w:rsidRPr="00347ED6">
              <w:rPr>
                <w:lang w:val="en-US"/>
              </w:rPr>
              <w:t xml:space="preserve">            &lt;h:panelGrid columns="1" style="text-align: center; margin-top: 30px; border: 1px solid #999; padding: 25px; border-radius: 8px; width: 500px;"&gt;</w:t>
            </w:r>
          </w:p>
          <w:p w14:paraId="47245915" w14:textId="77777777" w:rsidR="00E868F4" w:rsidRPr="00347ED6" w:rsidRDefault="00E868F4" w:rsidP="008C1564">
            <w:pPr>
              <w:pStyle w:val="tabla"/>
              <w:rPr>
                <w:lang w:val="en-US"/>
              </w:rPr>
            </w:pPr>
          </w:p>
          <w:p w14:paraId="587A5451" w14:textId="77777777" w:rsidR="00E868F4" w:rsidRPr="00347ED6" w:rsidRDefault="00000000" w:rsidP="008C1564">
            <w:pPr>
              <w:pStyle w:val="tabla"/>
              <w:rPr>
                <w:lang w:val="en-US"/>
              </w:rPr>
            </w:pPr>
            <w:r w:rsidRPr="00347ED6">
              <w:rPr>
                <w:lang w:val="en-US"/>
              </w:rPr>
              <w:t xml:space="preserve">                &lt;h:graphicImage value="/images/sullivan.png" width="80" height="80" alt="Sullivan Monsters Inc" /&gt;</w:t>
            </w:r>
          </w:p>
          <w:p w14:paraId="68019186" w14:textId="77777777" w:rsidR="00E868F4" w:rsidRPr="00347ED6" w:rsidRDefault="00E868F4" w:rsidP="008C1564">
            <w:pPr>
              <w:pStyle w:val="tabla"/>
              <w:rPr>
                <w:lang w:val="en-US"/>
              </w:rPr>
            </w:pPr>
          </w:p>
          <w:p w14:paraId="1F38A350" w14:textId="77777777" w:rsidR="00E868F4" w:rsidRPr="00347ED6" w:rsidRDefault="00000000" w:rsidP="008C1564">
            <w:pPr>
              <w:pStyle w:val="tabla"/>
              <w:rPr>
                <w:lang w:val="en-US"/>
              </w:rPr>
            </w:pPr>
            <w:r w:rsidRPr="00347ED6">
              <w:rPr>
                <w:lang w:val="en-US"/>
              </w:rPr>
              <w:t xml:space="preserve">                &lt;h:outputText value="#{conversorView.titulo}" style="font-size: 20px; font-weight: bold; margin: 10px 0; display: block;" /&gt;</w:t>
            </w:r>
          </w:p>
          <w:p w14:paraId="5ADE0189" w14:textId="77777777" w:rsidR="00E868F4" w:rsidRPr="00347ED6" w:rsidRDefault="00E868F4" w:rsidP="008C1564">
            <w:pPr>
              <w:pStyle w:val="tabla"/>
              <w:rPr>
                <w:lang w:val="en-US"/>
              </w:rPr>
            </w:pPr>
          </w:p>
          <w:p w14:paraId="11EDDDEF" w14:textId="77777777" w:rsidR="00E868F4" w:rsidRPr="00347ED6" w:rsidRDefault="00000000" w:rsidP="008C1564">
            <w:pPr>
              <w:pStyle w:val="tabla"/>
              <w:rPr>
                <w:lang w:val="en-US"/>
              </w:rPr>
            </w:pPr>
            <w:r w:rsidRPr="00347ED6">
              <w:rPr>
                <w:lang w:val="en-US"/>
              </w:rPr>
              <w:t xml:space="preserve">                &lt;h:messages globalOnly="true" style="color: red; list-style-type: none; padding: 0;" /&gt;</w:t>
            </w:r>
          </w:p>
          <w:p w14:paraId="6D67C248" w14:textId="77777777" w:rsidR="00E868F4" w:rsidRPr="00347ED6" w:rsidRDefault="00E868F4" w:rsidP="008C1564">
            <w:pPr>
              <w:pStyle w:val="tabla"/>
              <w:rPr>
                <w:lang w:val="en-US"/>
              </w:rPr>
            </w:pPr>
          </w:p>
          <w:p w14:paraId="409547A8" w14:textId="77777777" w:rsidR="00E868F4" w:rsidRPr="00347ED6" w:rsidRDefault="00000000" w:rsidP="008C1564">
            <w:pPr>
              <w:pStyle w:val="tabla"/>
              <w:rPr>
                <w:lang w:val="en-US"/>
              </w:rPr>
            </w:pPr>
            <w:r w:rsidRPr="00347ED6">
              <w:rPr>
                <w:lang w:val="en-US"/>
              </w:rPr>
              <w:t xml:space="preserve">                &lt;h:panelGrid columns="2" cellpadding="8" style="text-align: left; width: 100%;"&gt;</w:t>
            </w:r>
          </w:p>
          <w:p w14:paraId="39EAC97B" w14:textId="77777777" w:rsidR="00E868F4" w:rsidRPr="00347ED6" w:rsidRDefault="00000000" w:rsidP="008C1564">
            <w:pPr>
              <w:pStyle w:val="tabla"/>
              <w:rPr>
                <w:lang w:val="en-US"/>
              </w:rPr>
            </w:pPr>
            <w:r w:rsidRPr="00347ED6">
              <w:rPr>
                <w:lang w:val="en-US"/>
              </w:rPr>
              <w:t xml:space="preserve">                    &lt;h:outputLabel for="cmbMagnitud" value="Tipo de Magnitud:" style="font-weight: bold;" /&gt;</w:t>
            </w:r>
          </w:p>
          <w:p w14:paraId="7F40382A" w14:textId="77777777" w:rsidR="00E868F4" w:rsidRPr="00347ED6" w:rsidRDefault="00000000" w:rsidP="008C1564">
            <w:pPr>
              <w:pStyle w:val="tabla"/>
              <w:rPr>
                <w:lang w:val="en-US"/>
              </w:rPr>
            </w:pPr>
            <w:r w:rsidRPr="00347ED6">
              <w:rPr>
                <w:lang w:val="en-US"/>
              </w:rPr>
              <w:t xml:space="preserve">                    &lt;h:selectOneMenu id="cmbMagnitud" value="#{conversorView.tipoMagnitud}" style="width: 100%;"&gt;</w:t>
            </w:r>
          </w:p>
          <w:p w14:paraId="5DB7A435" w14:textId="77777777" w:rsidR="00E868F4" w:rsidRPr="00347ED6" w:rsidRDefault="00000000" w:rsidP="008C1564">
            <w:pPr>
              <w:pStyle w:val="tabla"/>
              <w:rPr>
                <w:lang w:val="en-US"/>
              </w:rPr>
            </w:pPr>
            <w:r w:rsidRPr="00347ED6">
              <w:rPr>
                <w:lang w:val="en-US"/>
              </w:rPr>
              <w:t xml:space="preserve">                        &lt;f:selectItem itemValue="LONGITUD" itemLabel="Longitud" /&gt;</w:t>
            </w:r>
          </w:p>
          <w:p w14:paraId="69237652" w14:textId="77777777" w:rsidR="00E868F4" w:rsidRPr="00347ED6" w:rsidRDefault="00000000" w:rsidP="008C1564">
            <w:pPr>
              <w:pStyle w:val="tabla"/>
              <w:rPr>
                <w:lang w:val="en-US"/>
              </w:rPr>
            </w:pPr>
            <w:r w:rsidRPr="00347ED6">
              <w:rPr>
                <w:lang w:val="en-US"/>
              </w:rPr>
              <w:t xml:space="preserve">                        &lt;f:selectItem itemValue="MASA" itemLabel="Masa" /&gt;</w:t>
            </w:r>
          </w:p>
          <w:p w14:paraId="107F054E" w14:textId="77777777" w:rsidR="00E868F4" w:rsidRPr="00347ED6" w:rsidRDefault="00000000" w:rsidP="008C1564">
            <w:pPr>
              <w:pStyle w:val="tabla"/>
              <w:rPr>
                <w:lang w:val="en-US"/>
              </w:rPr>
            </w:pPr>
            <w:r w:rsidRPr="00347ED6">
              <w:rPr>
                <w:lang w:val="en-US"/>
              </w:rPr>
              <w:t xml:space="preserve">                        &lt;f:selectItem itemValue="TEMPERATURA" itemLabel="Temperatura" /&gt;</w:t>
            </w:r>
          </w:p>
          <w:p w14:paraId="73FB28D2" w14:textId="77777777" w:rsidR="00E868F4" w:rsidRPr="00347ED6" w:rsidRDefault="00000000" w:rsidP="008C1564">
            <w:pPr>
              <w:pStyle w:val="tabla"/>
              <w:rPr>
                <w:lang w:val="en-US"/>
              </w:rPr>
            </w:pPr>
            <w:r w:rsidRPr="00347ED6">
              <w:rPr>
                <w:lang w:val="en-US"/>
              </w:rPr>
              <w:t xml:space="preserve">                        &lt;f:ajax listener="#{conversorView.cambiarMagnitud}" render="conversorForm" /&gt;</w:t>
            </w:r>
          </w:p>
          <w:p w14:paraId="0559F5EE" w14:textId="77777777" w:rsidR="00E868F4" w:rsidRPr="00347ED6" w:rsidRDefault="00000000" w:rsidP="008C1564">
            <w:pPr>
              <w:pStyle w:val="tabla"/>
              <w:rPr>
                <w:lang w:val="en-US"/>
              </w:rPr>
            </w:pPr>
            <w:r w:rsidRPr="00347ED6">
              <w:rPr>
                <w:lang w:val="en-US"/>
              </w:rPr>
              <w:t xml:space="preserve">                    &lt;/h:selectOneMenu&gt;</w:t>
            </w:r>
          </w:p>
          <w:p w14:paraId="673C65D4" w14:textId="77777777" w:rsidR="00E868F4" w:rsidRPr="00347ED6" w:rsidRDefault="00E868F4" w:rsidP="008C1564">
            <w:pPr>
              <w:pStyle w:val="tabla"/>
              <w:rPr>
                <w:lang w:val="en-US"/>
              </w:rPr>
            </w:pPr>
          </w:p>
          <w:p w14:paraId="131B62F7" w14:textId="77777777" w:rsidR="00E868F4" w:rsidRPr="00347ED6" w:rsidRDefault="00000000" w:rsidP="008C1564">
            <w:pPr>
              <w:pStyle w:val="tabla"/>
              <w:rPr>
                <w:lang w:val="en-US"/>
              </w:rPr>
            </w:pPr>
            <w:r w:rsidRPr="00347ED6">
              <w:rPr>
                <w:lang w:val="en-US"/>
              </w:rPr>
              <w:t xml:space="preserve">                    &lt;h:outputLabel for="txtValor" value="Valor:" style="font-weight: bold;" /&gt;</w:t>
            </w:r>
          </w:p>
          <w:p w14:paraId="1CB05541" w14:textId="77777777" w:rsidR="00E868F4" w:rsidRPr="00347ED6" w:rsidRDefault="00000000" w:rsidP="008C1564">
            <w:pPr>
              <w:pStyle w:val="tabla"/>
              <w:rPr>
                <w:lang w:val="en-US"/>
              </w:rPr>
            </w:pPr>
            <w:r w:rsidRPr="00347ED6">
              <w:rPr>
                <w:lang w:val="en-US"/>
              </w:rPr>
              <w:t xml:space="preserve">                    &lt;h:inputText id="txtValor" value="#{conversorView.valor}" style="width: 100%;" /&gt;</w:t>
            </w:r>
          </w:p>
          <w:p w14:paraId="33C368F1" w14:textId="77777777" w:rsidR="00E868F4" w:rsidRPr="00347ED6" w:rsidRDefault="00E868F4" w:rsidP="008C1564">
            <w:pPr>
              <w:pStyle w:val="tabla"/>
              <w:rPr>
                <w:lang w:val="en-US"/>
              </w:rPr>
            </w:pPr>
          </w:p>
          <w:p w14:paraId="6A9DC695" w14:textId="77777777" w:rsidR="00E868F4" w:rsidRPr="00347ED6" w:rsidRDefault="00000000" w:rsidP="008C1564">
            <w:pPr>
              <w:pStyle w:val="tabla"/>
              <w:rPr>
                <w:lang w:val="en-US"/>
              </w:rPr>
            </w:pPr>
            <w:r w:rsidRPr="00347ED6">
              <w:rPr>
                <w:lang w:val="en-US"/>
              </w:rPr>
              <w:t xml:space="preserve">                    &lt;h:outputLabel for="cmbOrigen" value="De:" style="font-weight: bold;" /&gt;</w:t>
            </w:r>
          </w:p>
          <w:p w14:paraId="41D82496" w14:textId="77777777" w:rsidR="00E868F4" w:rsidRPr="00347ED6" w:rsidRDefault="00000000" w:rsidP="008C1564">
            <w:pPr>
              <w:pStyle w:val="tabla"/>
              <w:rPr>
                <w:lang w:val="en-US"/>
              </w:rPr>
            </w:pPr>
            <w:r w:rsidRPr="00347ED6">
              <w:rPr>
                <w:lang w:val="en-US"/>
              </w:rPr>
              <w:t xml:space="preserve">                    &lt;h:selectOneMenu id="cmbOrigen" value="#{conversorView.unidadOrigen}" style="width: 100%;"&gt;</w:t>
            </w:r>
          </w:p>
          <w:p w14:paraId="1C005BE5" w14:textId="77777777" w:rsidR="00E868F4" w:rsidRDefault="00000000" w:rsidP="008C1564">
            <w:pPr>
              <w:pStyle w:val="tabla"/>
            </w:pPr>
            <w:r w:rsidRPr="00347ED6">
              <w:rPr>
                <w:lang w:val="en-US"/>
              </w:rPr>
              <w:t xml:space="preserve">                        </w:t>
            </w:r>
            <w:r>
              <w:t>&lt;f:selectItems value="#{conversorView.unidadesDisponibles}" /&gt;</w:t>
            </w:r>
          </w:p>
          <w:p w14:paraId="54D22C05" w14:textId="77777777" w:rsidR="00E868F4" w:rsidRPr="00347ED6" w:rsidRDefault="00000000" w:rsidP="008C1564">
            <w:pPr>
              <w:pStyle w:val="tabla"/>
              <w:rPr>
                <w:lang w:val="en-US"/>
              </w:rPr>
            </w:pPr>
            <w:r>
              <w:t xml:space="preserve">                    </w:t>
            </w:r>
            <w:r w:rsidRPr="00347ED6">
              <w:rPr>
                <w:lang w:val="en-US"/>
              </w:rPr>
              <w:t>&lt;/h:selectOneMenu&gt;</w:t>
            </w:r>
          </w:p>
          <w:p w14:paraId="1DEF8EC4" w14:textId="77777777" w:rsidR="00E868F4" w:rsidRPr="00347ED6" w:rsidRDefault="00E868F4" w:rsidP="008C1564">
            <w:pPr>
              <w:pStyle w:val="tabla"/>
              <w:rPr>
                <w:lang w:val="en-US"/>
              </w:rPr>
            </w:pPr>
          </w:p>
          <w:p w14:paraId="0A44AB9B" w14:textId="77777777" w:rsidR="00E868F4" w:rsidRPr="00347ED6" w:rsidRDefault="00000000" w:rsidP="008C1564">
            <w:pPr>
              <w:pStyle w:val="tabla"/>
              <w:rPr>
                <w:lang w:val="en-US"/>
              </w:rPr>
            </w:pPr>
            <w:r w:rsidRPr="00347ED6">
              <w:rPr>
                <w:lang w:val="en-US"/>
              </w:rPr>
              <w:t xml:space="preserve">                    &lt;h:outputLabel for="cmbDestino" value="A:" style="font-weight: bold;" /&gt;</w:t>
            </w:r>
          </w:p>
          <w:p w14:paraId="077807D8" w14:textId="77777777" w:rsidR="00E868F4" w:rsidRPr="00347ED6" w:rsidRDefault="00000000" w:rsidP="008C1564">
            <w:pPr>
              <w:pStyle w:val="tabla"/>
              <w:rPr>
                <w:lang w:val="en-US"/>
              </w:rPr>
            </w:pPr>
            <w:r w:rsidRPr="00347ED6">
              <w:rPr>
                <w:lang w:val="en-US"/>
              </w:rPr>
              <w:t xml:space="preserve">                    &lt;h:selectOneMenu id="cmbDestino" value="#{conversorView.unidadDestino}" style="width: 100%;"&gt;</w:t>
            </w:r>
          </w:p>
          <w:p w14:paraId="22D1953B" w14:textId="77777777" w:rsidR="00E868F4" w:rsidRPr="00347ED6" w:rsidRDefault="00000000" w:rsidP="008C1564">
            <w:pPr>
              <w:pStyle w:val="tabla"/>
              <w:rPr>
                <w:lang w:val="en-US"/>
              </w:rPr>
            </w:pPr>
            <w:r w:rsidRPr="00347ED6">
              <w:rPr>
                <w:lang w:val="en-US"/>
              </w:rPr>
              <w:t xml:space="preserve">                        &lt;f:selectItems value="#{conversorView.unidadesDisponibles}" /&gt;</w:t>
            </w:r>
          </w:p>
          <w:p w14:paraId="5D56AEE8" w14:textId="77777777" w:rsidR="00E868F4" w:rsidRPr="00347ED6" w:rsidRDefault="00000000" w:rsidP="008C1564">
            <w:pPr>
              <w:pStyle w:val="tabla"/>
              <w:rPr>
                <w:lang w:val="en-US"/>
              </w:rPr>
            </w:pPr>
            <w:r w:rsidRPr="00347ED6">
              <w:rPr>
                <w:lang w:val="en-US"/>
              </w:rPr>
              <w:t xml:space="preserve">                    &lt;/h:selectOneMenu&gt;</w:t>
            </w:r>
          </w:p>
          <w:p w14:paraId="6180D624" w14:textId="77777777" w:rsidR="00E868F4" w:rsidRPr="00347ED6" w:rsidRDefault="00E868F4" w:rsidP="008C1564">
            <w:pPr>
              <w:pStyle w:val="tabla"/>
              <w:rPr>
                <w:lang w:val="en-US"/>
              </w:rPr>
            </w:pPr>
          </w:p>
          <w:p w14:paraId="26A41772" w14:textId="77777777" w:rsidR="00E868F4" w:rsidRPr="00347ED6" w:rsidRDefault="00000000" w:rsidP="008C1564">
            <w:pPr>
              <w:pStyle w:val="tabla"/>
              <w:rPr>
                <w:lang w:val="en-US"/>
              </w:rPr>
            </w:pPr>
            <w:r w:rsidRPr="00347ED6">
              <w:rPr>
                <w:lang w:val="en-US"/>
              </w:rPr>
              <w:t xml:space="preserve">                    &lt;h:outputLabel for="txtResultado" value="Resultado:" style="font-weight: bold;" /&gt;</w:t>
            </w:r>
          </w:p>
          <w:p w14:paraId="00242744" w14:textId="77777777" w:rsidR="00E868F4" w:rsidRPr="00347ED6" w:rsidRDefault="00000000" w:rsidP="008C1564">
            <w:pPr>
              <w:pStyle w:val="tabla"/>
              <w:rPr>
                <w:lang w:val="en-US"/>
              </w:rPr>
            </w:pPr>
            <w:r w:rsidRPr="00347ED6">
              <w:rPr>
                <w:lang w:val="en-US"/>
              </w:rPr>
              <w:t xml:space="preserve">                    &lt;h:inputText id="txtResultado" value="#{conversorView.resultado}" readonly="true" style="width: 100%; font-weight: bold; color: green;" /&gt;</w:t>
            </w:r>
          </w:p>
          <w:p w14:paraId="06030DAF" w14:textId="77777777" w:rsidR="00E868F4" w:rsidRPr="00347ED6" w:rsidRDefault="00000000" w:rsidP="008C1564">
            <w:pPr>
              <w:pStyle w:val="tabla"/>
              <w:rPr>
                <w:lang w:val="en-US"/>
              </w:rPr>
            </w:pPr>
            <w:r w:rsidRPr="00347ED6">
              <w:rPr>
                <w:lang w:val="en-US"/>
              </w:rPr>
              <w:t xml:space="preserve">                &lt;/h:panelGrid&gt;</w:t>
            </w:r>
          </w:p>
          <w:p w14:paraId="3E30ABF9" w14:textId="77777777" w:rsidR="00E868F4" w:rsidRPr="00347ED6" w:rsidRDefault="00E868F4" w:rsidP="008C1564">
            <w:pPr>
              <w:pStyle w:val="tabla"/>
              <w:rPr>
                <w:lang w:val="en-US"/>
              </w:rPr>
            </w:pPr>
          </w:p>
          <w:p w14:paraId="6C42368C" w14:textId="77777777" w:rsidR="00E868F4" w:rsidRPr="00347ED6" w:rsidRDefault="00000000" w:rsidP="008C1564">
            <w:pPr>
              <w:pStyle w:val="tabla"/>
              <w:rPr>
                <w:lang w:val="en-US"/>
              </w:rPr>
            </w:pPr>
            <w:r w:rsidRPr="00347ED6">
              <w:rPr>
                <w:lang w:val="en-US"/>
              </w:rPr>
              <w:t xml:space="preserve">                &lt;h:panelGroup layout="block" style="margin: 20px 0;"&gt;</w:t>
            </w:r>
          </w:p>
          <w:p w14:paraId="433390AB" w14:textId="77777777" w:rsidR="00E868F4" w:rsidRPr="00347ED6" w:rsidRDefault="00000000" w:rsidP="008C1564">
            <w:pPr>
              <w:pStyle w:val="tabla"/>
              <w:rPr>
                <w:lang w:val="en-US"/>
              </w:rPr>
            </w:pPr>
            <w:r w:rsidRPr="00347ED6">
              <w:rPr>
                <w:lang w:val="en-US"/>
              </w:rPr>
              <w:t xml:space="preserve">                    &lt;h:commandButton value="Convertir" action="#{conversorView.convertir}" style="padding: 6px 18px; margin-right: 10px; cursor: pointer;"&gt;</w:t>
            </w:r>
          </w:p>
          <w:p w14:paraId="2C41DB0C" w14:textId="77777777" w:rsidR="00E868F4" w:rsidRPr="00347ED6" w:rsidRDefault="00000000" w:rsidP="008C1564">
            <w:pPr>
              <w:pStyle w:val="tabla"/>
              <w:rPr>
                <w:lang w:val="en-US"/>
              </w:rPr>
            </w:pPr>
            <w:r w:rsidRPr="00347ED6">
              <w:rPr>
                <w:lang w:val="en-US"/>
              </w:rPr>
              <w:t xml:space="preserve">                        &lt;f:ajax execute="@form" render="conversorForm" /&gt;</w:t>
            </w:r>
          </w:p>
          <w:p w14:paraId="757D168D" w14:textId="77777777" w:rsidR="00E868F4" w:rsidRPr="00347ED6" w:rsidRDefault="00000000" w:rsidP="008C1564">
            <w:pPr>
              <w:pStyle w:val="tabla"/>
              <w:rPr>
                <w:lang w:val="en-US"/>
              </w:rPr>
            </w:pPr>
            <w:r w:rsidRPr="00347ED6">
              <w:rPr>
                <w:lang w:val="en-US"/>
              </w:rPr>
              <w:t xml:space="preserve">                    &lt;/h:commandButton&gt;</w:t>
            </w:r>
          </w:p>
          <w:p w14:paraId="5AD70C18" w14:textId="77777777" w:rsidR="00E868F4" w:rsidRPr="00347ED6" w:rsidRDefault="00000000" w:rsidP="008C1564">
            <w:pPr>
              <w:pStyle w:val="tabla"/>
              <w:rPr>
                <w:lang w:val="en-US"/>
              </w:rPr>
            </w:pPr>
            <w:r w:rsidRPr="00347ED6">
              <w:rPr>
                <w:lang w:val="en-US"/>
              </w:rPr>
              <w:t xml:space="preserve">                    &lt;h:commandButton value="Limpiar" action="#{conversorView.limpiar}" immediate="true" style="padding: 6px 18px; margin-right: 10px; cursor: pointer;"&gt;</w:t>
            </w:r>
          </w:p>
          <w:p w14:paraId="06F7CBB7" w14:textId="77777777" w:rsidR="00E868F4" w:rsidRPr="00347ED6" w:rsidRDefault="00000000" w:rsidP="008C1564">
            <w:pPr>
              <w:pStyle w:val="tabla"/>
              <w:rPr>
                <w:lang w:val="en-US"/>
              </w:rPr>
            </w:pPr>
            <w:r w:rsidRPr="00347ED6">
              <w:rPr>
                <w:lang w:val="en-US"/>
              </w:rPr>
              <w:t xml:space="preserve">                        &lt;f:ajax execute="@this" render="conversorForm" /&gt;</w:t>
            </w:r>
          </w:p>
          <w:p w14:paraId="6B4EDA88" w14:textId="77777777" w:rsidR="00E868F4" w:rsidRPr="00347ED6" w:rsidRDefault="00000000" w:rsidP="008C1564">
            <w:pPr>
              <w:pStyle w:val="tabla"/>
              <w:rPr>
                <w:lang w:val="en-US"/>
              </w:rPr>
            </w:pPr>
            <w:r w:rsidRPr="00347ED6">
              <w:rPr>
                <w:lang w:val="en-US"/>
              </w:rPr>
              <w:t xml:space="preserve">                    &lt;/h:commandButton&gt;</w:t>
            </w:r>
          </w:p>
          <w:p w14:paraId="4B22964E" w14:textId="77777777" w:rsidR="00E868F4" w:rsidRPr="00347ED6" w:rsidRDefault="00000000" w:rsidP="008C1564">
            <w:pPr>
              <w:pStyle w:val="tabla"/>
              <w:rPr>
                <w:lang w:val="en-US"/>
              </w:rPr>
            </w:pPr>
            <w:r w:rsidRPr="00347ED6">
              <w:rPr>
                <w:lang w:val="en-US"/>
              </w:rPr>
              <w:lastRenderedPageBreak/>
              <w:t xml:space="preserve">                    &lt;h:commandButton value="Cerrar" action="#{conversorView.logout}" immediate="true" style="padding: 6px 18px; cursor: pointer;" /&gt;</w:t>
            </w:r>
          </w:p>
          <w:p w14:paraId="08ED14C4" w14:textId="77777777" w:rsidR="00E868F4" w:rsidRDefault="00000000" w:rsidP="008C1564">
            <w:pPr>
              <w:pStyle w:val="tabla"/>
            </w:pPr>
            <w:r w:rsidRPr="00347ED6">
              <w:rPr>
                <w:lang w:val="en-US"/>
              </w:rPr>
              <w:t xml:space="preserve">                </w:t>
            </w:r>
            <w:r>
              <w:t>&lt;/h:panelGroup&gt;</w:t>
            </w:r>
          </w:p>
          <w:p w14:paraId="0A42624C" w14:textId="77777777" w:rsidR="00E868F4" w:rsidRDefault="00E868F4" w:rsidP="008C1564">
            <w:pPr>
              <w:pStyle w:val="tabla"/>
            </w:pPr>
          </w:p>
          <w:p w14:paraId="2FC1AED7" w14:textId="77777777" w:rsidR="00E868F4" w:rsidRDefault="00000000" w:rsidP="008C1564">
            <w:pPr>
              <w:pStyle w:val="tabla"/>
            </w:pPr>
            <w:r>
              <w:t xml:space="preserve">                &lt;!-- Historial con h:dataTable nativo de JSF --&gt;</w:t>
            </w:r>
          </w:p>
          <w:p w14:paraId="345D2E8B" w14:textId="77777777" w:rsidR="00E868F4" w:rsidRPr="00347ED6" w:rsidRDefault="00000000" w:rsidP="008C1564">
            <w:pPr>
              <w:pStyle w:val="tabla"/>
              <w:rPr>
                <w:lang w:val="en-US"/>
              </w:rPr>
            </w:pPr>
            <w:r>
              <w:t xml:space="preserve">                </w:t>
            </w:r>
            <w:r w:rsidRPr="00347ED6">
              <w:rPr>
                <w:lang w:val="en-US"/>
              </w:rPr>
              <w:t>&lt;h:panelGroup layout="block" rendered="#{not empty conversorView.historial}" style="margin-top: 15px; width: 100%;"&gt;</w:t>
            </w:r>
          </w:p>
          <w:p w14:paraId="75CF6C6D" w14:textId="77777777" w:rsidR="00E868F4" w:rsidRPr="00347ED6" w:rsidRDefault="00000000" w:rsidP="008C1564">
            <w:pPr>
              <w:pStyle w:val="tabla"/>
              <w:rPr>
                <w:lang w:val="en-US"/>
              </w:rPr>
            </w:pPr>
            <w:r w:rsidRPr="00347ED6">
              <w:rPr>
                <w:lang w:val="en-US"/>
              </w:rPr>
              <w:t xml:space="preserve">                    &lt;h:outputText value="Historial de Conversiones" style="font-weight: bold; display: block; margin-bottom: 8px;" /&gt;</w:t>
            </w:r>
          </w:p>
          <w:p w14:paraId="317F7AF3" w14:textId="77777777" w:rsidR="00E868F4" w:rsidRPr="00347ED6" w:rsidRDefault="00000000" w:rsidP="008C1564">
            <w:pPr>
              <w:pStyle w:val="tabla"/>
              <w:rPr>
                <w:lang w:val="en-US"/>
              </w:rPr>
            </w:pPr>
            <w:r w:rsidRPr="00347ED6">
              <w:rPr>
                <w:lang w:val="en-US"/>
              </w:rPr>
              <w:t xml:space="preserve">                    &lt;h:dataTable value="#{conversorView.historial}" var="item" border="1" cellpadding="6" cellspacing="0" style="width: 100%; text-align: center; border-collapse: collapse;"&gt;</w:t>
            </w:r>
          </w:p>
          <w:p w14:paraId="029C7EBE" w14:textId="77777777" w:rsidR="00E868F4" w:rsidRPr="00347ED6" w:rsidRDefault="00000000" w:rsidP="008C1564">
            <w:pPr>
              <w:pStyle w:val="tabla"/>
              <w:rPr>
                <w:lang w:val="en-US"/>
              </w:rPr>
            </w:pPr>
            <w:r w:rsidRPr="00347ED6">
              <w:rPr>
                <w:lang w:val="en-US"/>
              </w:rPr>
              <w:t xml:space="preserve">                        &lt;h:column&gt;</w:t>
            </w:r>
          </w:p>
          <w:p w14:paraId="48B6F6EB" w14:textId="77777777" w:rsidR="00E868F4" w:rsidRPr="00347ED6" w:rsidRDefault="00000000" w:rsidP="008C1564">
            <w:pPr>
              <w:pStyle w:val="tabla"/>
              <w:rPr>
                <w:lang w:val="en-US"/>
              </w:rPr>
            </w:pPr>
            <w:r w:rsidRPr="00347ED6">
              <w:rPr>
                <w:lang w:val="en-US"/>
              </w:rPr>
              <w:t xml:space="preserve">                            &lt;f:facet name="header"&gt;Magnitud&lt;/f:facet&gt;</w:t>
            </w:r>
          </w:p>
          <w:p w14:paraId="2E2B828C" w14:textId="77777777" w:rsidR="00E868F4" w:rsidRPr="00347ED6" w:rsidRDefault="00000000" w:rsidP="008C1564">
            <w:pPr>
              <w:pStyle w:val="tabla"/>
              <w:rPr>
                <w:lang w:val="en-US"/>
              </w:rPr>
            </w:pPr>
            <w:r w:rsidRPr="00347ED6">
              <w:rPr>
                <w:lang w:val="en-US"/>
              </w:rPr>
              <w:t xml:space="preserve">                            #{item.magnitud}</w:t>
            </w:r>
          </w:p>
          <w:p w14:paraId="563BF1ED" w14:textId="77777777" w:rsidR="00E868F4" w:rsidRPr="00347ED6" w:rsidRDefault="00000000" w:rsidP="008C1564">
            <w:pPr>
              <w:pStyle w:val="tabla"/>
              <w:rPr>
                <w:lang w:val="en-US"/>
              </w:rPr>
            </w:pPr>
            <w:r w:rsidRPr="00347ED6">
              <w:rPr>
                <w:lang w:val="en-US"/>
              </w:rPr>
              <w:t xml:space="preserve">                        &lt;/h:column&gt;</w:t>
            </w:r>
          </w:p>
          <w:p w14:paraId="54BCEC5C" w14:textId="77777777" w:rsidR="00E868F4" w:rsidRPr="00347ED6" w:rsidRDefault="00000000" w:rsidP="008C1564">
            <w:pPr>
              <w:pStyle w:val="tabla"/>
              <w:rPr>
                <w:lang w:val="en-US"/>
              </w:rPr>
            </w:pPr>
            <w:r w:rsidRPr="00347ED6">
              <w:rPr>
                <w:lang w:val="en-US"/>
              </w:rPr>
              <w:t xml:space="preserve">                        &lt;h:column&gt;</w:t>
            </w:r>
          </w:p>
          <w:p w14:paraId="6EC46866" w14:textId="77777777" w:rsidR="00E868F4" w:rsidRPr="00347ED6" w:rsidRDefault="00000000" w:rsidP="008C1564">
            <w:pPr>
              <w:pStyle w:val="tabla"/>
              <w:rPr>
                <w:lang w:val="en-US"/>
              </w:rPr>
            </w:pPr>
            <w:r w:rsidRPr="00347ED6">
              <w:rPr>
                <w:lang w:val="en-US"/>
              </w:rPr>
              <w:t xml:space="preserve">                            &lt;f:facet name="header"&gt;Origen&lt;/f:facet&gt;</w:t>
            </w:r>
          </w:p>
          <w:p w14:paraId="7FE60F3B" w14:textId="77777777" w:rsidR="00E868F4" w:rsidRDefault="00000000" w:rsidP="008C1564">
            <w:pPr>
              <w:pStyle w:val="tabla"/>
            </w:pPr>
            <w:r w:rsidRPr="00347ED6">
              <w:rPr>
                <w:lang w:val="en-US"/>
              </w:rPr>
              <w:t xml:space="preserve">                            </w:t>
            </w:r>
            <w:r>
              <w:t>#{item.valorOrigen} #{item.unidadOrigen}</w:t>
            </w:r>
          </w:p>
          <w:p w14:paraId="37E34624" w14:textId="77777777" w:rsidR="00E868F4" w:rsidRDefault="00000000" w:rsidP="008C1564">
            <w:pPr>
              <w:pStyle w:val="tabla"/>
            </w:pPr>
            <w:r>
              <w:t xml:space="preserve">                        &lt;/h:column&gt;</w:t>
            </w:r>
          </w:p>
          <w:p w14:paraId="2506A8B9" w14:textId="77777777" w:rsidR="00E868F4" w:rsidRPr="00347ED6" w:rsidRDefault="00000000" w:rsidP="008C1564">
            <w:pPr>
              <w:pStyle w:val="tabla"/>
              <w:rPr>
                <w:lang w:val="en-US"/>
              </w:rPr>
            </w:pPr>
            <w:r>
              <w:t xml:space="preserve">                        </w:t>
            </w:r>
            <w:r w:rsidRPr="00347ED6">
              <w:rPr>
                <w:lang w:val="en-US"/>
              </w:rPr>
              <w:t>&lt;h:column&gt;</w:t>
            </w:r>
          </w:p>
          <w:p w14:paraId="0B838C4A" w14:textId="77777777" w:rsidR="00E868F4" w:rsidRPr="00347ED6" w:rsidRDefault="00000000" w:rsidP="008C1564">
            <w:pPr>
              <w:pStyle w:val="tabla"/>
              <w:rPr>
                <w:lang w:val="en-US"/>
              </w:rPr>
            </w:pPr>
            <w:r w:rsidRPr="00347ED6">
              <w:rPr>
                <w:lang w:val="en-US"/>
              </w:rPr>
              <w:t xml:space="preserve">                            &lt;f:facet name="header"&gt;Destino&lt;/f:facet&gt;</w:t>
            </w:r>
          </w:p>
          <w:p w14:paraId="50A9A682" w14:textId="77777777" w:rsidR="00E868F4" w:rsidRPr="00347ED6" w:rsidRDefault="00000000" w:rsidP="008C1564">
            <w:pPr>
              <w:pStyle w:val="tabla"/>
              <w:rPr>
                <w:lang w:val="en-US"/>
              </w:rPr>
            </w:pPr>
            <w:r w:rsidRPr="00347ED6">
              <w:rPr>
                <w:lang w:val="en-US"/>
              </w:rPr>
              <w:t xml:space="preserve">                            &lt;strong&gt;#{item.valorDestino} #{item.unidadDestino}&lt;/strong&gt;</w:t>
            </w:r>
          </w:p>
          <w:p w14:paraId="1765A8D6" w14:textId="77777777" w:rsidR="00E868F4" w:rsidRPr="00347ED6" w:rsidRDefault="00000000" w:rsidP="008C1564">
            <w:pPr>
              <w:pStyle w:val="tabla"/>
              <w:rPr>
                <w:lang w:val="en-US"/>
              </w:rPr>
            </w:pPr>
            <w:r w:rsidRPr="00347ED6">
              <w:rPr>
                <w:lang w:val="en-US"/>
              </w:rPr>
              <w:t xml:space="preserve">                        &lt;/h:column&gt;</w:t>
            </w:r>
          </w:p>
          <w:p w14:paraId="320AEAE4" w14:textId="77777777" w:rsidR="00E868F4" w:rsidRPr="00347ED6" w:rsidRDefault="00000000" w:rsidP="008C1564">
            <w:pPr>
              <w:pStyle w:val="tabla"/>
              <w:rPr>
                <w:lang w:val="en-US"/>
              </w:rPr>
            </w:pPr>
            <w:r w:rsidRPr="00347ED6">
              <w:rPr>
                <w:lang w:val="en-US"/>
              </w:rPr>
              <w:t xml:space="preserve">                    &lt;/h:dataTable&gt;</w:t>
            </w:r>
          </w:p>
          <w:p w14:paraId="67E1FBCD" w14:textId="77777777" w:rsidR="00E868F4" w:rsidRPr="00347ED6" w:rsidRDefault="00000000" w:rsidP="008C1564">
            <w:pPr>
              <w:pStyle w:val="tabla"/>
              <w:rPr>
                <w:lang w:val="en-US"/>
              </w:rPr>
            </w:pPr>
            <w:r w:rsidRPr="00347ED6">
              <w:rPr>
                <w:lang w:val="en-US"/>
              </w:rPr>
              <w:t xml:space="preserve">                &lt;/h:panelGroup&gt;</w:t>
            </w:r>
          </w:p>
          <w:p w14:paraId="6385D28B" w14:textId="77777777" w:rsidR="00E868F4" w:rsidRPr="00347ED6" w:rsidRDefault="00E868F4" w:rsidP="008C1564">
            <w:pPr>
              <w:pStyle w:val="tabla"/>
              <w:rPr>
                <w:lang w:val="en-US"/>
              </w:rPr>
            </w:pPr>
          </w:p>
          <w:p w14:paraId="1FEB0DFE" w14:textId="77777777" w:rsidR="00E868F4" w:rsidRPr="00347ED6" w:rsidRDefault="00000000" w:rsidP="008C1564">
            <w:pPr>
              <w:pStyle w:val="tabla"/>
              <w:rPr>
                <w:lang w:val="en-US"/>
              </w:rPr>
            </w:pPr>
            <w:r w:rsidRPr="00347ED6">
              <w:rPr>
                <w:lang w:val="en-US"/>
              </w:rPr>
              <w:t xml:space="preserve">            &lt;/h:panelGrid&gt;</w:t>
            </w:r>
          </w:p>
          <w:p w14:paraId="1784878B" w14:textId="77777777" w:rsidR="00E868F4" w:rsidRPr="00347ED6" w:rsidRDefault="00000000" w:rsidP="008C1564">
            <w:pPr>
              <w:pStyle w:val="tabla"/>
              <w:rPr>
                <w:lang w:val="en-US"/>
              </w:rPr>
            </w:pPr>
            <w:r w:rsidRPr="00347ED6">
              <w:rPr>
                <w:lang w:val="en-US"/>
              </w:rPr>
              <w:t xml:space="preserve">        &lt;/h:form&gt;</w:t>
            </w:r>
          </w:p>
          <w:p w14:paraId="525090CC" w14:textId="77777777" w:rsidR="00E868F4" w:rsidRPr="00347ED6" w:rsidRDefault="00000000" w:rsidP="008C1564">
            <w:pPr>
              <w:pStyle w:val="tabla"/>
              <w:rPr>
                <w:lang w:val="en-US"/>
              </w:rPr>
            </w:pPr>
            <w:r w:rsidRPr="00347ED6">
              <w:rPr>
                <w:lang w:val="en-US"/>
              </w:rPr>
              <w:t xml:space="preserve">    &lt;/div&gt;</w:t>
            </w:r>
          </w:p>
          <w:p w14:paraId="77CFCFE0" w14:textId="77777777" w:rsidR="00E868F4" w:rsidRPr="00347ED6" w:rsidRDefault="00E868F4" w:rsidP="008C1564">
            <w:pPr>
              <w:pStyle w:val="tabla"/>
              <w:rPr>
                <w:lang w:val="en-US"/>
              </w:rPr>
            </w:pPr>
          </w:p>
          <w:p w14:paraId="7A66C88C" w14:textId="77777777" w:rsidR="00E868F4" w:rsidRDefault="00000000" w:rsidP="008C1564">
            <w:pPr>
              <w:pStyle w:val="tabla"/>
            </w:pPr>
            <w:r>
              <w:t>&lt;/h:body&gt;</w:t>
            </w:r>
          </w:p>
          <w:p w14:paraId="54288C95" w14:textId="77777777" w:rsidR="00E868F4" w:rsidRDefault="00000000" w:rsidP="008C1564">
            <w:pPr>
              <w:pStyle w:val="tabla"/>
            </w:pPr>
            <w:r>
              <w:t>&lt;/html&gt;</w:t>
            </w:r>
          </w:p>
        </w:tc>
      </w:tr>
    </w:tbl>
    <w:p w14:paraId="288E2D1C" w14:textId="77777777" w:rsidR="00E868F4" w:rsidRDefault="00000000" w:rsidP="00C47985">
      <w:pPr>
        <w:pStyle w:val="Heading4"/>
        <w:rPr>
          <w:color w:val="000000"/>
        </w:rPr>
      </w:pPr>
      <w:bookmarkStart w:id="292" w:name="fig.33"/>
      <w:bookmarkStart w:id="293" w:name="_Toc243926060"/>
      <w:bookmarkStart w:id="294" w:name="_Toc243926341"/>
      <w:bookmarkEnd w:id="292"/>
      <w:r>
        <w:lastRenderedPageBreak/>
        <w:t>Figura 33</w:t>
      </w:r>
      <w:r>
        <w:br/>
        <w:t>Interfaz Web de Login en navegador (login.xhtml)</w:t>
      </w:r>
      <w:bookmarkEnd w:id="293"/>
      <w:bookmarkEnd w:id="294"/>
    </w:p>
    <w:p w14:paraId="716557F8" w14:textId="77777777" w:rsidR="00E868F4" w:rsidRDefault="00000000" w:rsidP="003A0697">
      <w:pPr>
        <w:jc w:val="center"/>
      </w:pPr>
      <w:r>
        <w:rPr>
          <w:noProof/>
        </w:rPr>
        <w:drawing>
          <wp:inline distT="114300" distB="114300" distL="114300" distR="114300" wp14:anchorId="5C0E707E" wp14:editId="30FE8A7C">
            <wp:extent cx="4461038" cy="2504608"/>
            <wp:effectExtent l="0" t="0" r="0" b="0"/>
            <wp:docPr id="8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4461038" cy="2504608"/>
                    </a:xfrm>
                    <a:prstGeom prst="rect">
                      <a:avLst/>
                    </a:prstGeom>
                    <a:ln/>
                  </pic:spPr>
                </pic:pic>
              </a:graphicData>
            </a:graphic>
          </wp:inline>
        </w:drawing>
      </w:r>
    </w:p>
    <w:p w14:paraId="57ECCC43" w14:textId="77777777" w:rsidR="00E868F4" w:rsidRDefault="00000000" w:rsidP="00C47985">
      <w:pPr>
        <w:pStyle w:val="Heading4"/>
        <w:rPr>
          <w:color w:val="000000"/>
        </w:rPr>
      </w:pPr>
      <w:bookmarkStart w:id="295" w:name="fig.34"/>
      <w:bookmarkStart w:id="296" w:name="_Toc243926061"/>
      <w:bookmarkStart w:id="297" w:name="_Toc243926342"/>
      <w:bookmarkEnd w:id="295"/>
      <w:r>
        <w:lastRenderedPageBreak/>
        <w:t>Figura 34</w:t>
      </w:r>
      <w:r>
        <w:br/>
        <w:t>Interfaz Web del Conversor con actualización reactiva Ajax (conversor.xhtml)</w:t>
      </w:r>
      <w:bookmarkEnd w:id="296"/>
      <w:bookmarkEnd w:id="297"/>
    </w:p>
    <w:p w14:paraId="32651A41" w14:textId="77777777" w:rsidR="00E868F4" w:rsidRDefault="00000000" w:rsidP="003A0697">
      <w:pPr>
        <w:jc w:val="center"/>
      </w:pPr>
      <w:r>
        <w:rPr>
          <w:noProof/>
        </w:rPr>
        <w:drawing>
          <wp:inline distT="114300" distB="114300" distL="114300" distR="114300" wp14:anchorId="3013826D" wp14:editId="777F5F18">
            <wp:extent cx="5189164" cy="2627988"/>
            <wp:effectExtent l="0" t="0" r="0" b="0"/>
            <wp:docPr id="8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l="2948" t="6510"/>
                    <a:stretch>
                      <a:fillRect/>
                    </a:stretch>
                  </pic:blipFill>
                  <pic:spPr>
                    <a:xfrm>
                      <a:off x="0" y="0"/>
                      <a:ext cx="5189164" cy="2627988"/>
                    </a:xfrm>
                    <a:prstGeom prst="rect">
                      <a:avLst/>
                    </a:prstGeom>
                    <a:ln/>
                  </pic:spPr>
                </pic:pic>
              </a:graphicData>
            </a:graphic>
          </wp:inline>
        </w:drawing>
      </w:r>
    </w:p>
    <w:p w14:paraId="6BAD0960" w14:textId="77777777" w:rsidR="00E868F4" w:rsidRPr="00773361" w:rsidRDefault="00000000" w:rsidP="00C47985">
      <w:pPr>
        <w:pStyle w:val="Heading1"/>
        <w:numPr>
          <w:ilvl w:val="0"/>
          <w:numId w:val="5"/>
        </w:numPr>
        <w:rPr>
          <w:sz w:val="40"/>
          <w:szCs w:val="40"/>
        </w:rPr>
      </w:pPr>
      <w:bookmarkStart w:id="298" w:name="h.concl"/>
      <w:bookmarkStart w:id="299" w:name="_Toc243933381"/>
      <w:bookmarkEnd w:id="298"/>
      <w:r w:rsidRPr="00773361">
        <w:rPr>
          <w:sz w:val="40"/>
          <w:szCs w:val="40"/>
        </w:rPr>
        <w:t>CONCLUSIONES</w:t>
      </w:r>
      <w:bookmarkEnd w:id="299"/>
    </w:p>
    <w:p w14:paraId="684D98F1" w14:textId="77777777" w:rsidR="00E868F4" w:rsidRDefault="00E868F4" w:rsidP="00C47985"/>
    <w:p w14:paraId="03F13324" w14:textId="77777777" w:rsidR="00E868F4" w:rsidRDefault="00000000" w:rsidP="00C47985">
      <w:r>
        <w:t>Se demostró que la arquitectura RESTful basada en recursos y el protocolo HTTP proporciona un nivel superior de agilidad, interoperabilidad y ligereza en comparación con los esquemas SOAP tradicionales. La adopción de JSON como formato de intercambio redujo la sobrecarga de datos en las peticiones y permitió que cuatro clientes nativos heterogéneos (consola, escritorio, web y móvil) consumieran el servicio sin requerir la compilación ni descarga de contratos formales WSDL.</w:t>
      </w:r>
    </w:p>
    <w:p w14:paraId="57439A88" w14:textId="77777777" w:rsidR="00E868F4" w:rsidRDefault="00000000" w:rsidP="00C47985">
      <w:r>
        <w:t>La especificación Jakarta REST 3.1 (JAX-RS) sobre Payara Server 6 demostró ser una solución empresarial de alto rendimiento. Las anotaciones declarativas (@ApplicationPath, @Path, @GET, @POST) y el contenedor de inyección CDI permitieron desacoplar limpiamente los endpoints de transporte de la lógica de dominio físico y matemático.</w:t>
      </w:r>
    </w:p>
    <w:p w14:paraId="578C44EC" w14:textId="77777777" w:rsidR="00E868F4" w:rsidRDefault="00000000" w:rsidP="00C47985">
      <w:r>
        <w:t>El mecanismo de autenticación y seguridad en memoria sin base de datos (SIN BDD) sustentado en Bearer Tokens y colecciones concurrentes (ConcurrentHashMap) resolvió satisfactoriamente los requerimientos de gobernanza y control de acceso. La utilización de la cabecera estándar HTTP Authorization y filtros perimetrales CORS garantizó la seguridad perimetral de forma homogénea en las cuatro plataformas cliente.</w:t>
      </w:r>
    </w:p>
    <w:p w14:paraId="3B3CF2B1" w14:textId="77777777" w:rsidR="00E868F4" w:rsidRDefault="00000000" w:rsidP="00C47985">
      <w:r>
        <w:t>La implementación rigurosa del patrón arquitectónico Modelo-Vista-Controlador (MVC) en exactamente tres paquetes (model, view, controller) en todos los clientes demostró que es posible mantener una arquitectura limpia y desacoplada sin recurrir a capas intermedias innecesarias. Cada cliente encapsuló el protocolo REST en su respectiva clase ConversorService, permitiendo que las vistas y controladores se concentraran exclusivamente en la experiencia del usuario.</w:t>
      </w:r>
    </w:p>
    <w:p w14:paraId="2C374BCA" w14:textId="77777777" w:rsidR="00E868F4" w:rsidRDefault="00000000" w:rsidP="00C47985">
      <w:r>
        <w:t>El soporte multiplataforma se validó exitosamente: el cliente de consola interactivo con banner ASCII, el cliente de escritorio con Java Swing, el cliente web en Jakarta Faces con 0% JavaScript externo y 100% Java Facelets reactivo, y el cliente móvil nativo en Android con configuración de IP dinámica demostraron total interoperabilidad al consumir los mismos recursos RESTful centralizados.</w:t>
      </w:r>
    </w:p>
    <w:p w14:paraId="606355E7" w14:textId="77777777" w:rsidR="00E868F4" w:rsidRDefault="00E868F4" w:rsidP="00C47985"/>
    <w:p w14:paraId="5DE370BC" w14:textId="77777777" w:rsidR="00E868F4" w:rsidRPr="00773361" w:rsidRDefault="00000000" w:rsidP="00C47985">
      <w:pPr>
        <w:pStyle w:val="Heading1"/>
        <w:numPr>
          <w:ilvl w:val="0"/>
          <w:numId w:val="5"/>
        </w:numPr>
        <w:rPr>
          <w:sz w:val="40"/>
          <w:szCs w:val="40"/>
        </w:rPr>
      </w:pPr>
      <w:bookmarkStart w:id="300" w:name="h.recom"/>
      <w:bookmarkStart w:id="301" w:name="_Toc243933382"/>
      <w:bookmarkEnd w:id="300"/>
      <w:r w:rsidRPr="00773361">
        <w:rPr>
          <w:sz w:val="40"/>
          <w:szCs w:val="40"/>
        </w:rPr>
        <w:t>RECOMENDACIONES</w:t>
      </w:r>
      <w:bookmarkEnd w:id="301"/>
    </w:p>
    <w:p w14:paraId="7968B2C3" w14:textId="77777777" w:rsidR="00E868F4" w:rsidRDefault="00E868F4" w:rsidP="00C47985"/>
    <w:p w14:paraId="409ED435" w14:textId="77777777" w:rsidR="00E868F4" w:rsidRDefault="00000000" w:rsidP="00C47985">
      <w:r>
        <w:t xml:space="preserve">En fases posteriores de evolución del sistema, se recomienda implementar una capa de persistencia formal mediante una base de datos relacional (como PostgreSQL o MySQL) con </w:t>
      </w:r>
      <w:r>
        <w:lastRenderedPageBreak/>
        <w:t>Jakarta Persistence API (JPA / Hibernate), reemplazando el almacenamiento en memoria volátil de credenciales para habilitar auditoría persistente, historial de transacciones y roles de usuario avanzados.</w:t>
      </w:r>
    </w:p>
    <w:p w14:paraId="283FC85A" w14:textId="77777777" w:rsidR="00E868F4" w:rsidRDefault="00000000" w:rsidP="00C47985">
      <w:r>
        <w:t>Configurar el protocolo de cifrado en tránsito HTTPS/TLS en el servidor Payara Server 6 para garantizar la total confidencialidad e integridad del Bearer Token y los datos intercambiados en redes de comunicación abiertas.</w:t>
      </w:r>
    </w:p>
    <w:p w14:paraId="31F5E908" w14:textId="77777777" w:rsidR="00E868F4" w:rsidRDefault="00000000" w:rsidP="00C47985">
      <w:r>
        <w:t>Incorporar la especificación OpenAPI 3.0 / Swagger en el servidor RESTful para generar automáticamente documentación interactiva y esquemas de prueba accesibles mediante interfaz web Swagger UI.</w:t>
      </w:r>
    </w:p>
    <w:p w14:paraId="41F9A48F" w14:textId="77777777" w:rsidR="00E868F4" w:rsidRDefault="00000000" w:rsidP="00C47985">
      <w:r>
        <w:t>Ejecutar pruebas automatizadas de rendimiento y estrés de carga concurrente utilizando herramientas como Apache JMeter para dimensionar la capacidad de respuesta del servidor Payara ante miles de peticiones simultáneas de conversión.</w:t>
      </w:r>
    </w:p>
    <w:p w14:paraId="212AD4D2" w14:textId="77777777" w:rsidR="00E868F4" w:rsidRDefault="00E868F4" w:rsidP="00C47985"/>
    <w:p w14:paraId="03335216" w14:textId="6B4670E8" w:rsidR="00E868F4" w:rsidRPr="00773361" w:rsidRDefault="00000000" w:rsidP="00C47985">
      <w:pPr>
        <w:pStyle w:val="Heading1"/>
        <w:numPr>
          <w:ilvl w:val="0"/>
          <w:numId w:val="5"/>
        </w:numPr>
        <w:rPr>
          <w:sz w:val="40"/>
          <w:szCs w:val="40"/>
        </w:rPr>
      </w:pPr>
      <w:bookmarkStart w:id="302" w:name="h.ref"/>
      <w:bookmarkStart w:id="303" w:name="_Toc243933383"/>
      <w:bookmarkEnd w:id="302"/>
      <w:r w:rsidRPr="00773361">
        <w:rPr>
          <w:sz w:val="40"/>
          <w:szCs w:val="40"/>
        </w:rPr>
        <w:t>REFERENCIAS BIBLIOGR</w:t>
      </w:r>
      <w:r w:rsidR="00773361" w:rsidRPr="00773361">
        <w:rPr>
          <w:sz w:val="40"/>
          <w:szCs w:val="40"/>
        </w:rPr>
        <w:t>Á</w:t>
      </w:r>
      <w:r w:rsidRPr="00773361">
        <w:rPr>
          <w:sz w:val="40"/>
          <w:szCs w:val="40"/>
        </w:rPr>
        <w:t>FICAS</w:t>
      </w:r>
      <w:bookmarkEnd w:id="303"/>
    </w:p>
    <w:p w14:paraId="62E0C8A4" w14:textId="77777777" w:rsidR="00E868F4" w:rsidRDefault="00E868F4" w:rsidP="00C47985"/>
    <w:p w14:paraId="647E33B0" w14:textId="77777777" w:rsidR="00E868F4" w:rsidRPr="003A0697" w:rsidRDefault="00000000" w:rsidP="003A0697">
      <w:pPr>
        <w:pStyle w:val="ListParagraph"/>
        <w:numPr>
          <w:ilvl w:val="0"/>
          <w:numId w:val="20"/>
        </w:numPr>
        <w:rPr>
          <w:lang w:val="en-US"/>
        </w:rPr>
      </w:pPr>
      <w:r w:rsidRPr="003A0697">
        <w:rPr>
          <w:lang w:val="en-US"/>
        </w:rPr>
        <w:t>Fielding, R. T. (2000). Architectural styles and the design of network-based software architectures. Doctoral dissertation, University of California, Irvine.</w:t>
      </w:r>
    </w:p>
    <w:p w14:paraId="5891DE4C" w14:textId="77777777" w:rsidR="00E868F4" w:rsidRPr="003A0697" w:rsidRDefault="00000000" w:rsidP="003A0697">
      <w:pPr>
        <w:pStyle w:val="ListParagraph"/>
        <w:numPr>
          <w:ilvl w:val="0"/>
          <w:numId w:val="20"/>
        </w:numPr>
        <w:rPr>
          <w:lang w:val="en-US"/>
        </w:rPr>
      </w:pPr>
      <w:r w:rsidRPr="003A0697">
        <w:rPr>
          <w:lang w:val="en-US"/>
        </w:rPr>
        <w:t>Fowler, M. (2006). Patterns of Enterprise Application Architecture. Addison-Wesley Professional.</w:t>
      </w:r>
    </w:p>
    <w:p w14:paraId="6F09F102" w14:textId="77777777" w:rsidR="00E868F4" w:rsidRDefault="00000000" w:rsidP="003A0697">
      <w:pPr>
        <w:pStyle w:val="ListParagraph"/>
        <w:numPr>
          <w:ilvl w:val="0"/>
          <w:numId w:val="20"/>
        </w:numPr>
      </w:pPr>
      <w:r w:rsidRPr="003A0697">
        <w:rPr>
          <w:lang w:val="en-US"/>
        </w:rPr>
        <w:t xml:space="preserve">Jakarta EE Working Group. (2026). Jakarta RESTful Web Services 3.1 Specification. </w:t>
      </w:r>
      <w:r>
        <w:t>Eclipse Foundation. Recuperado de los archivos del proyecto.</w:t>
      </w:r>
    </w:p>
    <w:p w14:paraId="6B6FCD0A" w14:textId="77777777" w:rsidR="00E868F4" w:rsidRDefault="00000000" w:rsidP="003A0697">
      <w:pPr>
        <w:pStyle w:val="ListParagraph"/>
        <w:numPr>
          <w:ilvl w:val="0"/>
          <w:numId w:val="20"/>
        </w:numPr>
      </w:pPr>
      <w:r>
        <w:t xml:space="preserve">Payara Services. </w:t>
      </w:r>
      <w:r w:rsidRPr="003A0697">
        <w:rPr>
          <w:lang w:val="en-US"/>
        </w:rPr>
        <w:t xml:space="preserve">(2026). Payara Server Enterprise Documentation: Jakarta REST and Cloud Architecture. </w:t>
      </w:r>
      <w:r>
        <w:t>Recuperado de los archivos del proyecto.</w:t>
      </w:r>
    </w:p>
    <w:p w14:paraId="3B19E774" w14:textId="77777777" w:rsidR="00E868F4" w:rsidRDefault="00000000" w:rsidP="003A0697">
      <w:pPr>
        <w:pStyle w:val="ListParagraph"/>
        <w:numPr>
          <w:ilvl w:val="0"/>
          <w:numId w:val="20"/>
        </w:numPr>
      </w:pPr>
      <w:r>
        <w:t>Red Hat. (2026). Arquitectura de APIs RESTful y microservicios empresariales. Red Hat Documentation. Recuperado de los archivos del proyecto.</w:t>
      </w:r>
    </w:p>
    <w:p w14:paraId="6BD1197D" w14:textId="77777777" w:rsidR="00E868F4" w:rsidRPr="003A0697" w:rsidRDefault="00000000" w:rsidP="003A0697">
      <w:pPr>
        <w:pStyle w:val="ListParagraph"/>
        <w:numPr>
          <w:ilvl w:val="0"/>
          <w:numId w:val="20"/>
        </w:numPr>
        <w:rPr>
          <w:lang w:val="en-US"/>
        </w:rPr>
      </w:pPr>
      <w:r>
        <w:t xml:space="preserve">Richardson, L., &amp; Ruby, S. (2007). </w:t>
      </w:r>
      <w:r w:rsidRPr="003A0697">
        <w:rPr>
          <w:lang w:val="en-US"/>
        </w:rPr>
        <w:t>RESTful Web Services. O'Reilly Media.</w:t>
      </w:r>
    </w:p>
    <w:p w14:paraId="4FCBD422" w14:textId="77777777" w:rsidR="00E868F4" w:rsidRPr="00347ED6" w:rsidRDefault="00E868F4" w:rsidP="00C47985">
      <w:pPr>
        <w:rPr>
          <w:lang w:val="en-US"/>
        </w:rPr>
      </w:pPr>
    </w:p>
    <w:sectPr w:rsidR="00E868F4" w:rsidRPr="00347ED6" w:rsidSect="00C62FAD">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1041D" w14:textId="77777777" w:rsidR="00386754" w:rsidRDefault="00386754" w:rsidP="00C47985">
      <w:r>
        <w:separator/>
      </w:r>
    </w:p>
  </w:endnote>
  <w:endnote w:type="continuationSeparator" w:id="0">
    <w:p w14:paraId="38E36350" w14:textId="77777777" w:rsidR="00386754" w:rsidRDefault="00386754" w:rsidP="00C47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07D91D-C86A-4B3E-B234-CA19FB02DB14}"/>
    <w:embedBold r:id="rId2" w:fontKey="{A1CBED09-062D-4614-AF67-1A4CA7540A38}"/>
    <w:embedItalic r:id="rId3" w:fontKey="{9B4FF6DC-6D79-4DCF-B81D-E6C83C6AACFA}"/>
    <w:embedBoldItalic r:id="rId4" w:fontKey="{33616185-CE86-45E5-94AD-3E82D59F0E5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5" w:fontKey="{C3DDF295-1402-4AED-9EC1-2AF050BDD08E}"/>
    <w:embedBoldItalic r:id="rId6" w:fontKey="{254ED5B3-6CFC-42E9-B949-9711532FCD34}"/>
  </w:font>
  <w:font w:name="Cambria">
    <w:panose1 w:val="02040503050406030204"/>
    <w:charset w:val="00"/>
    <w:family w:val="roman"/>
    <w:pitch w:val="variable"/>
    <w:sig w:usb0="E00006FF" w:usb1="420024FF" w:usb2="02000000" w:usb3="00000000" w:csb0="0000019F" w:csb1="00000000"/>
    <w:embedRegular r:id="rId7" w:fontKey="{83A47B2F-CE0E-4DDD-825F-E615B634867D}"/>
    <w:embedBold r:id="rId8" w:fontKey="{1E6CD11D-4278-447A-8802-31FCE60401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220216"/>
      <w:docPartObj>
        <w:docPartGallery w:val="Page Numbers (Bottom of Page)"/>
        <w:docPartUnique/>
      </w:docPartObj>
    </w:sdtPr>
    <w:sdtEndPr>
      <w:rPr>
        <w:rFonts w:asciiTheme="majorHAnsi" w:hAnsiTheme="majorHAnsi" w:cstheme="majorHAnsi"/>
        <w:noProof/>
      </w:rPr>
    </w:sdtEndPr>
    <w:sdtContent>
      <w:p w14:paraId="5006C874" w14:textId="77777777" w:rsidR="003A0697" w:rsidRDefault="003A0697">
        <w:pPr>
          <w:pStyle w:val="Footer"/>
          <w:jc w:val="right"/>
          <w:rPr>
            <w:rFonts w:asciiTheme="majorHAnsi" w:hAnsiTheme="majorHAnsi" w:cstheme="majorHAnsi"/>
            <w:noProof/>
          </w:rPr>
        </w:pPr>
        <w:r w:rsidRPr="003A0697">
          <w:rPr>
            <w:rFonts w:asciiTheme="majorHAnsi" w:hAnsiTheme="majorHAnsi" w:cstheme="majorHAnsi"/>
          </w:rPr>
          <w:fldChar w:fldCharType="begin"/>
        </w:r>
        <w:r w:rsidRPr="003A0697">
          <w:rPr>
            <w:rFonts w:asciiTheme="majorHAnsi" w:hAnsiTheme="majorHAnsi" w:cstheme="majorHAnsi"/>
          </w:rPr>
          <w:instrText xml:space="preserve"> PAGE   \* MERGEFORMAT </w:instrText>
        </w:r>
        <w:r w:rsidRPr="003A0697">
          <w:rPr>
            <w:rFonts w:asciiTheme="majorHAnsi" w:hAnsiTheme="majorHAnsi" w:cstheme="majorHAnsi"/>
          </w:rPr>
          <w:fldChar w:fldCharType="separate"/>
        </w:r>
        <w:r w:rsidRPr="003A0697">
          <w:rPr>
            <w:rFonts w:asciiTheme="majorHAnsi" w:hAnsiTheme="majorHAnsi" w:cstheme="majorHAnsi"/>
            <w:noProof/>
          </w:rPr>
          <w:t>2</w:t>
        </w:r>
        <w:r w:rsidRPr="003A0697">
          <w:rPr>
            <w:rFonts w:asciiTheme="majorHAnsi" w:hAnsiTheme="majorHAnsi" w:cstheme="majorHAnsi"/>
            <w:noProof/>
          </w:rPr>
          <w:fldChar w:fldCharType="end"/>
        </w:r>
      </w:p>
      <w:p w14:paraId="3ED20DAF" w14:textId="17B32E60" w:rsidR="003A0697" w:rsidRPr="003A0697" w:rsidRDefault="003A0697">
        <w:pPr>
          <w:pStyle w:val="Footer"/>
          <w:jc w:val="right"/>
          <w:rPr>
            <w:rFonts w:asciiTheme="majorHAnsi" w:hAnsiTheme="majorHAnsi" w:cstheme="majorHAnsi"/>
          </w:rPr>
        </w:pPr>
      </w:p>
    </w:sdtContent>
  </w:sdt>
  <w:p w14:paraId="496C9C49" w14:textId="77777777" w:rsidR="004B4D2E" w:rsidRDefault="004B4D2E" w:rsidP="00C47985">
    <w:pPr>
      <w:rPr>
        <w:b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FD0D4" w14:textId="77777777" w:rsidR="00386754" w:rsidRDefault="00386754" w:rsidP="00C47985">
      <w:r>
        <w:separator/>
      </w:r>
    </w:p>
  </w:footnote>
  <w:footnote w:type="continuationSeparator" w:id="0">
    <w:p w14:paraId="013D5519" w14:textId="77777777" w:rsidR="00386754" w:rsidRDefault="00386754" w:rsidP="00C47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A28"/>
    <w:multiLevelType w:val="hybridMultilevel"/>
    <w:tmpl w:val="2320F18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2E93A6E"/>
    <w:multiLevelType w:val="multilevel"/>
    <w:tmpl w:val="A6463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3F5A62"/>
    <w:multiLevelType w:val="multilevel"/>
    <w:tmpl w:val="64C2C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5F32408"/>
    <w:multiLevelType w:val="multilevel"/>
    <w:tmpl w:val="F3DCF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3B6E6A"/>
    <w:multiLevelType w:val="multilevel"/>
    <w:tmpl w:val="6D3AB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4B239A"/>
    <w:multiLevelType w:val="multilevel"/>
    <w:tmpl w:val="17AC7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783111"/>
    <w:multiLevelType w:val="multilevel"/>
    <w:tmpl w:val="43DCA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0B3282"/>
    <w:multiLevelType w:val="multilevel"/>
    <w:tmpl w:val="B6FA3DB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49772237"/>
    <w:multiLevelType w:val="hybridMultilevel"/>
    <w:tmpl w:val="BCC4240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B1706DE"/>
    <w:multiLevelType w:val="multilevel"/>
    <w:tmpl w:val="40D459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CF1AC2"/>
    <w:multiLevelType w:val="multilevel"/>
    <w:tmpl w:val="F25A28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5420BFF"/>
    <w:multiLevelType w:val="multilevel"/>
    <w:tmpl w:val="BE2AF996"/>
    <w:lvl w:ilvl="0">
      <w:start w:val="1"/>
      <w:numFmt w:val="decimal"/>
      <w:lvlText w:val="%1"/>
      <w:lvlJc w:val="left"/>
      <w:pPr>
        <w:ind w:left="432" w:hanging="432"/>
      </w:pPr>
      <w:rPr>
        <w:b/>
        <w:bCs/>
        <w:sz w:val="40"/>
        <w:szCs w:val="40"/>
        <w:u w:val="none"/>
      </w:rPr>
    </w:lvl>
    <w:lvl w:ilvl="1">
      <w:start w:val="1"/>
      <w:numFmt w:val="decimal"/>
      <w:lvlText w:val="%1.%2"/>
      <w:lvlJc w:val="left"/>
      <w:pPr>
        <w:ind w:left="576" w:hanging="576"/>
      </w:pPr>
      <w:rPr>
        <w:sz w:val="36"/>
        <w:szCs w:val="36"/>
        <w:u w:val="none"/>
      </w:rPr>
    </w:lvl>
    <w:lvl w:ilvl="2">
      <w:start w:val="1"/>
      <w:numFmt w:val="decimal"/>
      <w:pStyle w:val="Heading3"/>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2" w15:restartNumberingAfterBreak="0">
    <w:nsid w:val="5D623E49"/>
    <w:multiLevelType w:val="multilevel"/>
    <w:tmpl w:val="6ACE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DB067D"/>
    <w:multiLevelType w:val="hybridMultilevel"/>
    <w:tmpl w:val="B7189C28"/>
    <w:lvl w:ilvl="0" w:tplc="36F6E1E6">
      <w:numFmt w:val="bullet"/>
      <w:lvlText w:val="-"/>
      <w:lvlJc w:val="left"/>
      <w:pPr>
        <w:ind w:left="720" w:hanging="360"/>
      </w:pPr>
      <w:rPr>
        <w:rFonts w:ascii="Arial" w:eastAsia="Calibr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61D44B2"/>
    <w:multiLevelType w:val="multilevel"/>
    <w:tmpl w:val="45A8B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83F0655"/>
    <w:multiLevelType w:val="multilevel"/>
    <w:tmpl w:val="3B4C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E320C8"/>
    <w:multiLevelType w:val="multilevel"/>
    <w:tmpl w:val="9B9419B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016C5F"/>
    <w:multiLevelType w:val="hybridMultilevel"/>
    <w:tmpl w:val="7B5A8A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0681137"/>
    <w:multiLevelType w:val="hybridMultilevel"/>
    <w:tmpl w:val="278467C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73333770"/>
    <w:multiLevelType w:val="multilevel"/>
    <w:tmpl w:val="0E2C0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0F6661"/>
    <w:multiLevelType w:val="hybridMultilevel"/>
    <w:tmpl w:val="CC42A5F0"/>
    <w:lvl w:ilvl="0" w:tplc="36F6E1E6">
      <w:numFmt w:val="bullet"/>
      <w:lvlText w:val="-"/>
      <w:lvlJc w:val="left"/>
      <w:pPr>
        <w:ind w:left="720" w:hanging="360"/>
      </w:pPr>
      <w:rPr>
        <w:rFonts w:ascii="Arial" w:eastAsia="Calibr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BBD55C9"/>
    <w:multiLevelType w:val="multilevel"/>
    <w:tmpl w:val="91F01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8E480B"/>
    <w:multiLevelType w:val="multilevel"/>
    <w:tmpl w:val="4516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370398">
    <w:abstractNumId w:val="10"/>
  </w:num>
  <w:num w:numId="2" w16cid:durableId="1175533157">
    <w:abstractNumId w:val="1"/>
  </w:num>
  <w:num w:numId="3" w16cid:durableId="2033340660">
    <w:abstractNumId w:val="14"/>
  </w:num>
  <w:num w:numId="4" w16cid:durableId="1546284932">
    <w:abstractNumId w:val="9"/>
  </w:num>
  <w:num w:numId="5" w16cid:durableId="2140683110">
    <w:abstractNumId w:val="11"/>
  </w:num>
  <w:num w:numId="6" w16cid:durableId="309216997">
    <w:abstractNumId w:val="3"/>
  </w:num>
  <w:num w:numId="7" w16cid:durableId="1963458949">
    <w:abstractNumId w:val="4"/>
  </w:num>
  <w:num w:numId="8" w16cid:durableId="987897906">
    <w:abstractNumId w:val="19"/>
  </w:num>
  <w:num w:numId="9" w16cid:durableId="1341398226">
    <w:abstractNumId w:val="7"/>
  </w:num>
  <w:num w:numId="10" w16cid:durableId="2113818577">
    <w:abstractNumId w:val="16"/>
  </w:num>
  <w:num w:numId="11" w16cid:durableId="523323834">
    <w:abstractNumId w:val="6"/>
  </w:num>
  <w:num w:numId="12" w16cid:durableId="1901745165">
    <w:abstractNumId w:val="2"/>
  </w:num>
  <w:num w:numId="13" w16cid:durableId="993949298">
    <w:abstractNumId w:val="5"/>
  </w:num>
  <w:num w:numId="14" w16cid:durableId="1686831228">
    <w:abstractNumId w:val="21"/>
  </w:num>
  <w:num w:numId="15" w16cid:durableId="1857378186">
    <w:abstractNumId w:val="15"/>
  </w:num>
  <w:num w:numId="16" w16cid:durableId="1851069347">
    <w:abstractNumId w:val="12"/>
  </w:num>
  <w:num w:numId="17" w16cid:durableId="595600040">
    <w:abstractNumId w:val="22"/>
  </w:num>
  <w:num w:numId="18" w16cid:durableId="2063824062">
    <w:abstractNumId w:val="18"/>
  </w:num>
  <w:num w:numId="19" w16cid:durableId="1263341731">
    <w:abstractNumId w:val="8"/>
  </w:num>
  <w:num w:numId="20" w16cid:durableId="674112093">
    <w:abstractNumId w:val="0"/>
  </w:num>
  <w:num w:numId="21" w16cid:durableId="442580831">
    <w:abstractNumId w:val="17"/>
  </w:num>
  <w:num w:numId="22" w16cid:durableId="1909728752">
    <w:abstractNumId w:val="13"/>
  </w:num>
  <w:num w:numId="23" w16cid:durableId="30547748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VINICIO NARVAEZ CRIOLLO">
    <w15:presenceInfo w15:providerId="AD" w15:userId="S::lvnarvaez1@espe.edu.ec::5d8c289f-16dc-41a9-9218-7c14cb43dc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2E"/>
    <w:rsid w:val="00043304"/>
    <w:rsid w:val="000822EE"/>
    <w:rsid w:val="001E78F3"/>
    <w:rsid w:val="0022796C"/>
    <w:rsid w:val="00231050"/>
    <w:rsid w:val="00284DFF"/>
    <w:rsid w:val="00294B18"/>
    <w:rsid w:val="00347ED6"/>
    <w:rsid w:val="00386754"/>
    <w:rsid w:val="003A0697"/>
    <w:rsid w:val="004B4D2E"/>
    <w:rsid w:val="004B508F"/>
    <w:rsid w:val="005F7128"/>
    <w:rsid w:val="006E4F9C"/>
    <w:rsid w:val="00711B29"/>
    <w:rsid w:val="00773361"/>
    <w:rsid w:val="00794315"/>
    <w:rsid w:val="008263FE"/>
    <w:rsid w:val="008C1564"/>
    <w:rsid w:val="00A075C7"/>
    <w:rsid w:val="00A422D3"/>
    <w:rsid w:val="00AF3196"/>
    <w:rsid w:val="00BB55BE"/>
    <w:rsid w:val="00C47985"/>
    <w:rsid w:val="00C52ED9"/>
    <w:rsid w:val="00C62FAD"/>
    <w:rsid w:val="00DA3262"/>
    <w:rsid w:val="00DA33AF"/>
    <w:rsid w:val="00E868F4"/>
    <w:rsid w:val="00F2589C"/>
    <w:rsid w:val="00F358A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8A75"/>
  <w15:docId w15:val="{8E94579F-EF8D-42EB-ACF5-7DFCC061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985"/>
    <w:pPr>
      <w:spacing w:line="240" w:lineRule="auto"/>
      <w:jc w:val="both"/>
    </w:pPr>
    <w:rPr>
      <w:rFonts w:eastAsia="Calibri"/>
      <w:b w:val="0"/>
      <w:sz w:val="22"/>
      <w:szCs w:val="22"/>
    </w:rPr>
  </w:style>
  <w:style w:type="paragraph" w:styleId="Heading1">
    <w:name w:val="heading 1"/>
    <w:basedOn w:val="Normal"/>
    <w:next w:val="Normal"/>
    <w:uiPriority w:val="9"/>
    <w:qFormat/>
    <w:rsid w:val="00AF3196"/>
    <w:pPr>
      <w:keepNext/>
      <w:keepLines/>
      <w:outlineLvl w:val="0"/>
    </w:pPr>
    <w:rPr>
      <w:b/>
      <w:bCs w:val="0"/>
      <w:sz w:val="32"/>
      <w:szCs w:val="32"/>
    </w:rPr>
  </w:style>
  <w:style w:type="paragraph" w:styleId="Heading2">
    <w:name w:val="heading 2"/>
    <w:basedOn w:val="Normal"/>
    <w:next w:val="Normal"/>
    <w:uiPriority w:val="9"/>
    <w:unhideWhenUsed/>
    <w:qFormat/>
    <w:pPr>
      <w:spacing w:before="120" w:after="120"/>
      <w:ind w:left="576"/>
      <w:outlineLvl w:val="1"/>
    </w:pPr>
    <w:rPr>
      <w:sz w:val="36"/>
      <w:szCs w:val="36"/>
    </w:rPr>
  </w:style>
  <w:style w:type="paragraph" w:styleId="Heading3">
    <w:name w:val="heading 3"/>
    <w:basedOn w:val="Normal"/>
    <w:next w:val="Normal"/>
    <w:uiPriority w:val="9"/>
    <w:unhideWhenUsed/>
    <w:qFormat/>
    <w:rsid w:val="00C47985"/>
    <w:pPr>
      <w:keepNext/>
      <w:keepLines/>
      <w:numPr>
        <w:ilvl w:val="2"/>
        <w:numId w:val="5"/>
      </w:numPr>
      <w:outlineLvl w:val="2"/>
    </w:pPr>
    <w:rPr>
      <w:sz w:val="28"/>
      <w:szCs w:val="28"/>
    </w:rPr>
  </w:style>
  <w:style w:type="paragraph" w:styleId="Heading4">
    <w:name w:val="heading 4"/>
    <w:basedOn w:val="Normal"/>
    <w:next w:val="Normal"/>
    <w:uiPriority w:val="9"/>
    <w:unhideWhenUsed/>
    <w:qFormat/>
    <w:rsid w:val="00231050"/>
    <w:pPr>
      <w:keepNext/>
      <w:keepLines/>
      <w:spacing w:after="200" w:line="276" w:lineRule="auto"/>
      <w:jc w:val="left"/>
      <w:outlineLvl w:val="3"/>
    </w:pPr>
    <w:rPr>
      <w:b/>
      <w:bCs w:val="0"/>
    </w:rPr>
  </w:style>
  <w:style w:type="paragraph" w:styleId="Heading5">
    <w:name w:val="heading 5"/>
    <w:basedOn w:val="Normal"/>
    <w:next w:val="Normal"/>
    <w:uiPriority w:val="9"/>
    <w:unhideWhenUsed/>
    <w:qFormat/>
    <w:rsid w:val="00231050"/>
    <w:pPr>
      <w:keepNext/>
      <w:keepLines/>
      <w:spacing w:after="200" w:line="276" w:lineRule="auto"/>
      <w:jc w:val="left"/>
      <w:outlineLvl w:val="4"/>
    </w:pPr>
    <w:rPr>
      <w:rFonts w:ascii="Calibri" w:hAnsi="Calibri" w:cs="Calibri"/>
      <w:b/>
      <w:bCs w:val="0"/>
      <w:i/>
      <w:iCs/>
      <w:sz w:val="18"/>
      <w:szCs w:val="18"/>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2"/>
    <w:tblPr>
      <w:tblStyleRowBandSize w:val="1"/>
      <w:tblStyleColBandSize w:val="1"/>
      <w:tblCellMar>
        <w:top w:w="0" w:type="dxa"/>
        <w:left w:w="115" w:type="dxa"/>
        <w:bottom w:w="0" w:type="dxa"/>
        <w:right w:w="115" w:type="dxa"/>
      </w:tblCellMar>
    </w:tblPr>
  </w:style>
  <w:style w:type="table" w:customStyle="1" w:styleId="a6">
    <w:basedOn w:val="TableNormal2"/>
    <w:tblPr>
      <w:tblStyleRowBandSize w:val="1"/>
      <w:tblStyleColBandSize w:val="1"/>
      <w:tblCellMar>
        <w:top w:w="0" w:type="dxa"/>
        <w:left w:w="115" w:type="dxa"/>
        <w:bottom w:w="0" w:type="dxa"/>
        <w:right w:w="115" w:type="dxa"/>
      </w:tblCellMar>
    </w:tblPr>
  </w:style>
  <w:style w:type="table" w:customStyle="1" w:styleId="a7">
    <w:basedOn w:val="TableNormal2"/>
    <w:tblPr>
      <w:tblStyleRowBandSize w:val="1"/>
      <w:tblStyleColBandSize w:val="1"/>
      <w:tblCellMar>
        <w:top w:w="0" w:type="dxa"/>
        <w:left w:w="115" w:type="dxa"/>
        <w:bottom w:w="0"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CellMar>
        <w:top w:w="0" w:type="dxa"/>
        <w:left w:w="115" w:type="dxa"/>
        <w:bottom w:w="0" w:type="dxa"/>
        <w:right w:w="115" w:type="dxa"/>
      </w:tblCellMar>
    </w:tblPr>
  </w:style>
  <w:style w:type="table" w:customStyle="1" w:styleId="af">
    <w:basedOn w:val="TableNormal2"/>
    <w:tblPr>
      <w:tblStyleRowBandSize w:val="1"/>
      <w:tblStyleColBandSize w:val="1"/>
      <w:tblCellMar>
        <w:top w:w="0" w:type="dxa"/>
        <w:left w:w="115" w:type="dxa"/>
        <w:bottom w:w="0" w:type="dxa"/>
        <w:right w:w="115" w:type="dxa"/>
      </w:tblCellMar>
    </w:tblPr>
  </w:style>
  <w:style w:type="table" w:customStyle="1" w:styleId="af0">
    <w:basedOn w:val="TableNormal2"/>
    <w:tblPr>
      <w:tblStyleRowBandSize w:val="1"/>
      <w:tblStyleColBandSize w:val="1"/>
      <w:tblCellMar>
        <w:top w:w="0" w:type="dxa"/>
        <w:left w:w="115" w:type="dxa"/>
        <w:bottom w:w="0" w:type="dxa"/>
        <w:right w:w="115" w:type="dxa"/>
      </w:tblCellMar>
    </w:tblPr>
  </w:style>
  <w:style w:type="table" w:customStyle="1" w:styleId="af1">
    <w:basedOn w:val="TableNormal2"/>
    <w:tblPr>
      <w:tblStyleRowBandSize w:val="1"/>
      <w:tblStyleColBandSize w:val="1"/>
      <w:tblCellMar>
        <w:top w:w="0" w:type="dxa"/>
        <w:left w:w="115" w:type="dxa"/>
        <w:bottom w:w="0" w:type="dxa"/>
        <w:right w:w="115" w:type="dxa"/>
      </w:tblCellMar>
    </w:tblPr>
  </w:style>
  <w:style w:type="table" w:customStyle="1" w:styleId="af2">
    <w:basedOn w:val="TableNormal2"/>
    <w:tblPr>
      <w:tblStyleRowBandSize w:val="1"/>
      <w:tblStyleColBandSize w:val="1"/>
      <w:tblCellMar>
        <w:top w:w="0" w:type="dxa"/>
        <w:left w:w="115" w:type="dxa"/>
        <w:bottom w:w="0" w:type="dxa"/>
        <w:right w:w="115" w:type="dxa"/>
      </w:tblCellMar>
    </w:tblPr>
  </w:style>
  <w:style w:type="table" w:customStyle="1" w:styleId="af3">
    <w:basedOn w:val="TableNormal2"/>
    <w:tblPr>
      <w:tblStyleRowBandSize w:val="1"/>
      <w:tblStyleColBandSize w:val="1"/>
      <w:tblCellMar>
        <w:top w:w="0" w:type="dxa"/>
        <w:left w:w="115" w:type="dxa"/>
        <w:bottom w:w="0" w:type="dxa"/>
        <w:right w:w="115" w:type="dxa"/>
      </w:tblCellMar>
    </w:tblPr>
  </w:style>
  <w:style w:type="table" w:customStyle="1" w:styleId="af4">
    <w:basedOn w:val="TableNormal2"/>
    <w:tblPr>
      <w:tblStyleRowBandSize w:val="1"/>
      <w:tblStyleColBandSize w:val="1"/>
      <w:tblCellMar>
        <w:top w:w="0" w:type="dxa"/>
        <w:left w:w="115" w:type="dxa"/>
        <w:bottom w:w="0" w:type="dxa"/>
        <w:right w:w="115" w:type="dxa"/>
      </w:tblCellMar>
    </w:tblPr>
  </w:style>
  <w:style w:type="table" w:customStyle="1" w:styleId="af5">
    <w:basedOn w:val="TableNormal2"/>
    <w:tblPr>
      <w:tblStyleRowBandSize w:val="1"/>
      <w:tblStyleColBandSize w:val="1"/>
      <w:tblCellMar>
        <w:top w:w="0" w:type="dxa"/>
        <w:left w:w="115" w:type="dxa"/>
        <w:bottom w:w="0" w:type="dxa"/>
        <w:right w:w="115" w:type="dxa"/>
      </w:tblCellMar>
    </w:tblPr>
  </w:style>
  <w:style w:type="table" w:customStyle="1" w:styleId="af6">
    <w:basedOn w:val="TableNormal2"/>
    <w:tblPr>
      <w:tblStyleRowBandSize w:val="1"/>
      <w:tblStyleColBandSize w:val="1"/>
      <w:tblCellMar>
        <w:top w:w="0" w:type="dxa"/>
        <w:left w:w="115" w:type="dxa"/>
        <w:bottom w:w="0" w:type="dxa"/>
        <w:right w:w="115" w:type="dxa"/>
      </w:tblCellMar>
    </w:tblPr>
  </w:style>
  <w:style w:type="table" w:customStyle="1" w:styleId="af7">
    <w:basedOn w:val="TableNormal2"/>
    <w:tblPr>
      <w:tblStyleRowBandSize w:val="1"/>
      <w:tblStyleColBandSize w:val="1"/>
      <w:tblCellMar>
        <w:top w:w="0" w:type="dxa"/>
        <w:left w:w="115" w:type="dxa"/>
        <w:bottom w:w="0" w:type="dxa"/>
        <w:right w:w="115" w:type="dxa"/>
      </w:tblCellMar>
    </w:tblPr>
  </w:style>
  <w:style w:type="table" w:customStyle="1" w:styleId="af8">
    <w:basedOn w:val="TableNormal2"/>
    <w:tblPr>
      <w:tblStyleRowBandSize w:val="1"/>
      <w:tblStyleColBandSize w:val="1"/>
      <w:tblCellMar>
        <w:top w:w="0" w:type="dxa"/>
        <w:left w:w="115" w:type="dxa"/>
        <w:bottom w:w="0" w:type="dxa"/>
        <w:right w:w="115" w:type="dxa"/>
      </w:tblCellMar>
    </w:tblPr>
  </w:style>
  <w:style w:type="table" w:customStyle="1" w:styleId="af9">
    <w:basedOn w:val="TableNormal2"/>
    <w:tblPr>
      <w:tblStyleRowBandSize w:val="1"/>
      <w:tblStyleColBandSize w:val="1"/>
      <w:tblCellMar>
        <w:top w:w="0" w:type="dxa"/>
        <w:left w:w="115" w:type="dxa"/>
        <w:bottom w:w="0" w:type="dxa"/>
        <w:right w:w="115" w:type="dxa"/>
      </w:tblCellMar>
    </w:tblPr>
  </w:style>
  <w:style w:type="table" w:customStyle="1" w:styleId="afa">
    <w:basedOn w:val="TableNormal2"/>
    <w:tblPr>
      <w:tblStyleRowBandSize w:val="1"/>
      <w:tblStyleColBandSize w:val="1"/>
      <w:tblCellMar>
        <w:top w:w="0" w:type="dxa"/>
        <w:left w:w="115" w:type="dxa"/>
        <w:bottom w:w="0" w:type="dxa"/>
        <w:right w:w="115" w:type="dxa"/>
      </w:tblCellMar>
    </w:tblPr>
  </w:style>
  <w:style w:type="table" w:customStyle="1" w:styleId="afb">
    <w:basedOn w:val="TableNormal2"/>
    <w:tblPr>
      <w:tblStyleRowBandSize w:val="1"/>
      <w:tblStyleColBandSize w:val="1"/>
      <w:tblCellMar>
        <w:top w:w="0" w:type="dxa"/>
        <w:left w:w="115" w:type="dxa"/>
        <w:bottom w:w="0" w:type="dxa"/>
        <w:right w:w="115" w:type="dxa"/>
      </w:tblCellMar>
    </w:tblPr>
  </w:style>
  <w:style w:type="table" w:customStyle="1" w:styleId="afc">
    <w:basedOn w:val="TableNormal2"/>
    <w:tblPr>
      <w:tblStyleRowBandSize w:val="1"/>
      <w:tblStyleColBandSize w:val="1"/>
      <w:tblCellMar>
        <w:top w:w="0" w:type="dxa"/>
        <w:left w:w="115" w:type="dxa"/>
        <w:bottom w:w="0" w:type="dxa"/>
        <w:right w:w="115" w:type="dxa"/>
      </w:tblCellMar>
    </w:tblPr>
  </w:style>
  <w:style w:type="table" w:customStyle="1" w:styleId="afd">
    <w:basedOn w:val="TableNormal2"/>
    <w:tblPr>
      <w:tblStyleRowBandSize w:val="1"/>
      <w:tblStyleColBandSize w:val="1"/>
      <w:tblCellMar>
        <w:top w:w="0" w:type="dxa"/>
        <w:left w:w="115" w:type="dxa"/>
        <w:bottom w:w="0" w:type="dxa"/>
        <w:right w:w="115"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115" w:type="dxa"/>
        <w:bottom w:w="0" w:type="dxa"/>
        <w:right w:w="115" w:type="dxa"/>
      </w:tblCellMar>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paragraph" w:styleId="TOCHeading">
    <w:name w:val="TOC Heading"/>
    <w:basedOn w:val="Heading1"/>
    <w:next w:val="Normal"/>
    <w:uiPriority w:val="39"/>
    <w:unhideWhenUsed/>
    <w:qFormat/>
    <w:rsid w:val="00347ED6"/>
    <w:pPr>
      <w:spacing w:before="240" w:line="259" w:lineRule="auto"/>
      <w:jc w:val="left"/>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347ED6"/>
    <w:pPr>
      <w:spacing w:after="100"/>
    </w:pPr>
  </w:style>
  <w:style w:type="paragraph" w:styleId="TOC2">
    <w:name w:val="toc 2"/>
    <w:basedOn w:val="Normal"/>
    <w:next w:val="Normal"/>
    <w:autoRedefine/>
    <w:uiPriority w:val="39"/>
    <w:unhideWhenUsed/>
    <w:rsid w:val="00347ED6"/>
    <w:pPr>
      <w:spacing w:after="100"/>
      <w:ind w:left="280"/>
    </w:pPr>
  </w:style>
  <w:style w:type="paragraph" w:styleId="TOC3">
    <w:name w:val="toc 3"/>
    <w:basedOn w:val="Normal"/>
    <w:next w:val="Normal"/>
    <w:autoRedefine/>
    <w:uiPriority w:val="39"/>
    <w:unhideWhenUsed/>
    <w:rsid w:val="00347ED6"/>
    <w:pPr>
      <w:spacing w:after="100"/>
      <w:ind w:left="560"/>
    </w:pPr>
  </w:style>
  <w:style w:type="character" w:styleId="Hyperlink">
    <w:name w:val="Hyperlink"/>
    <w:basedOn w:val="DefaultParagraphFont"/>
    <w:uiPriority w:val="99"/>
    <w:unhideWhenUsed/>
    <w:rsid w:val="00347ED6"/>
    <w:rPr>
      <w:color w:val="0000FF" w:themeColor="hyperlink"/>
      <w:u w:val="single"/>
    </w:rPr>
  </w:style>
  <w:style w:type="paragraph" w:styleId="Caption">
    <w:name w:val="caption"/>
    <w:basedOn w:val="Normal"/>
    <w:next w:val="Normal"/>
    <w:uiPriority w:val="35"/>
    <w:unhideWhenUsed/>
    <w:qFormat/>
    <w:rsid w:val="00347ED6"/>
    <w:pPr>
      <w:spacing w:after="200"/>
    </w:pPr>
    <w:rPr>
      <w:i/>
      <w:iCs/>
      <w:color w:val="1F497D" w:themeColor="text2"/>
      <w:sz w:val="18"/>
      <w:szCs w:val="18"/>
    </w:rPr>
  </w:style>
  <w:style w:type="paragraph" w:styleId="TableofFigures">
    <w:name w:val="table of figures"/>
    <w:basedOn w:val="Normal"/>
    <w:next w:val="Normal"/>
    <w:uiPriority w:val="99"/>
    <w:semiHidden/>
    <w:unhideWhenUsed/>
    <w:rsid w:val="00347ED6"/>
  </w:style>
  <w:style w:type="paragraph" w:styleId="TOC4">
    <w:name w:val="toc 4"/>
    <w:basedOn w:val="Normal"/>
    <w:next w:val="Normal"/>
    <w:autoRedefine/>
    <w:uiPriority w:val="39"/>
    <w:unhideWhenUsed/>
    <w:rsid w:val="00DA3262"/>
    <w:pPr>
      <w:tabs>
        <w:tab w:val="right" w:leader="dot" w:pos="9016"/>
      </w:tabs>
      <w:spacing w:after="100"/>
    </w:pPr>
    <w:rPr>
      <w:b/>
      <w:lang w:val="en-US"/>
    </w:rPr>
  </w:style>
  <w:style w:type="paragraph" w:styleId="TOC5">
    <w:name w:val="toc 5"/>
    <w:basedOn w:val="Normal"/>
    <w:next w:val="Normal"/>
    <w:autoRedefine/>
    <w:uiPriority w:val="39"/>
    <w:unhideWhenUsed/>
    <w:rsid w:val="00711B29"/>
    <w:pPr>
      <w:spacing w:after="100" w:line="278" w:lineRule="auto"/>
      <w:ind w:left="960"/>
    </w:pPr>
    <w:rPr>
      <w:rFonts w:asciiTheme="minorHAnsi" w:eastAsiaTheme="minorEastAsia" w:hAnsiTheme="minorHAnsi" w:cstheme="minorBidi"/>
      <w:b/>
      <w:bCs w:val="0"/>
      <w:kern w:val="2"/>
      <w:sz w:val="24"/>
      <w:szCs w:val="24"/>
      <w:lang w:val="es-EC"/>
      <w14:ligatures w14:val="standardContextual"/>
    </w:rPr>
  </w:style>
  <w:style w:type="paragraph" w:styleId="TOC6">
    <w:name w:val="toc 6"/>
    <w:basedOn w:val="Normal"/>
    <w:next w:val="Normal"/>
    <w:autoRedefine/>
    <w:uiPriority w:val="39"/>
    <w:unhideWhenUsed/>
    <w:rsid w:val="00711B29"/>
    <w:pPr>
      <w:spacing w:after="100" w:line="278" w:lineRule="auto"/>
      <w:ind w:left="1200"/>
    </w:pPr>
    <w:rPr>
      <w:rFonts w:asciiTheme="minorHAnsi" w:eastAsiaTheme="minorEastAsia" w:hAnsiTheme="minorHAnsi" w:cstheme="minorBidi"/>
      <w:b/>
      <w:bCs w:val="0"/>
      <w:kern w:val="2"/>
      <w:sz w:val="24"/>
      <w:szCs w:val="24"/>
      <w:lang w:val="es-EC"/>
      <w14:ligatures w14:val="standardContextual"/>
    </w:rPr>
  </w:style>
  <w:style w:type="paragraph" w:styleId="TOC7">
    <w:name w:val="toc 7"/>
    <w:basedOn w:val="Normal"/>
    <w:next w:val="Normal"/>
    <w:autoRedefine/>
    <w:uiPriority w:val="39"/>
    <w:unhideWhenUsed/>
    <w:rsid w:val="00711B29"/>
    <w:pPr>
      <w:spacing w:after="100" w:line="278" w:lineRule="auto"/>
      <w:ind w:left="1440"/>
    </w:pPr>
    <w:rPr>
      <w:rFonts w:asciiTheme="minorHAnsi" w:eastAsiaTheme="minorEastAsia" w:hAnsiTheme="minorHAnsi" w:cstheme="minorBidi"/>
      <w:b/>
      <w:bCs w:val="0"/>
      <w:kern w:val="2"/>
      <w:sz w:val="24"/>
      <w:szCs w:val="24"/>
      <w:lang w:val="es-EC"/>
      <w14:ligatures w14:val="standardContextual"/>
    </w:rPr>
  </w:style>
  <w:style w:type="paragraph" w:styleId="TOC8">
    <w:name w:val="toc 8"/>
    <w:basedOn w:val="Normal"/>
    <w:next w:val="Normal"/>
    <w:autoRedefine/>
    <w:uiPriority w:val="39"/>
    <w:unhideWhenUsed/>
    <w:rsid w:val="00711B29"/>
    <w:pPr>
      <w:spacing w:after="100" w:line="278" w:lineRule="auto"/>
      <w:ind w:left="1680"/>
    </w:pPr>
    <w:rPr>
      <w:rFonts w:asciiTheme="minorHAnsi" w:eastAsiaTheme="minorEastAsia" w:hAnsiTheme="minorHAnsi" w:cstheme="minorBidi"/>
      <w:b/>
      <w:bCs w:val="0"/>
      <w:kern w:val="2"/>
      <w:sz w:val="24"/>
      <w:szCs w:val="24"/>
      <w:lang w:val="es-EC"/>
      <w14:ligatures w14:val="standardContextual"/>
    </w:rPr>
  </w:style>
  <w:style w:type="paragraph" w:styleId="TOC9">
    <w:name w:val="toc 9"/>
    <w:basedOn w:val="Normal"/>
    <w:next w:val="Normal"/>
    <w:autoRedefine/>
    <w:uiPriority w:val="39"/>
    <w:unhideWhenUsed/>
    <w:rsid w:val="00711B29"/>
    <w:pPr>
      <w:spacing w:after="100" w:line="278" w:lineRule="auto"/>
      <w:ind w:left="1920"/>
    </w:pPr>
    <w:rPr>
      <w:rFonts w:asciiTheme="minorHAnsi" w:eastAsiaTheme="minorEastAsia" w:hAnsiTheme="minorHAnsi" w:cstheme="minorBidi"/>
      <w:b/>
      <w:bCs w:val="0"/>
      <w:kern w:val="2"/>
      <w:sz w:val="24"/>
      <w:szCs w:val="24"/>
      <w:lang w:val="es-EC"/>
      <w14:ligatures w14:val="standardContextual"/>
    </w:rPr>
  </w:style>
  <w:style w:type="character" w:styleId="UnresolvedMention">
    <w:name w:val="Unresolved Mention"/>
    <w:basedOn w:val="DefaultParagraphFont"/>
    <w:uiPriority w:val="99"/>
    <w:semiHidden/>
    <w:unhideWhenUsed/>
    <w:rsid w:val="00711B29"/>
    <w:rPr>
      <w:color w:val="605E5C"/>
      <w:shd w:val="clear" w:color="auto" w:fill="E1DFDD"/>
    </w:rPr>
  </w:style>
  <w:style w:type="paragraph" w:styleId="ListParagraph">
    <w:name w:val="List Paragraph"/>
    <w:basedOn w:val="Normal"/>
    <w:uiPriority w:val="34"/>
    <w:qFormat/>
    <w:rsid w:val="00C47985"/>
    <w:pPr>
      <w:ind w:left="720"/>
      <w:contextualSpacing/>
    </w:pPr>
  </w:style>
  <w:style w:type="paragraph" w:styleId="Revision">
    <w:name w:val="Revision"/>
    <w:hidden/>
    <w:uiPriority w:val="99"/>
    <w:semiHidden/>
    <w:rsid w:val="00C47985"/>
    <w:pPr>
      <w:spacing w:line="240" w:lineRule="auto"/>
    </w:pPr>
    <w:rPr>
      <w:rFonts w:eastAsia="Calibri"/>
      <w:b w:val="0"/>
      <w:sz w:val="22"/>
      <w:szCs w:val="22"/>
    </w:rPr>
  </w:style>
  <w:style w:type="paragraph" w:styleId="Header">
    <w:name w:val="header"/>
    <w:basedOn w:val="Normal"/>
    <w:link w:val="HeaderChar"/>
    <w:uiPriority w:val="99"/>
    <w:unhideWhenUsed/>
    <w:rsid w:val="003A0697"/>
    <w:pPr>
      <w:tabs>
        <w:tab w:val="center" w:pos="4513"/>
        <w:tab w:val="right" w:pos="9026"/>
      </w:tabs>
    </w:pPr>
  </w:style>
  <w:style w:type="character" w:customStyle="1" w:styleId="HeaderChar">
    <w:name w:val="Header Char"/>
    <w:basedOn w:val="DefaultParagraphFont"/>
    <w:link w:val="Header"/>
    <w:uiPriority w:val="99"/>
    <w:rsid w:val="003A0697"/>
    <w:rPr>
      <w:rFonts w:eastAsia="Calibri"/>
      <w:b w:val="0"/>
      <w:sz w:val="22"/>
      <w:szCs w:val="22"/>
    </w:rPr>
  </w:style>
  <w:style w:type="paragraph" w:styleId="Footer">
    <w:name w:val="footer"/>
    <w:basedOn w:val="Normal"/>
    <w:link w:val="FooterChar"/>
    <w:uiPriority w:val="99"/>
    <w:unhideWhenUsed/>
    <w:rsid w:val="003A0697"/>
    <w:pPr>
      <w:tabs>
        <w:tab w:val="center" w:pos="4513"/>
        <w:tab w:val="right" w:pos="9026"/>
      </w:tabs>
    </w:pPr>
  </w:style>
  <w:style w:type="character" w:customStyle="1" w:styleId="FooterChar">
    <w:name w:val="Footer Char"/>
    <w:basedOn w:val="DefaultParagraphFont"/>
    <w:link w:val="Footer"/>
    <w:uiPriority w:val="99"/>
    <w:rsid w:val="003A0697"/>
    <w:rPr>
      <w:rFonts w:eastAsia="Calibri"/>
      <w:b w:val="0"/>
      <w:sz w:val="22"/>
      <w:szCs w:val="22"/>
    </w:rPr>
  </w:style>
  <w:style w:type="paragraph" w:customStyle="1" w:styleId="tabla">
    <w:name w:val="tabla"/>
    <w:basedOn w:val="Normal"/>
    <w:link w:val="tablaChar"/>
    <w:qFormat/>
    <w:rsid w:val="008C1564"/>
    <w:rPr>
      <w:rFonts w:asciiTheme="majorHAnsi" w:hAnsiTheme="majorHAnsi"/>
      <w:color w:val="1F497D" w:themeColor="text2"/>
    </w:rPr>
  </w:style>
  <w:style w:type="character" w:customStyle="1" w:styleId="tablaChar">
    <w:name w:val="tabla Char"/>
    <w:basedOn w:val="DefaultParagraphFont"/>
    <w:link w:val="tabla"/>
    <w:rsid w:val="008C1564"/>
    <w:rPr>
      <w:rFonts w:asciiTheme="majorHAnsi" w:eastAsia="Calibri" w:hAnsiTheme="majorHAnsi"/>
      <w:b w:val="0"/>
      <w:color w:val="1F497D" w:themeColor="text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microsoft.com/office/2011/relationships/people" Target="people.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O6RpfeKKn24mttIku/cCGd0xA==">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99994F-B581-48F8-9ADD-638390FE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23208</Words>
  <Characters>127650</Characters>
  <Application>Microsoft Office Word</Application>
  <DocSecurity>0</DocSecurity>
  <Lines>1063</Lines>
  <Paragraphs>301</Paragraphs>
  <ScaleCrop>false</ScaleCrop>
  <Company/>
  <LinksUpToDate>false</LinksUpToDate>
  <CharactersWithSpaces>150557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VINICIO NARVAEZ CRIOLLO</cp:lastModifiedBy>
  <cp:revision>23</cp:revision>
  <cp:lastPrinted>2026-10-26T23:55:00Z</cp:lastPrinted>
  <dcterms:created xsi:type="dcterms:W3CDTF">2026-10-26T20:45:00Z</dcterms:created>
  <dcterms:modified xsi:type="dcterms:W3CDTF">2026-10-26T23:59:00Z</dcterms:modified>
</cp:coreProperties>
</file>